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1428B1" w14:textId="77777777" w:rsidR="00173377" w:rsidRDefault="00173377" w:rsidP="00173377">
      <w:pPr>
        <w:rPr>
          <w:b/>
        </w:rPr>
      </w:pPr>
      <w:bookmarkStart w:id="0" w:name="_GoBack"/>
      <w:bookmarkEnd w:id="0"/>
      <w:r>
        <w:rPr>
          <w:b/>
        </w:rPr>
        <w:t xml:space="preserve">1 </w:t>
      </w:r>
      <w:r w:rsidRPr="00605ECD">
        <w:rPr>
          <w:b/>
        </w:rPr>
        <w:t>La globalización</w:t>
      </w:r>
    </w:p>
    <w:p w14:paraId="676A0BBB" w14:textId="77777777" w:rsidR="00173377" w:rsidRDefault="00173377" w:rsidP="00173377">
      <w:pPr>
        <w:rPr>
          <w:b/>
        </w:rPr>
      </w:pPr>
      <w:r>
        <w:rPr>
          <w:b/>
        </w:rPr>
        <w:t>1.1 La mundialización de la economía</w:t>
      </w:r>
    </w:p>
    <w:p w14:paraId="6A50E178" w14:textId="77777777" w:rsidR="00173377" w:rsidRDefault="00173377" w:rsidP="00173377">
      <w:pPr>
        <w:rPr>
          <w:b/>
        </w:rPr>
      </w:pPr>
      <w:r w:rsidRPr="00605ECD">
        <w:rPr>
          <w:b/>
        </w:rPr>
        <w:t>1.2 Los agentes de la globalización</w:t>
      </w:r>
    </w:p>
    <w:p w14:paraId="3BE69EF2" w14:textId="77777777" w:rsidR="00173377" w:rsidRDefault="00173377" w:rsidP="00173377">
      <w:pPr>
        <w:rPr>
          <w:b/>
        </w:rPr>
      </w:pPr>
      <w:r w:rsidRPr="00605ECD">
        <w:rPr>
          <w:b/>
        </w:rPr>
        <w:t>1.3 Los motores de la globalización</w:t>
      </w:r>
    </w:p>
    <w:p w14:paraId="196C8867" w14:textId="77777777" w:rsidR="00173377" w:rsidRDefault="00173377" w:rsidP="00173377">
      <w:pPr>
        <w:rPr>
          <w:b/>
        </w:rPr>
      </w:pPr>
      <w:r w:rsidRPr="00605ECD">
        <w:rPr>
          <w:b/>
        </w:rPr>
        <w:t>1.4 Las potencias emergentes</w:t>
      </w:r>
    </w:p>
    <w:p w14:paraId="73B98CC4" w14:textId="77777777" w:rsidR="00173377" w:rsidRDefault="00173377" w:rsidP="00173377">
      <w:pPr>
        <w:rPr>
          <w:b/>
        </w:rPr>
      </w:pPr>
      <w:r w:rsidRPr="00605ECD">
        <w:rPr>
          <w:b/>
        </w:rPr>
        <w:t>1.5 Consolidación</w:t>
      </w:r>
    </w:p>
    <w:p w14:paraId="305A21A2" w14:textId="77777777" w:rsidR="00173377" w:rsidRDefault="00173377" w:rsidP="00173377">
      <w:pPr>
        <w:rPr>
          <w:b/>
        </w:rPr>
      </w:pPr>
      <w:r w:rsidRPr="00605ECD">
        <w:rPr>
          <w:b/>
        </w:rPr>
        <w:t>2</w:t>
      </w:r>
      <w:r w:rsidRPr="00605ECD">
        <w:t xml:space="preserve"> </w:t>
      </w:r>
      <w:r w:rsidRPr="00605ECD">
        <w:rPr>
          <w:b/>
        </w:rPr>
        <w:t>Claves para comprender la globalización económica</w:t>
      </w:r>
    </w:p>
    <w:p w14:paraId="0CC90305" w14:textId="77777777" w:rsidR="00173377" w:rsidRDefault="00173377" w:rsidP="00173377">
      <w:pPr>
        <w:rPr>
          <w:b/>
        </w:rPr>
      </w:pPr>
      <w:r w:rsidRPr="00605ECD">
        <w:rPr>
          <w:b/>
        </w:rPr>
        <w:t>2.1 La globalización de la información</w:t>
      </w:r>
    </w:p>
    <w:p w14:paraId="16858F04" w14:textId="77777777" w:rsidR="00173377" w:rsidRDefault="00173377" w:rsidP="00173377">
      <w:pPr>
        <w:rPr>
          <w:b/>
        </w:rPr>
      </w:pPr>
      <w:r w:rsidRPr="00605ECD">
        <w:rPr>
          <w:b/>
        </w:rPr>
        <w:t>2.2</w:t>
      </w:r>
      <w:r w:rsidRPr="00605ECD">
        <w:t xml:space="preserve"> </w:t>
      </w:r>
      <w:r w:rsidRPr="00605ECD">
        <w:rPr>
          <w:b/>
        </w:rPr>
        <w:t>La interconexión económica global</w:t>
      </w:r>
    </w:p>
    <w:p w14:paraId="1CCC48C6" w14:textId="77777777" w:rsidR="00173377" w:rsidRDefault="00173377" w:rsidP="00173377">
      <w:pPr>
        <w:rPr>
          <w:b/>
        </w:rPr>
      </w:pPr>
      <w:r w:rsidRPr="00605ECD">
        <w:rPr>
          <w:b/>
        </w:rPr>
        <w:t>2.3 La aceleración del tiempo</w:t>
      </w:r>
    </w:p>
    <w:p w14:paraId="64108FDF" w14:textId="77777777" w:rsidR="00173377" w:rsidRDefault="00173377" w:rsidP="00173377">
      <w:pPr>
        <w:rPr>
          <w:b/>
        </w:rPr>
      </w:pPr>
      <w:r w:rsidRPr="00605ECD">
        <w:rPr>
          <w:b/>
        </w:rPr>
        <w:t>2.4 El encogimiento del espacio</w:t>
      </w:r>
    </w:p>
    <w:p w14:paraId="6A6C43D6" w14:textId="77777777" w:rsidR="00173377" w:rsidRDefault="00173377" w:rsidP="00173377">
      <w:pPr>
        <w:rPr>
          <w:b/>
        </w:rPr>
      </w:pPr>
      <w:r w:rsidRPr="00605ECD">
        <w:rPr>
          <w:b/>
        </w:rPr>
        <w:t>2.5 Consolidación</w:t>
      </w:r>
    </w:p>
    <w:p w14:paraId="5673632D" w14:textId="77777777" w:rsidR="00173377" w:rsidRDefault="00173377" w:rsidP="00173377">
      <w:pPr>
        <w:rPr>
          <w:b/>
        </w:rPr>
      </w:pPr>
      <w:r w:rsidRPr="00605ECD">
        <w:rPr>
          <w:b/>
        </w:rPr>
        <w:t>3 La organización de la economía global</w:t>
      </w:r>
    </w:p>
    <w:p w14:paraId="23B0878C" w14:textId="77777777" w:rsidR="00173377" w:rsidRDefault="00173377" w:rsidP="00173377">
      <w:pPr>
        <w:rPr>
          <w:b/>
        </w:rPr>
      </w:pPr>
      <w:r w:rsidRPr="00605ECD">
        <w:rPr>
          <w:b/>
        </w:rPr>
        <w:t>3.1 Las empresas en la economía global</w:t>
      </w:r>
    </w:p>
    <w:p w14:paraId="464CC34D" w14:textId="77777777" w:rsidR="00173377" w:rsidRDefault="00173377" w:rsidP="00173377">
      <w:pPr>
        <w:rPr>
          <w:b/>
        </w:rPr>
      </w:pPr>
      <w:r w:rsidRPr="00605ECD">
        <w:rPr>
          <w:b/>
        </w:rPr>
        <w:t>3.2 El trabajo global</w:t>
      </w:r>
    </w:p>
    <w:p w14:paraId="09ED38B8" w14:textId="77777777" w:rsidR="00173377" w:rsidRDefault="00173377" w:rsidP="00173377">
      <w:pPr>
        <w:rPr>
          <w:b/>
        </w:rPr>
      </w:pPr>
      <w:r w:rsidRPr="00605ECD">
        <w:rPr>
          <w:b/>
        </w:rPr>
        <w:t>3.3 Los bloques económicos</w:t>
      </w:r>
    </w:p>
    <w:p w14:paraId="6CA592DA" w14:textId="77777777" w:rsidR="00173377" w:rsidRDefault="00173377" w:rsidP="00173377">
      <w:pPr>
        <w:rPr>
          <w:b/>
        </w:rPr>
      </w:pPr>
      <w:r w:rsidRPr="00605ECD">
        <w:rPr>
          <w:b/>
        </w:rPr>
        <w:t>3.4 Las zonas de libre comercio</w:t>
      </w:r>
    </w:p>
    <w:p w14:paraId="26FFB540" w14:textId="77777777" w:rsidR="00173377" w:rsidRDefault="00173377" w:rsidP="00173377">
      <w:pPr>
        <w:rPr>
          <w:b/>
        </w:rPr>
      </w:pPr>
      <w:r w:rsidRPr="00605ECD">
        <w:rPr>
          <w:b/>
        </w:rPr>
        <w:t>3.5 El sector financiero globalizado</w:t>
      </w:r>
    </w:p>
    <w:p w14:paraId="3AD91C10" w14:textId="77777777" w:rsidR="00173377" w:rsidRDefault="00173377" w:rsidP="00173377">
      <w:pPr>
        <w:rPr>
          <w:b/>
        </w:rPr>
      </w:pPr>
      <w:r w:rsidRPr="00605ECD">
        <w:rPr>
          <w:b/>
        </w:rPr>
        <w:t>3.6 Consolidación</w:t>
      </w:r>
    </w:p>
    <w:p w14:paraId="3616540D" w14:textId="77777777" w:rsidR="00173377" w:rsidRDefault="00173377" w:rsidP="00173377">
      <w:pPr>
        <w:rPr>
          <w:b/>
        </w:rPr>
      </w:pPr>
      <w:r w:rsidRPr="00605ECD">
        <w:rPr>
          <w:b/>
        </w:rPr>
        <w:t>4 Los efectos de la globalización</w:t>
      </w:r>
    </w:p>
    <w:p w14:paraId="11A34015" w14:textId="77777777" w:rsidR="00173377" w:rsidRDefault="00173377" w:rsidP="00173377">
      <w:pPr>
        <w:rPr>
          <w:b/>
        </w:rPr>
      </w:pPr>
      <w:r w:rsidRPr="00605ECD">
        <w:rPr>
          <w:b/>
        </w:rPr>
        <w:t>4.1 La desigualdad global</w:t>
      </w:r>
    </w:p>
    <w:p w14:paraId="3EDE1270" w14:textId="77777777" w:rsidR="00173377" w:rsidRDefault="00173377" w:rsidP="00173377">
      <w:pPr>
        <w:rPr>
          <w:b/>
        </w:rPr>
      </w:pPr>
      <w:r w:rsidRPr="00605ECD">
        <w:rPr>
          <w:b/>
        </w:rPr>
        <w:t>4.2 La degradación ambiental global</w:t>
      </w:r>
    </w:p>
    <w:p w14:paraId="68761DFD" w14:textId="77777777" w:rsidR="00173377" w:rsidRDefault="00173377" w:rsidP="00173377">
      <w:pPr>
        <w:rPr>
          <w:b/>
        </w:rPr>
      </w:pPr>
      <w:r w:rsidRPr="00605ECD">
        <w:rPr>
          <w:b/>
        </w:rPr>
        <w:t>4.3 El petróleo y la crisis energética global</w:t>
      </w:r>
    </w:p>
    <w:p w14:paraId="166961CF" w14:textId="77777777" w:rsidR="00173377" w:rsidRPr="00184CDE" w:rsidRDefault="00173377" w:rsidP="00173377">
      <w:pPr>
        <w:spacing w:line="240" w:lineRule="auto"/>
      </w:pPr>
      <w:r w:rsidRPr="00184CDE">
        <w:rPr>
          <w:b/>
        </w:rPr>
        <w:t>4.4 Las ventajas e inconvenientes de la globalización</w:t>
      </w:r>
      <w:r w:rsidRPr="00184CDE">
        <w:t xml:space="preserve"> </w:t>
      </w:r>
    </w:p>
    <w:p w14:paraId="63D9EF14" w14:textId="77777777" w:rsidR="00173377" w:rsidRPr="00184CDE" w:rsidRDefault="00173377" w:rsidP="00173377">
      <w:pPr>
        <w:rPr>
          <w:b/>
        </w:rPr>
      </w:pPr>
      <w:r w:rsidRPr="00184CDE">
        <w:rPr>
          <w:b/>
        </w:rPr>
        <w:t>4.5 Consolidación</w:t>
      </w:r>
    </w:p>
    <w:p w14:paraId="3AB5CAE7" w14:textId="77777777" w:rsidR="00173377" w:rsidRPr="00184CDE" w:rsidRDefault="00173377" w:rsidP="00173377">
      <w:pPr>
        <w:rPr>
          <w:b/>
        </w:rPr>
      </w:pPr>
      <w:r w:rsidRPr="00184CDE">
        <w:rPr>
          <w:b/>
          <w:highlight w:val="none"/>
        </w:rPr>
        <w:t>5 Competencias</w:t>
      </w:r>
    </w:p>
    <w:p w14:paraId="6B35C453" w14:textId="77777777" w:rsidR="00173377" w:rsidRDefault="00173377" w:rsidP="00173377">
      <w:pPr>
        <w:rPr>
          <w:b/>
        </w:rPr>
      </w:pPr>
      <w:r w:rsidRPr="00184CDE">
        <w:rPr>
          <w:b/>
        </w:rPr>
        <w:t>6 Fin de tema</w:t>
      </w:r>
    </w:p>
    <w:p w14:paraId="08B99E24" w14:textId="77777777" w:rsidR="00173377" w:rsidRDefault="00173377" w:rsidP="00173377">
      <w:r>
        <w:br w:type="page"/>
      </w:r>
    </w:p>
    <w:tbl>
      <w:tblPr>
        <w:tblStyle w:val="Tablaconcuadrcula"/>
        <w:tblW w:w="0" w:type="auto"/>
        <w:tblLook w:val="04A0" w:firstRow="1" w:lastRow="0" w:firstColumn="1" w:lastColumn="0" w:noHBand="0" w:noVBand="1"/>
      </w:tblPr>
      <w:tblGrid>
        <w:gridCol w:w="1938"/>
        <w:gridCol w:w="6890"/>
      </w:tblGrid>
      <w:tr w:rsidR="00605ECD" w:rsidRPr="00605ECD" w14:paraId="3377888D" w14:textId="77777777" w:rsidTr="00173377">
        <w:tc>
          <w:tcPr>
            <w:tcW w:w="1938" w:type="dxa"/>
            <w:shd w:val="clear" w:color="auto" w:fill="000000" w:themeFill="text1"/>
          </w:tcPr>
          <w:p w14:paraId="53F47377" w14:textId="77777777" w:rsidR="00D95A97" w:rsidRPr="00605ECD" w:rsidRDefault="00173377" w:rsidP="00605ECD">
            <w:pPr>
              <w:tabs>
                <w:tab w:val="right" w:pos="8498"/>
              </w:tabs>
              <w:spacing w:line="240" w:lineRule="auto"/>
            </w:pPr>
            <w:r>
              <w:lastRenderedPageBreak/>
              <w:t>{</w:t>
            </w:r>
            <w:r w:rsidR="00D95A97" w:rsidRPr="00605ECD">
              <w:t>Título del guion</w:t>
            </w:r>
          </w:p>
        </w:tc>
        <w:tc>
          <w:tcPr>
            <w:tcW w:w="6890" w:type="dxa"/>
          </w:tcPr>
          <w:p w14:paraId="63FE7265" w14:textId="77777777" w:rsidR="00D95A97" w:rsidRPr="00605ECD" w:rsidRDefault="00D95A97" w:rsidP="00605ECD">
            <w:pPr>
              <w:tabs>
                <w:tab w:val="right" w:pos="8498"/>
              </w:tabs>
              <w:spacing w:line="240" w:lineRule="auto"/>
            </w:pPr>
            <w:r w:rsidRPr="00605ECD">
              <w:t>La economía globalizada</w:t>
            </w:r>
          </w:p>
        </w:tc>
      </w:tr>
      <w:tr w:rsidR="00605ECD" w:rsidRPr="00605ECD" w14:paraId="5B0AB850" w14:textId="77777777" w:rsidTr="00173377">
        <w:tc>
          <w:tcPr>
            <w:tcW w:w="1938" w:type="dxa"/>
            <w:shd w:val="clear" w:color="auto" w:fill="000000" w:themeFill="text1"/>
          </w:tcPr>
          <w:p w14:paraId="0BBE465E" w14:textId="77777777" w:rsidR="00D95A97" w:rsidRPr="00605ECD" w:rsidRDefault="00D95A97" w:rsidP="00605ECD">
            <w:pPr>
              <w:tabs>
                <w:tab w:val="right" w:pos="8498"/>
              </w:tabs>
              <w:spacing w:line="240" w:lineRule="auto"/>
            </w:pPr>
            <w:r w:rsidRPr="00605ECD">
              <w:t>Código del guion</w:t>
            </w:r>
          </w:p>
        </w:tc>
        <w:tc>
          <w:tcPr>
            <w:tcW w:w="6890" w:type="dxa"/>
          </w:tcPr>
          <w:p w14:paraId="1D9E4005" w14:textId="77777777" w:rsidR="00D95A97" w:rsidRPr="00605ECD" w:rsidRDefault="00920D12" w:rsidP="00605ECD">
            <w:pPr>
              <w:tabs>
                <w:tab w:val="right" w:pos="8498"/>
              </w:tabs>
              <w:spacing w:line="240" w:lineRule="auto"/>
            </w:pPr>
            <w:r>
              <w:rPr>
                <w:lang w:val="es"/>
              </w:rPr>
              <w:t>CS_10_06</w:t>
            </w:r>
            <w:r w:rsidR="00D95A97" w:rsidRPr="00605ECD">
              <w:rPr>
                <w:lang w:val="es"/>
              </w:rPr>
              <w:t>_CO</w:t>
            </w:r>
          </w:p>
        </w:tc>
      </w:tr>
      <w:tr w:rsidR="00605ECD" w:rsidRPr="00605ECD" w14:paraId="152C39A7" w14:textId="77777777" w:rsidTr="00173377">
        <w:tc>
          <w:tcPr>
            <w:tcW w:w="1938" w:type="dxa"/>
            <w:shd w:val="clear" w:color="auto" w:fill="000000" w:themeFill="text1"/>
          </w:tcPr>
          <w:p w14:paraId="454DAD41" w14:textId="77777777" w:rsidR="00D95A97" w:rsidRPr="00605ECD" w:rsidRDefault="00D95A97" w:rsidP="00605ECD">
            <w:pPr>
              <w:tabs>
                <w:tab w:val="right" w:pos="8498"/>
              </w:tabs>
              <w:spacing w:line="240" w:lineRule="auto"/>
            </w:pPr>
            <w:r w:rsidRPr="00605ECD">
              <w:t>Descripción</w:t>
            </w:r>
          </w:p>
        </w:tc>
        <w:tc>
          <w:tcPr>
            <w:tcW w:w="6890" w:type="dxa"/>
          </w:tcPr>
          <w:p w14:paraId="4FFC686F" w14:textId="77777777" w:rsidR="00D95A97" w:rsidRDefault="00D95A97" w:rsidP="00C27B28">
            <w:pPr>
              <w:spacing w:line="240" w:lineRule="auto"/>
            </w:pPr>
            <w:r w:rsidRPr="00605ECD">
              <w:t>¿Cuáles fenómenos han hecho posibl</w:t>
            </w:r>
            <w:r w:rsidR="00605ECD" w:rsidRPr="00605ECD">
              <w:t xml:space="preserve">e la globalización económica?, </w:t>
            </w:r>
            <w:r w:rsidRPr="00605ECD">
              <w:t xml:space="preserve">¿cómo funciona la economía global?, ¿cómo se organiza la producción, el trabajo, el comercio y las </w:t>
            </w:r>
            <w:r w:rsidR="00605ECD" w:rsidRPr="00605ECD">
              <w:t>finanzas en el modelo global?,</w:t>
            </w:r>
            <w:r w:rsidRPr="00605ECD">
              <w:t xml:space="preserve"> ¿cuáles problemas económicos enfrenta hoy la población mundial? </w:t>
            </w:r>
            <w:r w:rsidR="00C27B28">
              <w:t>Responder estos interrogantes te permitirá comprender aspectos de la dinámica económica del mundo actual.</w:t>
            </w:r>
          </w:p>
          <w:p w14:paraId="213F51A7" w14:textId="77777777" w:rsidR="00954824" w:rsidRPr="00605ECD" w:rsidRDefault="00954824" w:rsidP="00C27B28">
            <w:pPr>
              <w:spacing w:line="240" w:lineRule="auto"/>
            </w:pPr>
          </w:p>
        </w:tc>
      </w:tr>
    </w:tbl>
    <w:p w14:paraId="5CAC882B" w14:textId="77777777" w:rsidR="00D95A97" w:rsidRPr="00605ECD" w:rsidRDefault="00D95A97" w:rsidP="00605ECD">
      <w:pPr>
        <w:spacing w:line="240" w:lineRule="auto"/>
        <w:rPr>
          <w:b/>
        </w:rPr>
      </w:pPr>
    </w:p>
    <w:p w14:paraId="61F0C4EB" w14:textId="77777777" w:rsidR="00D95A97" w:rsidRPr="00605ECD" w:rsidRDefault="00D95A97" w:rsidP="00605ECD">
      <w:pPr>
        <w:spacing w:line="240" w:lineRule="auto"/>
        <w:rPr>
          <w:b/>
        </w:rPr>
      </w:pPr>
    </w:p>
    <w:p w14:paraId="6CBF4967" w14:textId="77777777" w:rsidR="00EF5180" w:rsidRPr="00605ECD" w:rsidRDefault="00EF5180" w:rsidP="00605ECD">
      <w:pPr>
        <w:spacing w:line="240" w:lineRule="auto"/>
      </w:pPr>
      <w:r w:rsidRPr="00605ECD">
        <w:rPr>
          <w:b/>
        </w:rPr>
        <w:t>[</w:t>
      </w:r>
      <w:r w:rsidRPr="007E709D">
        <w:rPr>
          <w:b/>
        </w:rPr>
        <w:t>SECCIÓN 1</w:t>
      </w:r>
      <w:r w:rsidRPr="00605ECD">
        <w:rPr>
          <w:b/>
        </w:rPr>
        <w:t xml:space="preserve">] </w:t>
      </w:r>
      <w:r w:rsidR="0081266B" w:rsidRPr="00605ECD">
        <w:rPr>
          <w:b/>
        </w:rPr>
        <w:t>1</w:t>
      </w:r>
      <w:r w:rsidR="00D95A97" w:rsidRPr="00605ECD">
        <w:rPr>
          <w:b/>
        </w:rPr>
        <w:t xml:space="preserve"> La g</w:t>
      </w:r>
      <w:r w:rsidRPr="00605ECD">
        <w:rPr>
          <w:b/>
        </w:rPr>
        <w:t>lobalización</w:t>
      </w:r>
      <w:r w:rsidRPr="00605ECD">
        <w:t xml:space="preserve"> </w:t>
      </w:r>
    </w:p>
    <w:p w14:paraId="016FF30D" w14:textId="77777777" w:rsidR="0081266B" w:rsidRDefault="0081266B" w:rsidP="00605ECD">
      <w:pPr>
        <w:spacing w:line="240" w:lineRule="auto"/>
        <w:rPr>
          <w:rStyle w:val="un"/>
          <w:shd w:val="clear" w:color="auto" w:fill="FFFFFF"/>
        </w:rPr>
      </w:pPr>
      <w:r w:rsidRPr="00605ECD">
        <w:rPr>
          <w:shd w:val="clear" w:color="auto" w:fill="FFFFFF"/>
        </w:rPr>
        <w:br/>
      </w:r>
      <w:r w:rsidRPr="00605ECD">
        <w:rPr>
          <w:rStyle w:val="un"/>
          <w:shd w:val="clear" w:color="auto" w:fill="FFFFFF"/>
        </w:rPr>
        <w:t>El mundo actual surge del</w:t>
      </w:r>
      <w:r w:rsidRPr="00605ECD">
        <w:rPr>
          <w:rStyle w:val="apple-converted-space"/>
          <w:shd w:val="clear" w:color="auto" w:fill="FFFFFF"/>
        </w:rPr>
        <w:t> </w:t>
      </w:r>
      <w:r w:rsidRPr="00605ECD">
        <w:rPr>
          <w:rStyle w:val="Textoennegrita"/>
          <w:shd w:val="clear" w:color="auto" w:fill="FFFFFF"/>
        </w:rPr>
        <w:t>fin de la Guerra Fría</w:t>
      </w:r>
      <w:r w:rsidRPr="00605ECD">
        <w:rPr>
          <w:rStyle w:val="apple-converted-space"/>
          <w:shd w:val="clear" w:color="auto" w:fill="FFFFFF"/>
        </w:rPr>
        <w:t> </w:t>
      </w:r>
      <w:r w:rsidRPr="00605ECD">
        <w:rPr>
          <w:rStyle w:val="un"/>
          <w:shd w:val="clear" w:color="auto" w:fill="FFFFFF"/>
        </w:rPr>
        <w:t xml:space="preserve">(1945-1991), </w:t>
      </w:r>
      <w:r w:rsidR="007E709D">
        <w:rPr>
          <w:rStyle w:val="un"/>
          <w:shd w:val="clear" w:color="auto" w:fill="FFFFFF"/>
        </w:rPr>
        <w:t xml:space="preserve">hecho que </w:t>
      </w:r>
      <w:r w:rsidRPr="00605ECD">
        <w:rPr>
          <w:rStyle w:val="un"/>
          <w:shd w:val="clear" w:color="auto" w:fill="FFFFFF"/>
        </w:rPr>
        <w:t xml:space="preserve">propició la </w:t>
      </w:r>
      <w:r w:rsidR="00954824">
        <w:rPr>
          <w:rStyle w:val="Textoennegrita"/>
          <w:shd w:val="clear" w:color="auto" w:fill="FFFFFF"/>
        </w:rPr>
        <w:t>expa</w:t>
      </w:r>
      <w:r w:rsidRPr="00605ECD">
        <w:rPr>
          <w:rStyle w:val="Textoennegrita"/>
          <w:shd w:val="clear" w:color="auto" w:fill="FFFFFF"/>
        </w:rPr>
        <w:t>nsión del capitalismo</w:t>
      </w:r>
      <w:r w:rsidRPr="00605ECD">
        <w:rPr>
          <w:rStyle w:val="apple-converted-space"/>
          <w:shd w:val="clear" w:color="auto" w:fill="FFFFFF"/>
        </w:rPr>
        <w:t> </w:t>
      </w:r>
      <w:r w:rsidRPr="00605ECD">
        <w:rPr>
          <w:rStyle w:val="un"/>
          <w:shd w:val="clear" w:color="auto" w:fill="FFFFFF"/>
        </w:rPr>
        <w:t>por todo el planeta.</w:t>
      </w:r>
      <w:r w:rsidRPr="00605ECD">
        <w:rPr>
          <w:rStyle w:val="apple-converted-space"/>
          <w:shd w:val="clear" w:color="auto" w:fill="FFFFFF"/>
        </w:rPr>
        <w:t> </w:t>
      </w:r>
      <w:r w:rsidRPr="00605ECD">
        <w:rPr>
          <w:rStyle w:val="un"/>
          <w:shd w:val="clear" w:color="auto" w:fill="FFFFFF"/>
        </w:rPr>
        <w:t>El resultado fue el nacimiento de un</w:t>
      </w:r>
      <w:r w:rsidRPr="00605ECD">
        <w:rPr>
          <w:rStyle w:val="apple-converted-space"/>
          <w:shd w:val="clear" w:color="auto" w:fill="FFFFFF"/>
        </w:rPr>
        <w:t> </w:t>
      </w:r>
      <w:r w:rsidRPr="00605ECD">
        <w:rPr>
          <w:rStyle w:val="Textoennegrita"/>
          <w:shd w:val="clear" w:color="auto" w:fill="FFFFFF"/>
        </w:rPr>
        <w:t>gran mercado mundial</w:t>
      </w:r>
      <w:r w:rsidRPr="00605ECD">
        <w:rPr>
          <w:rStyle w:val="apple-converted-space"/>
          <w:shd w:val="clear" w:color="auto" w:fill="FFFFFF"/>
        </w:rPr>
        <w:t> </w:t>
      </w:r>
      <w:r w:rsidRPr="00605ECD">
        <w:rPr>
          <w:rStyle w:val="un"/>
          <w:shd w:val="clear" w:color="auto" w:fill="FFFFFF"/>
        </w:rPr>
        <w:t>en el que se intercambian mercancías, capitales e información de todo tipo.</w:t>
      </w:r>
      <w:r w:rsidRPr="00605ECD">
        <w:rPr>
          <w:rStyle w:val="apple-converted-space"/>
          <w:shd w:val="clear" w:color="auto" w:fill="FFFFFF"/>
        </w:rPr>
        <w:t> </w:t>
      </w:r>
      <w:r w:rsidR="00954824">
        <w:rPr>
          <w:rStyle w:val="un"/>
          <w:shd w:val="clear" w:color="auto" w:fill="FFFFFF"/>
        </w:rPr>
        <w:t>Identificar</w:t>
      </w:r>
      <w:r w:rsidRPr="00605ECD">
        <w:rPr>
          <w:rStyle w:val="un"/>
          <w:shd w:val="clear" w:color="auto" w:fill="FFFFFF"/>
        </w:rPr>
        <w:t xml:space="preserve"> los distintos actores de la llamada</w:t>
      </w:r>
      <w:r w:rsidRPr="00605ECD">
        <w:rPr>
          <w:rStyle w:val="apple-converted-space"/>
          <w:shd w:val="clear" w:color="auto" w:fill="FFFFFF"/>
        </w:rPr>
        <w:t> </w:t>
      </w:r>
      <w:r w:rsidRPr="00605ECD">
        <w:rPr>
          <w:rStyle w:val="Textoennegrita"/>
          <w:shd w:val="clear" w:color="auto" w:fill="FFFFFF"/>
        </w:rPr>
        <w:t>aldea global</w:t>
      </w:r>
      <w:r w:rsidRPr="00605ECD">
        <w:rPr>
          <w:rStyle w:val="un"/>
          <w:shd w:val="clear" w:color="auto" w:fill="FFFFFF"/>
        </w:rPr>
        <w:t xml:space="preserve">, </w:t>
      </w:r>
      <w:r w:rsidR="00954824">
        <w:rPr>
          <w:rStyle w:val="un"/>
          <w:shd w:val="clear" w:color="auto" w:fill="FFFFFF"/>
        </w:rPr>
        <w:t>permite comprende</w:t>
      </w:r>
      <w:r w:rsidRPr="00605ECD">
        <w:rPr>
          <w:rStyle w:val="un"/>
          <w:shd w:val="clear" w:color="auto" w:fill="FFFFFF"/>
        </w:rPr>
        <w:t>r el mundo en el que vivimos.</w:t>
      </w:r>
    </w:p>
    <w:p w14:paraId="3ECBEC4D" w14:textId="77777777" w:rsidR="00954824" w:rsidRDefault="00954824" w:rsidP="00605ECD">
      <w:pPr>
        <w:spacing w:line="240" w:lineRule="auto"/>
        <w:rPr>
          <w:rStyle w:val="un"/>
          <w:shd w:val="clear" w:color="auto" w:fill="FFFFFF"/>
        </w:rPr>
      </w:pPr>
    </w:p>
    <w:p w14:paraId="303510C1" w14:textId="77777777" w:rsidR="00954824" w:rsidRPr="00605ECD" w:rsidRDefault="00954824" w:rsidP="00954824">
      <w:pPr>
        <w:pStyle w:val="u"/>
        <w:shd w:val="clear" w:color="auto" w:fill="FFFFFF"/>
        <w:spacing w:before="0" w:beforeAutospacing="0" w:after="0" w:afterAutospacing="0"/>
        <w:rPr>
          <w:rFonts w:ascii="Arial" w:hAnsi="Arial" w:cs="Arial"/>
        </w:rPr>
      </w:pPr>
      <w:r w:rsidRPr="00605ECD">
        <w:rPr>
          <w:rStyle w:val="un"/>
          <w:rFonts w:ascii="Arial" w:hAnsi="Arial" w:cs="Arial"/>
        </w:rPr>
        <w:t xml:space="preserve">Este fenómeno se denomina, desde la década de </w:t>
      </w:r>
      <w:r w:rsidR="00724D84">
        <w:rPr>
          <w:rStyle w:val="un"/>
          <w:rFonts w:ascii="Arial" w:hAnsi="Arial" w:cs="Arial"/>
        </w:rPr>
        <w:t xml:space="preserve">los </w:t>
      </w:r>
      <w:r w:rsidRPr="00605ECD">
        <w:rPr>
          <w:rStyle w:val="un"/>
          <w:rFonts w:ascii="Arial" w:hAnsi="Arial" w:cs="Arial"/>
        </w:rPr>
        <w:t>90,</w:t>
      </w:r>
      <w:r w:rsidRPr="00605ECD">
        <w:rPr>
          <w:rStyle w:val="apple-converted-space"/>
          <w:rFonts w:ascii="Arial" w:hAnsi="Arial" w:cs="Arial"/>
        </w:rPr>
        <w:t> </w:t>
      </w:r>
      <w:r w:rsidRPr="00605ECD">
        <w:rPr>
          <w:rStyle w:val="Textoennegrita"/>
          <w:rFonts w:ascii="Arial" w:hAnsi="Arial" w:cs="Arial"/>
        </w:rPr>
        <w:t>globalización</w:t>
      </w:r>
      <w:r>
        <w:rPr>
          <w:rStyle w:val="un"/>
          <w:rFonts w:ascii="Arial" w:hAnsi="Arial" w:cs="Arial"/>
        </w:rPr>
        <w:t>, y representa l</w:t>
      </w:r>
      <w:r w:rsidRPr="00605ECD">
        <w:rPr>
          <w:rStyle w:val="un"/>
          <w:rFonts w:ascii="Arial" w:hAnsi="Arial" w:cs="Arial"/>
        </w:rPr>
        <w:t>a</w:t>
      </w:r>
      <w:r w:rsidRPr="00605ECD">
        <w:rPr>
          <w:rStyle w:val="apple-converted-space"/>
          <w:rFonts w:ascii="Arial" w:hAnsi="Arial" w:cs="Arial"/>
        </w:rPr>
        <w:t> </w:t>
      </w:r>
      <w:r w:rsidRPr="00605ECD">
        <w:rPr>
          <w:rStyle w:val="Textoennegrita"/>
          <w:rFonts w:ascii="Arial" w:hAnsi="Arial" w:cs="Arial"/>
        </w:rPr>
        <w:t>interdependencia mundial</w:t>
      </w:r>
      <w:r w:rsidRPr="00605ECD">
        <w:rPr>
          <w:rStyle w:val="apple-converted-space"/>
          <w:rFonts w:ascii="Arial" w:hAnsi="Arial" w:cs="Arial"/>
        </w:rPr>
        <w:t> </w:t>
      </w:r>
      <w:r w:rsidRPr="00605ECD">
        <w:rPr>
          <w:rStyle w:val="un"/>
          <w:rFonts w:ascii="Arial" w:hAnsi="Arial" w:cs="Arial"/>
        </w:rPr>
        <w:t>a nivel económico, político, social y cultural.</w:t>
      </w:r>
      <w:r w:rsidRPr="00605ECD">
        <w:rPr>
          <w:rStyle w:val="apple-converted-space"/>
          <w:rFonts w:ascii="Arial" w:hAnsi="Arial" w:cs="Arial"/>
        </w:rPr>
        <w:t> </w:t>
      </w:r>
      <w:r w:rsidRPr="00605ECD">
        <w:rPr>
          <w:rStyle w:val="un"/>
          <w:rFonts w:ascii="Arial" w:hAnsi="Arial" w:cs="Arial"/>
        </w:rPr>
        <w:t>Esto, sin embargo, no es algo tan reciente como pudiéramos creer.</w:t>
      </w:r>
      <w:r w:rsidRPr="00605ECD">
        <w:rPr>
          <w:rStyle w:val="apple-converted-space"/>
          <w:rFonts w:ascii="Arial" w:hAnsi="Arial" w:cs="Arial"/>
        </w:rPr>
        <w:t> </w:t>
      </w:r>
      <w:r w:rsidRPr="00605ECD">
        <w:rPr>
          <w:rStyle w:val="un"/>
          <w:rFonts w:ascii="Arial" w:hAnsi="Arial" w:cs="Arial"/>
        </w:rPr>
        <w:t>Se remonta al siglo XVII, cuando surgieron las primeras grandes empresas como la Compañía de las Indias Orientales.</w:t>
      </w:r>
      <w:r w:rsidRPr="00605ECD">
        <w:rPr>
          <w:rStyle w:val="apple-converted-space"/>
          <w:rFonts w:ascii="Arial" w:hAnsi="Arial" w:cs="Arial"/>
        </w:rPr>
        <w:t> </w:t>
      </w:r>
      <w:r w:rsidRPr="00605ECD">
        <w:rPr>
          <w:rStyle w:val="un"/>
          <w:rFonts w:ascii="Arial" w:hAnsi="Arial" w:cs="Arial"/>
        </w:rPr>
        <w:t xml:space="preserve">Más tarde, la </w:t>
      </w:r>
      <w:r w:rsidR="007E709D">
        <w:rPr>
          <w:rStyle w:val="un"/>
          <w:rFonts w:ascii="Arial" w:hAnsi="Arial" w:cs="Arial"/>
        </w:rPr>
        <w:t>R</w:t>
      </w:r>
      <w:r w:rsidRPr="00605ECD">
        <w:rPr>
          <w:rStyle w:val="un"/>
          <w:rFonts w:ascii="Arial" w:hAnsi="Arial" w:cs="Arial"/>
        </w:rPr>
        <w:t xml:space="preserve">evolución </w:t>
      </w:r>
      <w:r w:rsidR="007E709D">
        <w:rPr>
          <w:rStyle w:val="un"/>
          <w:rFonts w:ascii="Arial" w:hAnsi="Arial" w:cs="Arial"/>
        </w:rPr>
        <w:t>I</w:t>
      </w:r>
      <w:r w:rsidRPr="00605ECD">
        <w:rPr>
          <w:rStyle w:val="un"/>
          <w:rFonts w:ascii="Arial" w:hAnsi="Arial" w:cs="Arial"/>
        </w:rPr>
        <w:t>ndustrial y la extensión del sistema capitalista llevaron a la</w:t>
      </w:r>
      <w:r w:rsidRPr="00605ECD">
        <w:rPr>
          <w:rStyle w:val="apple-converted-space"/>
          <w:rFonts w:ascii="Arial" w:hAnsi="Arial" w:cs="Arial"/>
        </w:rPr>
        <w:t> </w:t>
      </w:r>
      <w:r w:rsidRPr="00605ECD">
        <w:rPr>
          <w:rStyle w:val="Textoennegrita"/>
          <w:rFonts w:ascii="Arial" w:hAnsi="Arial" w:cs="Arial"/>
        </w:rPr>
        <w:t>internacionalización de la economía</w:t>
      </w:r>
      <w:r w:rsidRPr="00605ECD">
        <w:rPr>
          <w:rStyle w:val="un"/>
          <w:rFonts w:ascii="Arial" w:hAnsi="Arial" w:cs="Arial"/>
        </w:rPr>
        <w:t>.</w:t>
      </w:r>
    </w:p>
    <w:p w14:paraId="7ED085B0" w14:textId="77777777" w:rsidR="00954824" w:rsidRPr="00605ECD" w:rsidRDefault="00954824" w:rsidP="00605ECD">
      <w:pPr>
        <w:spacing w:line="240" w:lineRule="auto"/>
        <w:rPr>
          <w:rStyle w:val="un"/>
          <w:shd w:val="clear" w:color="auto" w:fill="FFFFFF"/>
        </w:rPr>
      </w:pPr>
    </w:p>
    <w:p w14:paraId="20A5BF61" w14:textId="77777777" w:rsidR="0081266B" w:rsidRPr="00605ECD" w:rsidRDefault="0081266B" w:rsidP="00605ECD">
      <w:pPr>
        <w:spacing w:line="240" w:lineRule="auto"/>
      </w:pPr>
    </w:p>
    <w:tbl>
      <w:tblPr>
        <w:tblStyle w:val="3"/>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605ECD" w:rsidRPr="00605ECD" w14:paraId="01D5AD3E" w14:textId="77777777" w:rsidTr="00184CDE">
        <w:tc>
          <w:tcPr>
            <w:tcW w:w="8840" w:type="dxa"/>
            <w:gridSpan w:val="2"/>
            <w:shd w:val="clear" w:color="auto" w:fill="0D0D0D"/>
          </w:tcPr>
          <w:p w14:paraId="11ABAB42" w14:textId="77777777" w:rsidR="0081266B" w:rsidRPr="00605ECD" w:rsidRDefault="0081266B" w:rsidP="00605ECD">
            <w:pPr>
              <w:spacing w:line="240" w:lineRule="auto"/>
              <w:ind w:left="-120"/>
              <w:jc w:val="center"/>
              <w:rPr>
                <w:b/>
                <w:color w:val="auto"/>
                <w:highlight w:val="none"/>
              </w:rPr>
            </w:pPr>
            <w:r w:rsidRPr="00605ECD">
              <w:rPr>
                <w:b/>
                <w:color w:val="auto"/>
                <w:highlight w:val="none"/>
              </w:rPr>
              <w:t>Imagen (fotografía, gráfica o ilustración)</w:t>
            </w:r>
          </w:p>
        </w:tc>
      </w:tr>
      <w:tr w:rsidR="00605ECD" w:rsidRPr="00605ECD" w14:paraId="11D5FA02" w14:textId="77777777" w:rsidTr="00184CDE">
        <w:tc>
          <w:tcPr>
            <w:tcW w:w="2460" w:type="dxa"/>
          </w:tcPr>
          <w:p w14:paraId="7D63C1B7" w14:textId="77777777" w:rsidR="0081266B" w:rsidRPr="00605ECD" w:rsidRDefault="0081266B" w:rsidP="00605ECD">
            <w:pPr>
              <w:spacing w:line="240" w:lineRule="auto"/>
              <w:rPr>
                <w:color w:val="auto"/>
              </w:rPr>
            </w:pPr>
            <w:r w:rsidRPr="00605ECD">
              <w:rPr>
                <w:b/>
                <w:color w:val="auto"/>
              </w:rPr>
              <w:t>Código</w:t>
            </w:r>
          </w:p>
        </w:tc>
        <w:tc>
          <w:tcPr>
            <w:tcW w:w="6380" w:type="dxa"/>
          </w:tcPr>
          <w:p w14:paraId="770B9166" w14:textId="77777777" w:rsidR="0081266B" w:rsidRPr="00605ECD" w:rsidRDefault="00920D12" w:rsidP="00605ECD">
            <w:pPr>
              <w:spacing w:line="240" w:lineRule="auto"/>
              <w:rPr>
                <w:color w:val="auto"/>
              </w:rPr>
            </w:pPr>
            <w:r>
              <w:rPr>
                <w:color w:val="auto"/>
                <w:lang w:val="es"/>
              </w:rPr>
              <w:t>CS_10_06</w:t>
            </w:r>
            <w:r w:rsidRPr="00605ECD">
              <w:rPr>
                <w:color w:val="auto"/>
                <w:lang w:val="es"/>
              </w:rPr>
              <w:t>_CO</w:t>
            </w:r>
            <w:r>
              <w:rPr>
                <w:color w:val="auto"/>
              </w:rPr>
              <w:t>_IMG</w:t>
            </w:r>
            <w:r w:rsidR="0044317A">
              <w:rPr>
                <w:color w:val="auto"/>
              </w:rPr>
              <w:t>10</w:t>
            </w:r>
          </w:p>
        </w:tc>
      </w:tr>
      <w:tr w:rsidR="00605ECD" w:rsidRPr="00605ECD" w14:paraId="7B52AEEA" w14:textId="77777777" w:rsidTr="00184CDE">
        <w:tc>
          <w:tcPr>
            <w:tcW w:w="2460" w:type="dxa"/>
          </w:tcPr>
          <w:p w14:paraId="58E4CD41" w14:textId="77777777" w:rsidR="0081266B" w:rsidRPr="00605ECD" w:rsidRDefault="0081266B" w:rsidP="00605ECD">
            <w:pPr>
              <w:spacing w:line="240" w:lineRule="auto"/>
              <w:rPr>
                <w:color w:val="auto"/>
              </w:rPr>
            </w:pPr>
            <w:r w:rsidRPr="00605ECD">
              <w:rPr>
                <w:b/>
                <w:color w:val="auto"/>
              </w:rPr>
              <w:t>Descripción</w:t>
            </w:r>
          </w:p>
        </w:tc>
        <w:tc>
          <w:tcPr>
            <w:tcW w:w="6380" w:type="dxa"/>
          </w:tcPr>
          <w:p w14:paraId="5CA32F19" w14:textId="77777777" w:rsidR="0081266B" w:rsidRPr="00605ECD" w:rsidRDefault="0081266B" w:rsidP="00605ECD">
            <w:pPr>
              <w:spacing w:line="240" w:lineRule="auto"/>
              <w:rPr>
                <w:color w:val="auto"/>
              </w:rPr>
            </w:pPr>
          </w:p>
        </w:tc>
      </w:tr>
      <w:tr w:rsidR="00605ECD" w:rsidRPr="00605ECD" w14:paraId="1C913F10" w14:textId="77777777" w:rsidTr="00184CDE">
        <w:tc>
          <w:tcPr>
            <w:tcW w:w="2460" w:type="dxa"/>
          </w:tcPr>
          <w:p w14:paraId="2E0D493C" w14:textId="77777777" w:rsidR="0081266B" w:rsidRPr="00605ECD" w:rsidRDefault="0081266B" w:rsidP="00605ECD">
            <w:pPr>
              <w:spacing w:line="240" w:lineRule="auto"/>
              <w:rPr>
                <w:color w:val="auto"/>
              </w:rPr>
            </w:pPr>
            <w:r w:rsidRPr="00605ECD">
              <w:rPr>
                <w:b/>
                <w:color w:val="auto"/>
              </w:rPr>
              <w:t>Código Shutterstock (o URL o la ruta en AulaPlaneta)</w:t>
            </w:r>
          </w:p>
        </w:tc>
        <w:tc>
          <w:tcPr>
            <w:tcW w:w="6380" w:type="dxa"/>
          </w:tcPr>
          <w:p w14:paraId="4EBF50F2" w14:textId="77777777" w:rsidR="0081266B" w:rsidRPr="00605ECD" w:rsidRDefault="0081266B" w:rsidP="00605ECD">
            <w:pPr>
              <w:spacing w:line="240" w:lineRule="auto"/>
              <w:rPr>
                <w:color w:val="auto"/>
              </w:rPr>
            </w:pPr>
            <w:r w:rsidRPr="00605ECD">
              <w:rPr>
                <w:color w:val="auto"/>
              </w:rPr>
              <w:t>3° ESO/Geografía e historia/La organización económica del mundo actual/La globalización</w:t>
            </w:r>
            <w:hyperlink r:id="rId8"/>
          </w:p>
        </w:tc>
      </w:tr>
      <w:tr w:rsidR="00605ECD" w:rsidRPr="00605ECD" w14:paraId="0CB14736" w14:textId="77777777" w:rsidTr="00184CDE">
        <w:tc>
          <w:tcPr>
            <w:tcW w:w="2460" w:type="dxa"/>
          </w:tcPr>
          <w:p w14:paraId="0B2D18EA" w14:textId="77777777" w:rsidR="0081266B" w:rsidRPr="00605ECD" w:rsidRDefault="0081266B" w:rsidP="00605ECD">
            <w:pPr>
              <w:spacing w:line="240" w:lineRule="auto"/>
              <w:rPr>
                <w:color w:val="auto"/>
              </w:rPr>
            </w:pPr>
            <w:r w:rsidRPr="00605ECD">
              <w:rPr>
                <w:b/>
                <w:color w:val="auto"/>
              </w:rPr>
              <w:t>Pie de imagen</w:t>
            </w:r>
          </w:p>
        </w:tc>
        <w:tc>
          <w:tcPr>
            <w:tcW w:w="6380" w:type="dxa"/>
          </w:tcPr>
          <w:p w14:paraId="5C218327" w14:textId="77777777" w:rsidR="0081266B" w:rsidRPr="00605ECD" w:rsidRDefault="0081266B" w:rsidP="00724D84">
            <w:pPr>
              <w:spacing w:line="240" w:lineRule="auto"/>
              <w:rPr>
                <w:color w:val="auto"/>
              </w:rPr>
            </w:pPr>
            <w:r w:rsidRPr="00605ECD">
              <w:rPr>
                <w:rStyle w:val="Textoennegrita"/>
                <w:b w:val="0"/>
                <w:color w:val="auto"/>
                <w:shd w:val="clear" w:color="auto" w:fill="58585A"/>
              </w:rPr>
              <w:t xml:space="preserve">La </w:t>
            </w:r>
            <w:r w:rsidRPr="00605ECD">
              <w:rPr>
                <w:rStyle w:val="Textoennegrita"/>
                <w:color w:val="auto"/>
                <w:shd w:val="clear" w:color="auto" w:fill="58585A"/>
              </w:rPr>
              <w:t>bolsa de valores</w:t>
            </w:r>
            <w:r w:rsidRPr="00605ECD">
              <w:rPr>
                <w:rStyle w:val="Textoennegrita"/>
                <w:b w:val="0"/>
                <w:color w:val="auto"/>
                <w:shd w:val="clear" w:color="auto" w:fill="58585A"/>
              </w:rPr>
              <w:t xml:space="preserve"> es donde se intercambian títulos o valores comerciales relacionados con la actividad económica de un lugar. El proceso de globalización actual provoca que lo que suceda en la </w:t>
            </w:r>
            <w:r w:rsidR="00724D84" w:rsidRPr="004D58DF">
              <w:rPr>
                <w:rStyle w:val="Textoennegrita"/>
                <w:color w:val="auto"/>
                <w:shd w:val="clear" w:color="auto" w:fill="58585A"/>
              </w:rPr>
              <w:t>B</w:t>
            </w:r>
            <w:r w:rsidRPr="00605ECD">
              <w:rPr>
                <w:rStyle w:val="Textoennegrita"/>
                <w:color w:val="auto"/>
                <w:shd w:val="clear" w:color="auto" w:fill="58585A"/>
              </w:rPr>
              <w:t>olsa de Nueva York</w:t>
            </w:r>
            <w:r w:rsidRPr="00605ECD">
              <w:rPr>
                <w:rStyle w:val="Textoennegrita"/>
                <w:b w:val="0"/>
                <w:color w:val="auto"/>
                <w:shd w:val="clear" w:color="auto" w:fill="58585A"/>
              </w:rPr>
              <w:t xml:space="preserve"> pueda afectar a las </w:t>
            </w:r>
            <w:r w:rsidR="00954824">
              <w:rPr>
                <w:rStyle w:val="Textoennegrita"/>
                <w:b w:val="0"/>
                <w:color w:val="auto"/>
                <w:shd w:val="clear" w:color="auto" w:fill="58585A"/>
              </w:rPr>
              <w:t xml:space="preserve">economías </w:t>
            </w:r>
            <w:r w:rsidRPr="00605ECD">
              <w:rPr>
                <w:rStyle w:val="Textoennegrita"/>
                <w:b w:val="0"/>
                <w:color w:val="auto"/>
                <w:shd w:val="clear" w:color="auto" w:fill="58585A"/>
              </w:rPr>
              <w:t>del resto del mund</w:t>
            </w:r>
            <w:r w:rsidR="00954824">
              <w:rPr>
                <w:rStyle w:val="Textoennegrita"/>
                <w:b w:val="0"/>
                <w:color w:val="auto"/>
                <w:shd w:val="clear" w:color="auto" w:fill="58585A"/>
              </w:rPr>
              <w:t xml:space="preserve">o de manera inmediata. </w:t>
            </w:r>
            <w:r w:rsidR="00954824" w:rsidRPr="00954824">
              <w:rPr>
                <w:rStyle w:val="Textoennegrita"/>
                <w:color w:val="auto"/>
                <w:shd w:val="clear" w:color="auto" w:fill="58585A"/>
              </w:rPr>
              <w:t>B</w:t>
            </w:r>
            <w:r w:rsidRPr="00954824">
              <w:rPr>
                <w:rStyle w:val="Textoennegrita"/>
                <w:color w:val="auto"/>
                <w:shd w:val="clear" w:color="auto" w:fill="58585A"/>
              </w:rPr>
              <w:t>olsa de Hong Kong (China)</w:t>
            </w:r>
            <w:r w:rsidRPr="00954824">
              <w:rPr>
                <w:rStyle w:val="Textoennegrita"/>
                <w:b w:val="0"/>
                <w:color w:val="auto"/>
                <w:shd w:val="clear" w:color="auto" w:fill="58585A"/>
              </w:rPr>
              <w:t>.</w:t>
            </w:r>
          </w:p>
        </w:tc>
      </w:tr>
    </w:tbl>
    <w:p w14:paraId="0805A682" w14:textId="77777777" w:rsidR="0081266B" w:rsidRPr="00605ECD" w:rsidRDefault="0081266B" w:rsidP="00605ECD">
      <w:pPr>
        <w:spacing w:line="240" w:lineRule="auto"/>
      </w:pPr>
    </w:p>
    <w:p w14:paraId="5BD16C11" w14:textId="77777777" w:rsidR="0081266B" w:rsidRPr="00605ECD" w:rsidRDefault="00954824" w:rsidP="00605ECD">
      <w:pPr>
        <w:pStyle w:val="u"/>
        <w:shd w:val="clear" w:color="auto" w:fill="FFFFFF"/>
        <w:spacing w:before="0" w:beforeAutospacing="0" w:after="0" w:afterAutospacing="0"/>
        <w:rPr>
          <w:rStyle w:val="un"/>
          <w:rFonts w:ascii="Arial" w:hAnsi="Arial" w:cs="Arial"/>
        </w:rPr>
      </w:pPr>
      <w:r>
        <w:rPr>
          <w:rStyle w:val="un"/>
          <w:rFonts w:ascii="Arial" w:hAnsi="Arial" w:cs="Arial"/>
        </w:rPr>
        <w:t>L</w:t>
      </w:r>
      <w:r w:rsidR="0081266B" w:rsidRPr="00605ECD">
        <w:rPr>
          <w:rStyle w:val="un"/>
          <w:rFonts w:ascii="Arial" w:hAnsi="Arial" w:cs="Arial"/>
        </w:rPr>
        <w:t>a interdependencia ha sido posible por la</w:t>
      </w:r>
      <w:r w:rsidR="0081266B" w:rsidRPr="00605ECD">
        <w:rPr>
          <w:rStyle w:val="apple-converted-space"/>
          <w:rFonts w:ascii="Arial" w:hAnsi="Arial" w:cs="Arial"/>
        </w:rPr>
        <w:t> </w:t>
      </w:r>
      <w:r w:rsidR="0081266B" w:rsidRPr="00605ECD">
        <w:rPr>
          <w:rStyle w:val="Textoennegrita"/>
          <w:rFonts w:ascii="Arial" w:hAnsi="Arial" w:cs="Arial"/>
        </w:rPr>
        <w:t>revolución en los transportes</w:t>
      </w:r>
      <w:r w:rsidR="0081266B" w:rsidRPr="00605ECD">
        <w:rPr>
          <w:rStyle w:val="apple-converted-space"/>
          <w:rFonts w:ascii="Arial" w:hAnsi="Arial" w:cs="Arial"/>
        </w:rPr>
        <w:t> </w:t>
      </w:r>
      <w:r w:rsidR="0081266B" w:rsidRPr="00605ECD">
        <w:rPr>
          <w:rStyle w:val="un"/>
          <w:rFonts w:ascii="Arial" w:hAnsi="Arial" w:cs="Arial"/>
        </w:rPr>
        <w:t>y</w:t>
      </w:r>
      <w:r w:rsidR="0081266B" w:rsidRPr="00605ECD">
        <w:rPr>
          <w:rStyle w:val="apple-converted-space"/>
          <w:rFonts w:ascii="Arial" w:hAnsi="Arial" w:cs="Arial"/>
        </w:rPr>
        <w:t> </w:t>
      </w:r>
      <w:r w:rsidR="0081266B" w:rsidRPr="00605ECD">
        <w:rPr>
          <w:rStyle w:val="Textoennegrita"/>
          <w:rFonts w:ascii="Arial" w:hAnsi="Arial" w:cs="Arial"/>
        </w:rPr>
        <w:t>las comunicaciones</w:t>
      </w:r>
      <w:r w:rsidR="0081266B" w:rsidRPr="00605ECD">
        <w:rPr>
          <w:rStyle w:val="un"/>
          <w:rFonts w:ascii="Arial" w:hAnsi="Arial" w:cs="Arial"/>
        </w:rPr>
        <w:t>, lo que ha generado una</w:t>
      </w:r>
      <w:r w:rsidR="0081266B" w:rsidRPr="00605ECD">
        <w:rPr>
          <w:rStyle w:val="apple-converted-space"/>
          <w:rFonts w:ascii="Arial" w:hAnsi="Arial" w:cs="Arial"/>
        </w:rPr>
        <w:t> </w:t>
      </w:r>
      <w:r w:rsidR="0081266B" w:rsidRPr="00605ECD">
        <w:rPr>
          <w:rStyle w:val="Textoennegrita"/>
          <w:rFonts w:ascii="Arial" w:hAnsi="Arial" w:cs="Arial"/>
        </w:rPr>
        <w:t>conciencia</w:t>
      </w:r>
      <w:r w:rsidR="0081266B" w:rsidRPr="00605ECD">
        <w:rPr>
          <w:rStyle w:val="apple-converted-space"/>
          <w:rFonts w:ascii="Arial" w:hAnsi="Arial" w:cs="Arial"/>
        </w:rPr>
        <w:t> </w:t>
      </w:r>
      <w:r w:rsidR="0081266B" w:rsidRPr="00605ECD">
        <w:rPr>
          <w:rStyle w:val="un"/>
          <w:rFonts w:ascii="Arial" w:hAnsi="Arial" w:cs="Arial"/>
        </w:rPr>
        <w:t>y</w:t>
      </w:r>
      <w:r w:rsidR="0081266B" w:rsidRPr="00605ECD">
        <w:rPr>
          <w:rStyle w:val="apple-converted-space"/>
          <w:rFonts w:ascii="Arial" w:hAnsi="Arial" w:cs="Arial"/>
        </w:rPr>
        <w:t> </w:t>
      </w:r>
      <w:r w:rsidR="0081266B" w:rsidRPr="00605ECD">
        <w:rPr>
          <w:rStyle w:val="Textoennegrita"/>
          <w:rFonts w:ascii="Arial" w:hAnsi="Arial" w:cs="Arial"/>
        </w:rPr>
        <w:t xml:space="preserve">cultura globales </w:t>
      </w:r>
      <w:r w:rsidR="0081266B" w:rsidRPr="00605ECD">
        <w:rPr>
          <w:rStyle w:val="un"/>
          <w:rFonts w:ascii="Arial" w:hAnsi="Arial" w:cs="Arial"/>
        </w:rPr>
        <w:lastRenderedPageBreak/>
        <w:t>construidas sobre los valores del capitalismo e impuestas por las culturas</w:t>
      </w:r>
      <w:r>
        <w:rPr>
          <w:rStyle w:val="un"/>
          <w:rFonts w:ascii="Arial" w:hAnsi="Arial" w:cs="Arial"/>
        </w:rPr>
        <w:t xml:space="preserve"> dominantes al resto de la humanidad</w:t>
      </w:r>
      <w:r w:rsidR="0081266B" w:rsidRPr="00605ECD">
        <w:rPr>
          <w:rStyle w:val="un"/>
          <w:rFonts w:ascii="Arial" w:hAnsi="Arial" w:cs="Arial"/>
        </w:rPr>
        <w:t>.</w:t>
      </w:r>
    </w:p>
    <w:p w14:paraId="0C2BB3C7" w14:textId="77777777" w:rsidR="0081266B" w:rsidRPr="00605ECD" w:rsidRDefault="0081266B" w:rsidP="00605ECD">
      <w:pPr>
        <w:pStyle w:val="u"/>
        <w:shd w:val="clear" w:color="auto" w:fill="FFFFFF"/>
        <w:spacing w:before="0" w:beforeAutospacing="0" w:after="0" w:afterAutospacing="0"/>
        <w:rPr>
          <w:rStyle w:val="un"/>
          <w:rFonts w:ascii="Arial" w:hAnsi="Arial" w:cs="Arial"/>
        </w:rPr>
      </w:pPr>
    </w:p>
    <w:p w14:paraId="039C867B" w14:textId="77777777" w:rsidR="0081266B" w:rsidRPr="00605ECD" w:rsidRDefault="0081266B" w:rsidP="00605ECD">
      <w:pPr>
        <w:pStyle w:val="u"/>
        <w:shd w:val="clear" w:color="auto" w:fill="FFFFFF"/>
        <w:spacing w:before="0" w:beforeAutospacing="0" w:after="0" w:afterAutospacing="0"/>
        <w:rPr>
          <w:rStyle w:val="un"/>
          <w:rFonts w:ascii="Arial" w:hAnsi="Arial" w:cs="Arial"/>
          <w:b/>
        </w:rPr>
      </w:pPr>
      <w:r w:rsidRPr="00605ECD">
        <w:rPr>
          <w:rFonts w:ascii="Arial" w:hAnsi="Arial" w:cs="Arial"/>
          <w:b/>
          <w:highlight w:val="yellow"/>
        </w:rPr>
        <w:t>[SECCIÓN 2]</w:t>
      </w:r>
      <w:r w:rsidRPr="00605ECD">
        <w:rPr>
          <w:rFonts w:ascii="Arial" w:hAnsi="Arial" w:cs="Arial"/>
        </w:rPr>
        <w:t xml:space="preserve"> </w:t>
      </w:r>
      <w:r w:rsidR="00D95A97" w:rsidRPr="00605ECD">
        <w:rPr>
          <w:rFonts w:ascii="Arial" w:hAnsi="Arial" w:cs="Arial"/>
          <w:b/>
        </w:rPr>
        <w:t>1.1</w:t>
      </w:r>
      <w:r w:rsidRPr="00605ECD">
        <w:rPr>
          <w:rFonts w:ascii="Arial" w:hAnsi="Arial" w:cs="Arial"/>
          <w:b/>
        </w:rPr>
        <w:t xml:space="preserve"> </w:t>
      </w:r>
      <w:r w:rsidRPr="00605ECD">
        <w:rPr>
          <w:rStyle w:val="un"/>
          <w:rFonts w:ascii="Arial" w:hAnsi="Arial" w:cs="Arial"/>
          <w:b/>
        </w:rPr>
        <w:t>La mundialización de la economía</w:t>
      </w:r>
    </w:p>
    <w:p w14:paraId="26DFBE1A" w14:textId="77777777" w:rsidR="0081266B" w:rsidRPr="00605ECD" w:rsidRDefault="0081266B" w:rsidP="00605ECD">
      <w:pPr>
        <w:pStyle w:val="u"/>
        <w:shd w:val="clear" w:color="auto" w:fill="FFFFFF"/>
        <w:spacing w:before="0" w:beforeAutospacing="0" w:after="0" w:afterAutospacing="0"/>
        <w:rPr>
          <w:rFonts w:ascii="Arial" w:hAnsi="Arial" w:cs="Arial"/>
        </w:rPr>
      </w:pPr>
    </w:p>
    <w:p w14:paraId="708CC5BB" w14:textId="77777777" w:rsidR="0081266B" w:rsidRPr="00605ECD" w:rsidRDefault="0081266B" w:rsidP="00605ECD">
      <w:pPr>
        <w:pStyle w:val="u"/>
        <w:shd w:val="clear" w:color="auto" w:fill="FFFFFF"/>
        <w:spacing w:before="0" w:beforeAutospacing="0" w:after="0" w:afterAutospacing="0"/>
        <w:rPr>
          <w:rFonts w:ascii="Arial" w:hAnsi="Arial" w:cs="Arial"/>
        </w:rPr>
      </w:pPr>
      <w:r w:rsidRPr="00605ECD">
        <w:rPr>
          <w:rStyle w:val="un"/>
          <w:rFonts w:ascii="Arial" w:hAnsi="Arial" w:cs="Arial"/>
        </w:rPr>
        <w:t>A nivel económico, el mundo puede dividirse entre el</w:t>
      </w:r>
      <w:r w:rsidRPr="00605ECD">
        <w:rPr>
          <w:rStyle w:val="apple-converted-space"/>
          <w:rFonts w:ascii="Arial" w:hAnsi="Arial" w:cs="Arial"/>
        </w:rPr>
        <w:t> </w:t>
      </w:r>
      <w:r w:rsidRPr="00605ECD">
        <w:rPr>
          <w:rStyle w:val="Textoennegrita"/>
          <w:rFonts w:ascii="Arial" w:hAnsi="Arial" w:cs="Arial"/>
        </w:rPr>
        <w:t>centro</w:t>
      </w:r>
      <w:r w:rsidRPr="00605ECD">
        <w:rPr>
          <w:rStyle w:val="apple-converted-space"/>
          <w:rFonts w:ascii="Arial" w:hAnsi="Arial" w:cs="Arial"/>
        </w:rPr>
        <w:t> </w:t>
      </w:r>
      <w:r w:rsidRPr="00605ECD">
        <w:rPr>
          <w:rStyle w:val="un"/>
          <w:rFonts w:ascii="Arial" w:hAnsi="Arial" w:cs="Arial"/>
        </w:rPr>
        <w:t>y la</w:t>
      </w:r>
      <w:r w:rsidRPr="00605ECD">
        <w:rPr>
          <w:rStyle w:val="apple-converted-space"/>
          <w:rFonts w:ascii="Arial" w:hAnsi="Arial" w:cs="Arial"/>
        </w:rPr>
        <w:t> </w:t>
      </w:r>
      <w:r w:rsidRPr="00605ECD">
        <w:rPr>
          <w:rStyle w:val="Textoennegrita"/>
          <w:rFonts w:ascii="Arial" w:hAnsi="Arial" w:cs="Arial"/>
        </w:rPr>
        <w:t>periferia</w:t>
      </w:r>
      <w:r w:rsidRPr="00605ECD">
        <w:rPr>
          <w:rStyle w:val="un"/>
          <w:rFonts w:ascii="Arial" w:hAnsi="Arial" w:cs="Arial"/>
        </w:rPr>
        <w:t>.</w:t>
      </w:r>
      <w:r w:rsidRPr="00605ECD">
        <w:rPr>
          <w:rStyle w:val="apple-converted-space"/>
          <w:rFonts w:ascii="Arial" w:hAnsi="Arial" w:cs="Arial"/>
        </w:rPr>
        <w:t> </w:t>
      </w:r>
      <w:r w:rsidRPr="00605ECD">
        <w:rPr>
          <w:rStyle w:val="un"/>
          <w:rFonts w:ascii="Arial" w:hAnsi="Arial" w:cs="Arial"/>
        </w:rPr>
        <w:t>El centro agrupa a los</w:t>
      </w:r>
      <w:r w:rsidRPr="00605ECD">
        <w:rPr>
          <w:rStyle w:val="apple-converted-space"/>
          <w:rFonts w:ascii="Arial" w:hAnsi="Arial" w:cs="Arial"/>
        </w:rPr>
        <w:t> </w:t>
      </w:r>
      <w:r w:rsidRPr="00605ECD">
        <w:rPr>
          <w:rStyle w:val="Textoennegrita"/>
          <w:rFonts w:ascii="Arial" w:hAnsi="Arial" w:cs="Arial"/>
        </w:rPr>
        <w:t>países desarrollados</w:t>
      </w:r>
      <w:r w:rsidRPr="00605ECD">
        <w:rPr>
          <w:rStyle w:val="apple-converted-space"/>
          <w:rFonts w:ascii="Arial" w:hAnsi="Arial" w:cs="Arial"/>
        </w:rPr>
        <w:t> </w:t>
      </w:r>
      <w:r w:rsidRPr="00605ECD">
        <w:rPr>
          <w:rStyle w:val="un"/>
          <w:rFonts w:ascii="Arial" w:hAnsi="Arial" w:cs="Arial"/>
        </w:rPr>
        <w:t>o del</w:t>
      </w:r>
      <w:r w:rsidRPr="00605ECD">
        <w:rPr>
          <w:rStyle w:val="apple-converted-space"/>
          <w:rFonts w:ascii="Arial" w:hAnsi="Arial" w:cs="Arial"/>
        </w:rPr>
        <w:t> </w:t>
      </w:r>
      <w:r w:rsidR="00271C8C">
        <w:rPr>
          <w:rStyle w:val="Textoennegrita"/>
          <w:rFonts w:ascii="Arial" w:hAnsi="Arial" w:cs="Arial"/>
        </w:rPr>
        <w:t>primer m</w:t>
      </w:r>
      <w:r w:rsidRPr="00605ECD">
        <w:rPr>
          <w:rStyle w:val="Textoennegrita"/>
          <w:rFonts w:ascii="Arial" w:hAnsi="Arial" w:cs="Arial"/>
        </w:rPr>
        <w:t>undo</w:t>
      </w:r>
      <w:r w:rsidRPr="00605ECD">
        <w:rPr>
          <w:rStyle w:val="un"/>
          <w:rFonts w:ascii="Arial" w:hAnsi="Arial" w:cs="Arial"/>
        </w:rPr>
        <w:t>, los cuales se definen por ser</w:t>
      </w:r>
      <w:r w:rsidRPr="00605ECD">
        <w:rPr>
          <w:rStyle w:val="apple-converted-space"/>
          <w:rFonts w:ascii="Arial" w:hAnsi="Arial" w:cs="Arial"/>
        </w:rPr>
        <w:t> </w:t>
      </w:r>
      <w:r w:rsidRPr="00605ECD">
        <w:rPr>
          <w:rStyle w:val="Textoennegrita"/>
          <w:rFonts w:ascii="Arial" w:hAnsi="Arial" w:cs="Arial"/>
        </w:rPr>
        <w:t>ricos</w:t>
      </w:r>
      <w:r w:rsidRPr="00605ECD">
        <w:rPr>
          <w:rStyle w:val="apple-converted-space"/>
          <w:rFonts w:ascii="Arial" w:hAnsi="Arial" w:cs="Arial"/>
        </w:rPr>
        <w:t> </w:t>
      </w:r>
      <w:r w:rsidRPr="00605ECD">
        <w:rPr>
          <w:rStyle w:val="un"/>
          <w:rFonts w:ascii="Arial" w:hAnsi="Arial" w:cs="Arial"/>
        </w:rPr>
        <w:t>e</w:t>
      </w:r>
      <w:r w:rsidRPr="00605ECD">
        <w:rPr>
          <w:rStyle w:val="apple-converted-space"/>
          <w:rFonts w:ascii="Arial" w:hAnsi="Arial" w:cs="Arial"/>
        </w:rPr>
        <w:t> </w:t>
      </w:r>
      <w:r w:rsidRPr="00605ECD">
        <w:rPr>
          <w:rStyle w:val="Textoennegrita"/>
          <w:rFonts w:ascii="Arial" w:hAnsi="Arial" w:cs="Arial"/>
        </w:rPr>
        <w:t>industrializados</w:t>
      </w:r>
      <w:r w:rsidRPr="00605ECD">
        <w:rPr>
          <w:rStyle w:val="un"/>
          <w:rFonts w:ascii="Arial" w:hAnsi="Arial" w:cs="Arial"/>
        </w:rPr>
        <w:t>.</w:t>
      </w:r>
      <w:r w:rsidRPr="00605ECD">
        <w:rPr>
          <w:rStyle w:val="apple-converted-space"/>
          <w:rFonts w:ascii="Arial" w:hAnsi="Arial" w:cs="Arial"/>
        </w:rPr>
        <w:t> </w:t>
      </w:r>
      <w:r w:rsidRPr="00605ECD">
        <w:rPr>
          <w:rStyle w:val="Textoennegrita"/>
          <w:rFonts w:ascii="Arial" w:hAnsi="Arial" w:cs="Arial"/>
        </w:rPr>
        <w:t>Estados Unidos</w:t>
      </w:r>
      <w:r w:rsidRPr="00605ECD">
        <w:rPr>
          <w:rStyle w:val="un"/>
          <w:rFonts w:ascii="Arial" w:hAnsi="Arial" w:cs="Arial"/>
        </w:rPr>
        <w:t>, la</w:t>
      </w:r>
      <w:r w:rsidRPr="00605ECD">
        <w:rPr>
          <w:rStyle w:val="apple-converted-space"/>
          <w:rFonts w:ascii="Arial" w:hAnsi="Arial" w:cs="Arial"/>
        </w:rPr>
        <w:t> </w:t>
      </w:r>
      <w:r w:rsidRPr="00605ECD">
        <w:rPr>
          <w:rStyle w:val="Textoennegrita"/>
          <w:rFonts w:ascii="Arial" w:hAnsi="Arial" w:cs="Arial"/>
        </w:rPr>
        <w:t>Unión Europea</w:t>
      </w:r>
      <w:r w:rsidRPr="00605ECD">
        <w:rPr>
          <w:rStyle w:val="apple-converted-space"/>
          <w:rFonts w:ascii="Arial" w:hAnsi="Arial" w:cs="Arial"/>
        </w:rPr>
        <w:t> </w:t>
      </w:r>
      <w:r w:rsidRPr="00605ECD">
        <w:rPr>
          <w:rStyle w:val="un"/>
          <w:rFonts w:ascii="Arial" w:hAnsi="Arial" w:cs="Arial"/>
        </w:rPr>
        <w:t>y</w:t>
      </w:r>
      <w:r w:rsidRPr="00605ECD">
        <w:rPr>
          <w:rStyle w:val="apple-converted-space"/>
          <w:rFonts w:ascii="Arial" w:hAnsi="Arial" w:cs="Arial"/>
        </w:rPr>
        <w:t> </w:t>
      </w:r>
      <w:r w:rsidRPr="00605ECD">
        <w:rPr>
          <w:rStyle w:val="Textoennegrita"/>
          <w:rFonts w:ascii="Arial" w:hAnsi="Arial" w:cs="Arial"/>
        </w:rPr>
        <w:t>Japón</w:t>
      </w:r>
      <w:r w:rsidRPr="00605ECD">
        <w:rPr>
          <w:rStyle w:val="apple-converted-space"/>
          <w:rFonts w:ascii="Arial" w:hAnsi="Arial" w:cs="Arial"/>
        </w:rPr>
        <w:t> </w:t>
      </w:r>
      <w:r w:rsidRPr="00605ECD">
        <w:rPr>
          <w:rStyle w:val="un"/>
          <w:rFonts w:ascii="Arial" w:hAnsi="Arial" w:cs="Arial"/>
        </w:rPr>
        <w:t>actúan como el centro de la economía global.</w:t>
      </w:r>
    </w:p>
    <w:p w14:paraId="638A926A" w14:textId="77777777" w:rsidR="0081266B" w:rsidRPr="00605ECD" w:rsidRDefault="0081266B" w:rsidP="00605ECD">
      <w:pPr>
        <w:pStyle w:val="u"/>
        <w:shd w:val="clear" w:color="auto" w:fill="FFFFFF"/>
        <w:spacing w:before="0" w:beforeAutospacing="0" w:after="0" w:afterAutospacing="0"/>
        <w:rPr>
          <w:rStyle w:val="un"/>
          <w:rFonts w:ascii="Arial" w:hAnsi="Arial" w:cs="Arial"/>
        </w:rPr>
      </w:pPr>
      <w:r w:rsidRPr="00605ECD">
        <w:rPr>
          <w:rStyle w:val="un"/>
          <w:rFonts w:ascii="Arial" w:hAnsi="Arial" w:cs="Arial"/>
        </w:rPr>
        <w:t>Por su lado, en la periferia se encuentran los</w:t>
      </w:r>
      <w:r w:rsidRPr="00605ECD">
        <w:rPr>
          <w:rStyle w:val="apple-converted-space"/>
          <w:rFonts w:ascii="Arial" w:hAnsi="Arial" w:cs="Arial"/>
        </w:rPr>
        <w:t> </w:t>
      </w:r>
      <w:r w:rsidR="00D95A97" w:rsidRPr="00605ECD">
        <w:rPr>
          <w:rStyle w:val="Textoennegrita"/>
          <w:rFonts w:ascii="Arial" w:hAnsi="Arial" w:cs="Arial"/>
        </w:rPr>
        <w:t>países en</w:t>
      </w:r>
      <w:r w:rsidRPr="00605ECD">
        <w:rPr>
          <w:rStyle w:val="Textoennegrita"/>
          <w:rFonts w:ascii="Arial" w:hAnsi="Arial" w:cs="Arial"/>
        </w:rPr>
        <w:t xml:space="preserve"> desarrollo</w:t>
      </w:r>
      <w:r w:rsidRPr="00605ECD">
        <w:rPr>
          <w:rStyle w:val="apple-converted-space"/>
          <w:rFonts w:ascii="Arial" w:hAnsi="Arial" w:cs="Arial"/>
        </w:rPr>
        <w:t> </w:t>
      </w:r>
      <w:r w:rsidRPr="00605ECD">
        <w:rPr>
          <w:rStyle w:val="un"/>
          <w:rFonts w:ascii="Arial" w:hAnsi="Arial" w:cs="Arial"/>
        </w:rPr>
        <w:t>o del</w:t>
      </w:r>
      <w:r w:rsidR="00DB03E1" w:rsidRPr="00605ECD">
        <w:rPr>
          <w:rStyle w:val="un"/>
          <w:rFonts w:ascii="Arial" w:hAnsi="Arial" w:cs="Arial"/>
        </w:rPr>
        <w:t xml:space="preserve"> </w:t>
      </w:r>
      <w:r w:rsidR="00271C8C">
        <w:rPr>
          <w:rStyle w:val="Textoennegrita"/>
          <w:rFonts w:ascii="Arial" w:hAnsi="Arial" w:cs="Arial"/>
        </w:rPr>
        <w:t>t</w:t>
      </w:r>
      <w:r w:rsidRPr="00605ECD">
        <w:rPr>
          <w:rStyle w:val="Textoennegrita"/>
          <w:rFonts w:ascii="Arial" w:hAnsi="Arial" w:cs="Arial"/>
        </w:rPr>
        <w:t xml:space="preserve">ercer </w:t>
      </w:r>
      <w:r w:rsidR="00271C8C">
        <w:rPr>
          <w:rStyle w:val="Textoennegrita"/>
          <w:rFonts w:ascii="Arial" w:hAnsi="Arial" w:cs="Arial"/>
        </w:rPr>
        <w:t>m</w:t>
      </w:r>
      <w:r w:rsidRPr="00605ECD">
        <w:rPr>
          <w:rStyle w:val="Textoennegrita"/>
          <w:rFonts w:ascii="Arial" w:hAnsi="Arial" w:cs="Arial"/>
        </w:rPr>
        <w:t>undo</w:t>
      </w:r>
      <w:r w:rsidR="00724D84" w:rsidRPr="00724D84">
        <w:rPr>
          <w:rStyle w:val="Textoennegrita"/>
          <w:rFonts w:ascii="Arial" w:hAnsi="Arial" w:cs="Arial"/>
          <w:b w:val="0"/>
        </w:rPr>
        <w:t>,</w:t>
      </w:r>
      <w:r w:rsidR="00D95A97" w:rsidRPr="00605ECD">
        <w:rPr>
          <w:rStyle w:val="un"/>
          <w:rFonts w:ascii="Arial" w:hAnsi="Arial" w:cs="Arial"/>
        </w:rPr>
        <w:t xml:space="preserve"> que </w:t>
      </w:r>
      <w:r w:rsidRPr="00605ECD">
        <w:rPr>
          <w:rStyle w:val="un"/>
          <w:rFonts w:ascii="Arial" w:hAnsi="Arial" w:cs="Arial"/>
        </w:rPr>
        <w:t>se caracterizan por su carácter</w:t>
      </w:r>
      <w:r w:rsidRPr="00605ECD">
        <w:rPr>
          <w:rStyle w:val="apple-converted-space"/>
          <w:rFonts w:ascii="Arial" w:hAnsi="Arial" w:cs="Arial"/>
        </w:rPr>
        <w:t> </w:t>
      </w:r>
      <w:r w:rsidRPr="00605ECD">
        <w:rPr>
          <w:rStyle w:val="Textoennegrita"/>
          <w:rFonts w:ascii="Arial" w:hAnsi="Arial" w:cs="Arial"/>
        </w:rPr>
        <w:t>agrario</w:t>
      </w:r>
      <w:r w:rsidRPr="00605ECD">
        <w:rPr>
          <w:rStyle w:val="un"/>
          <w:rFonts w:ascii="Arial" w:hAnsi="Arial" w:cs="Arial"/>
        </w:rPr>
        <w:t>,</w:t>
      </w:r>
      <w:r w:rsidRPr="00605ECD">
        <w:rPr>
          <w:rStyle w:val="apple-converted-space"/>
          <w:rFonts w:ascii="Arial" w:hAnsi="Arial" w:cs="Arial"/>
        </w:rPr>
        <w:t> </w:t>
      </w:r>
      <w:r w:rsidRPr="00605ECD">
        <w:rPr>
          <w:rStyle w:val="Textoennegrita"/>
          <w:rFonts w:ascii="Arial" w:hAnsi="Arial" w:cs="Arial"/>
        </w:rPr>
        <w:t>pobre</w:t>
      </w:r>
      <w:r w:rsidRPr="00605ECD">
        <w:rPr>
          <w:rStyle w:val="apple-converted-space"/>
          <w:rFonts w:ascii="Arial" w:hAnsi="Arial" w:cs="Arial"/>
        </w:rPr>
        <w:t> </w:t>
      </w:r>
      <w:r w:rsidRPr="00605ECD">
        <w:rPr>
          <w:rStyle w:val="un"/>
          <w:rFonts w:ascii="Arial" w:hAnsi="Arial" w:cs="Arial"/>
        </w:rPr>
        <w:t>y</w:t>
      </w:r>
      <w:r w:rsidR="00DB03E1" w:rsidRPr="00605ECD">
        <w:rPr>
          <w:rStyle w:val="un"/>
          <w:rFonts w:ascii="Arial" w:hAnsi="Arial" w:cs="Arial"/>
        </w:rPr>
        <w:t xml:space="preserve"> </w:t>
      </w:r>
      <w:r w:rsidRPr="00605ECD">
        <w:rPr>
          <w:rStyle w:val="Textoennegrita"/>
          <w:rFonts w:ascii="Arial" w:hAnsi="Arial" w:cs="Arial"/>
        </w:rPr>
        <w:t>dependiente</w:t>
      </w:r>
      <w:r w:rsidRPr="00605ECD">
        <w:rPr>
          <w:rStyle w:val="un"/>
          <w:rFonts w:ascii="Arial" w:hAnsi="Arial" w:cs="Arial"/>
        </w:rPr>
        <w:t>.</w:t>
      </w:r>
    </w:p>
    <w:p w14:paraId="561FD388" w14:textId="77777777" w:rsidR="0081266B" w:rsidRPr="00605ECD" w:rsidRDefault="0081266B" w:rsidP="00605ECD">
      <w:pPr>
        <w:pStyle w:val="u"/>
        <w:shd w:val="clear" w:color="auto" w:fill="FFFFFF"/>
        <w:spacing w:before="0" w:beforeAutospacing="0" w:after="0" w:afterAutospacing="0"/>
        <w:rPr>
          <w:rStyle w:val="un"/>
          <w:rFonts w:ascii="Arial" w:hAnsi="Arial" w:cs="Arial"/>
        </w:rPr>
      </w:pPr>
    </w:p>
    <w:tbl>
      <w:tblPr>
        <w:tblStyle w:val="Tablaconcuadrcula"/>
        <w:tblW w:w="0" w:type="auto"/>
        <w:tblLook w:val="04A0" w:firstRow="1" w:lastRow="0" w:firstColumn="1" w:lastColumn="0" w:noHBand="0" w:noVBand="1"/>
      </w:tblPr>
      <w:tblGrid>
        <w:gridCol w:w="2518"/>
        <w:gridCol w:w="6460"/>
      </w:tblGrid>
      <w:tr w:rsidR="00271C8C" w:rsidRPr="00605ECD" w14:paraId="7406CA82" w14:textId="77777777" w:rsidTr="00184CDE">
        <w:tc>
          <w:tcPr>
            <w:tcW w:w="8978" w:type="dxa"/>
            <w:gridSpan w:val="2"/>
            <w:shd w:val="clear" w:color="auto" w:fill="000000" w:themeFill="text1"/>
          </w:tcPr>
          <w:p w14:paraId="1E02FF3F" w14:textId="77777777" w:rsidR="00271C8C" w:rsidRPr="005818C0" w:rsidRDefault="00271C8C" w:rsidP="003B2E14">
            <w:pPr>
              <w:jc w:val="center"/>
              <w:rPr>
                <w:rFonts w:ascii="Times New Roman" w:hAnsi="Times New Roman" w:cs="Times New Roman"/>
                <w:b/>
                <w:color w:val="FFFFFF" w:themeColor="background1"/>
              </w:rPr>
            </w:pPr>
            <w:commentRangeStart w:id="1"/>
            <w:r w:rsidRPr="005818C0">
              <w:rPr>
                <w:rFonts w:ascii="Times New Roman" w:hAnsi="Times New Roman" w:cs="Times New Roman"/>
                <w:b/>
                <w:color w:val="FFFFFF" w:themeColor="background1"/>
              </w:rPr>
              <w:t>Recuerda</w:t>
            </w:r>
            <w:commentRangeEnd w:id="1"/>
            <w:r>
              <w:rPr>
                <w:rStyle w:val="Refdecomentario"/>
                <w:lang w:val="es-CO"/>
              </w:rPr>
              <w:commentReference w:id="1"/>
            </w:r>
          </w:p>
        </w:tc>
      </w:tr>
      <w:tr w:rsidR="00271C8C" w:rsidRPr="00605ECD" w14:paraId="1E3BF0EF" w14:textId="77777777" w:rsidTr="00184CDE">
        <w:tc>
          <w:tcPr>
            <w:tcW w:w="2518" w:type="dxa"/>
          </w:tcPr>
          <w:p w14:paraId="4393C707" w14:textId="77777777" w:rsidR="00271C8C" w:rsidRPr="00605ECD" w:rsidRDefault="00271C8C" w:rsidP="00605ECD">
            <w:pPr>
              <w:spacing w:line="240" w:lineRule="auto"/>
              <w:rPr>
                <w:b/>
              </w:rPr>
            </w:pPr>
            <w:r w:rsidRPr="00605ECD">
              <w:rPr>
                <w:b/>
              </w:rPr>
              <w:t>Contenido</w:t>
            </w:r>
          </w:p>
        </w:tc>
        <w:tc>
          <w:tcPr>
            <w:tcW w:w="6460" w:type="dxa"/>
          </w:tcPr>
          <w:p w14:paraId="17471D4E" w14:textId="77777777" w:rsidR="00271C8C" w:rsidRPr="00605ECD" w:rsidRDefault="00271C8C" w:rsidP="00954824">
            <w:pPr>
              <w:spacing w:line="240" w:lineRule="auto"/>
              <w:rPr>
                <w:lang w:val="es-CO"/>
              </w:rPr>
            </w:pPr>
            <w:r w:rsidRPr="00605ECD">
              <w:rPr>
                <w:lang w:val="es-CO"/>
              </w:rPr>
              <w:t>La globalización económica ha ido acompañada de una </w:t>
            </w:r>
            <w:r w:rsidRPr="00605ECD">
              <w:rPr>
                <w:b/>
                <w:bCs/>
                <w:lang w:val="es-CO"/>
              </w:rPr>
              <w:t>liberalización del sistema financiero</w:t>
            </w:r>
            <w:r w:rsidRPr="00605ECD">
              <w:rPr>
                <w:lang w:val="es-CO"/>
              </w:rPr>
              <w:t xml:space="preserve">, lo que ha permitido aumentar el volumen de transacciones financieras </w:t>
            </w:r>
            <w:r>
              <w:rPr>
                <w:lang w:val="es-CO"/>
              </w:rPr>
              <w:t>necesarias para incrementar los movimientos económico</w:t>
            </w:r>
            <w:r w:rsidRPr="00605ECD">
              <w:rPr>
                <w:lang w:val="es-CO"/>
              </w:rPr>
              <w:t>s.</w:t>
            </w:r>
          </w:p>
        </w:tc>
      </w:tr>
    </w:tbl>
    <w:p w14:paraId="7C96D21E" w14:textId="77777777" w:rsidR="0081266B" w:rsidRPr="00605ECD" w:rsidRDefault="0081266B" w:rsidP="00605ECD">
      <w:pPr>
        <w:pStyle w:val="u"/>
        <w:shd w:val="clear" w:color="auto" w:fill="FFFFFF"/>
        <w:spacing w:before="0" w:beforeAutospacing="0" w:after="0" w:afterAutospacing="0"/>
        <w:rPr>
          <w:rStyle w:val="un"/>
          <w:rFonts w:ascii="Arial" w:hAnsi="Arial" w:cs="Arial"/>
        </w:rPr>
      </w:pPr>
    </w:p>
    <w:p w14:paraId="4107CC2C" w14:textId="77777777" w:rsidR="0081266B" w:rsidRPr="00605ECD" w:rsidRDefault="0081266B" w:rsidP="00605ECD">
      <w:pPr>
        <w:shd w:val="clear" w:color="auto" w:fill="FFFFFF"/>
        <w:spacing w:line="240" w:lineRule="auto"/>
        <w:jc w:val="left"/>
        <w:rPr>
          <w:rFonts w:eastAsia="Times New Roman"/>
          <w:highlight w:val="none"/>
        </w:rPr>
      </w:pPr>
      <w:r w:rsidRPr="00605ECD">
        <w:rPr>
          <w:rFonts w:eastAsia="Times New Roman"/>
        </w:rPr>
        <w:t>A nivel económico, la globalización ha generado </w:t>
      </w:r>
      <w:r w:rsidRPr="00605ECD">
        <w:rPr>
          <w:rFonts w:eastAsia="Times New Roman"/>
          <w:b/>
          <w:bCs/>
        </w:rPr>
        <w:t>mayores desequilibrios</w:t>
      </w:r>
      <w:r w:rsidRPr="00605ECD">
        <w:rPr>
          <w:rFonts w:eastAsia="Times New Roman"/>
        </w:rPr>
        <w:t> entre el centro y la periferia debido a:</w:t>
      </w:r>
    </w:p>
    <w:p w14:paraId="633096D0" w14:textId="77777777" w:rsidR="0081266B" w:rsidRPr="00605ECD" w:rsidRDefault="0081266B" w:rsidP="00605ECD">
      <w:pPr>
        <w:numPr>
          <w:ilvl w:val="0"/>
          <w:numId w:val="9"/>
        </w:numPr>
        <w:shd w:val="clear" w:color="auto" w:fill="FFFFFF"/>
        <w:spacing w:line="240" w:lineRule="auto"/>
        <w:ind w:left="300"/>
        <w:jc w:val="left"/>
        <w:rPr>
          <w:rFonts w:eastAsia="Times New Roman"/>
        </w:rPr>
      </w:pPr>
      <w:r w:rsidRPr="00605ECD">
        <w:rPr>
          <w:rFonts w:eastAsia="Times New Roman"/>
        </w:rPr>
        <w:t>La </w:t>
      </w:r>
      <w:r w:rsidRPr="00605ECD">
        <w:rPr>
          <w:rFonts w:eastAsia="Times New Roman"/>
          <w:b/>
          <w:bCs/>
        </w:rPr>
        <w:t>concentración de capitales</w:t>
      </w:r>
      <w:r w:rsidRPr="00605ECD">
        <w:rPr>
          <w:rFonts w:eastAsia="Times New Roman"/>
        </w:rPr>
        <w:t> en grandes empresas.</w:t>
      </w:r>
    </w:p>
    <w:p w14:paraId="5A1699CE" w14:textId="77777777" w:rsidR="0081266B" w:rsidRPr="00605ECD" w:rsidRDefault="0081266B" w:rsidP="00605ECD">
      <w:pPr>
        <w:numPr>
          <w:ilvl w:val="0"/>
          <w:numId w:val="9"/>
        </w:numPr>
        <w:shd w:val="clear" w:color="auto" w:fill="FFFFFF"/>
        <w:spacing w:line="240" w:lineRule="auto"/>
        <w:ind w:left="300"/>
        <w:jc w:val="left"/>
        <w:rPr>
          <w:rFonts w:eastAsia="Times New Roman"/>
        </w:rPr>
      </w:pPr>
      <w:r w:rsidRPr="00605ECD">
        <w:rPr>
          <w:rFonts w:eastAsia="Times New Roman"/>
        </w:rPr>
        <w:t>La </w:t>
      </w:r>
      <w:r w:rsidRPr="00605ECD">
        <w:rPr>
          <w:rFonts w:eastAsia="Times New Roman"/>
          <w:b/>
          <w:bCs/>
        </w:rPr>
        <w:t>libre competencia</w:t>
      </w:r>
      <w:r w:rsidR="00954824">
        <w:rPr>
          <w:rFonts w:eastAsia="Times New Roman"/>
        </w:rPr>
        <w:t> en</w:t>
      </w:r>
      <w:r w:rsidRPr="00605ECD">
        <w:rPr>
          <w:rFonts w:eastAsia="Times New Roman"/>
        </w:rPr>
        <w:t xml:space="preserve"> mercados cada vez más liberalizados.</w:t>
      </w:r>
    </w:p>
    <w:p w14:paraId="3017516C" w14:textId="77777777" w:rsidR="0081266B" w:rsidRPr="00605ECD" w:rsidRDefault="0081266B" w:rsidP="00605ECD">
      <w:pPr>
        <w:numPr>
          <w:ilvl w:val="0"/>
          <w:numId w:val="9"/>
        </w:numPr>
        <w:shd w:val="clear" w:color="auto" w:fill="FFFFFF"/>
        <w:spacing w:line="240" w:lineRule="auto"/>
        <w:ind w:left="300"/>
        <w:jc w:val="left"/>
        <w:rPr>
          <w:rFonts w:eastAsia="Times New Roman"/>
        </w:rPr>
      </w:pPr>
      <w:r w:rsidRPr="00605ECD">
        <w:rPr>
          <w:rFonts w:eastAsia="Times New Roman"/>
        </w:rPr>
        <w:t>El </w:t>
      </w:r>
      <w:r w:rsidRPr="00605ECD">
        <w:rPr>
          <w:rFonts w:eastAsia="Times New Roman"/>
          <w:b/>
          <w:bCs/>
        </w:rPr>
        <w:t>capitalismo especulativo</w:t>
      </w:r>
      <w:r w:rsidRPr="00605ECD">
        <w:rPr>
          <w:rFonts w:eastAsia="Times New Roman"/>
        </w:rPr>
        <w:t>.</w:t>
      </w:r>
    </w:p>
    <w:p w14:paraId="099B710F" w14:textId="77777777" w:rsidR="0081266B" w:rsidRDefault="0081266B" w:rsidP="00605ECD">
      <w:pPr>
        <w:numPr>
          <w:ilvl w:val="0"/>
          <w:numId w:val="9"/>
        </w:numPr>
        <w:shd w:val="clear" w:color="auto" w:fill="FFFFFF"/>
        <w:spacing w:line="240" w:lineRule="auto"/>
        <w:ind w:left="300"/>
        <w:jc w:val="left"/>
        <w:rPr>
          <w:rFonts w:eastAsia="Times New Roman"/>
        </w:rPr>
      </w:pPr>
      <w:r w:rsidRPr="00605ECD">
        <w:rPr>
          <w:rFonts w:eastAsia="Times New Roman"/>
        </w:rPr>
        <w:t>La </w:t>
      </w:r>
      <w:r w:rsidRPr="00605ECD">
        <w:rPr>
          <w:rFonts w:eastAsia="Times New Roman"/>
          <w:b/>
          <w:bCs/>
        </w:rPr>
        <w:t>deslocalización</w:t>
      </w:r>
      <w:r w:rsidRPr="00605ECD">
        <w:rPr>
          <w:rFonts w:eastAsia="Times New Roman"/>
        </w:rPr>
        <w:t> de la producción.</w:t>
      </w:r>
    </w:p>
    <w:p w14:paraId="2B4CF13E" w14:textId="77777777" w:rsidR="00954824" w:rsidRPr="00605ECD" w:rsidRDefault="00954824" w:rsidP="00954824">
      <w:pPr>
        <w:shd w:val="clear" w:color="auto" w:fill="FFFFFF"/>
        <w:spacing w:line="240" w:lineRule="auto"/>
        <w:ind w:left="300"/>
        <w:jc w:val="left"/>
        <w:rPr>
          <w:rFonts w:eastAsia="Times New Roman"/>
        </w:rPr>
      </w:pPr>
    </w:p>
    <w:p w14:paraId="41CF921E" w14:textId="77777777" w:rsidR="0081266B" w:rsidRDefault="0081266B" w:rsidP="00605ECD">
      <w:pPr>
        <w:shd w:val="clear" w:color="auto" w:fill="FFFFFF"/>
        <w:spacing w:line="240" w:lineRule="auto"/>
        <w:jc w:val="left"/>
        <w:rPr>
          <w:rFonts w:eastAsia="Times New Roman"/>
        </w:rPr>
      </w:pPr>
      <w:r w:rsidRPr="00605ECD">
        <w:rPr>
          <w:rFonts w:eastAsia="Times New Roman"/>
        </w:rPr>
        <w:t>Todo ello ha provocado una </w:t>
      </w:r>
      <w:r w:rsidRPr="00605ECD">
        <w:rPr>
          <w:rFonts w:eastAsia="Times New Roman"/>
          <w:b/>
          <w:bCs/>
        </w:rPr>
        <w:t>imposición de precios</w:t>
      </w:r>
      <w:r w:rsidRPr="00605ECD">
        <w:rPr>
          <w:rFonts w:eastAsia="Times New Roman"/>
        </w:rPr>
        <w:t> por parte de las economías más poderosas, un </w:t>
      </w:r>
      <w:r w:rsidRPr="00605ECD">
        <w:rPr>
          <w:rFonts w:eastAsia="Times New Roman"/>
          <w:b/>
          <w:bCs/>
        </w:rPr>
        <w:t>reparto más injusto de la riqueza</w:t>
      </w:r>
      <w:r w:rsidRPr="00605ECD">
        <w:rPr>
          <w:rFonts w:eastAsia="Times New Roman"/>
        </w:rPr>
        <w:t> y una </w:t>
      </w:r>
      <w:r w:rsidRPr="00605ECD">
        <w:rPr>
          <w:rFonts w:eastAsia="Times New Roman"/>
          <w:b/>
          <w:bCs/>
        </w:rPr>
        <w:t>competencia desigual</w:t>
      </w:r>
      <w:r w:rsidRPr="00605ECD">
        <w:rPr>
          <w:rFonts w:eastAsia="Times New Roman"/>
        </w:rPr>
        <w:t> entre sus productos y los de los países de la periferia.</w:t>
      </w:r>
    </w:p>
    <w:p w14:paraId="53256463" w14:textId="77777777" w:rsidR="00920D12" w:rsidRDefault="00920D12" w:rsidP="00605ECD">
      <w:pPr>
        <w:shd w:val="clear" w:color="auto" w:fill="FFFFFF"/>
        <w:spacing w:line="240" w:lineRule="auto"/>
        <w:jc w:val="left"/>
        <w:rPr>
          <w:rFonts w:eastAsia="Times New Roman"/>
        </w:rPr>
      </w:pPr>
    </w:p>
    <w:tbl>
      <w:tblPr>
        <w:tblStyle w:val="2"/>
        <w:tblW w:w="869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8"/>
        <w:gridCol w:w="7087"/>
      </w:tblGrid>
      <w:tr w:rsidR="00920D12" w:rsidRPr="00605ECD" w14:paraId="0E24B5DE" w14:textId="77777777" w:rsidTr="00184CDE">
        <w:trPr>
          <w:trHeight w:val="78"/>
        </w:trPr>
        <w:tc>
          <w:tcPr>
            <w:tcW w:w="8695" w:type="dxa"/>
            <w:gridSpan w:val="2"/>
            <w:shd w:val="clear" w:color="auto" w:fill="000000"/>
          </w:tcPr>
          <w:p w14:paraId="5C88FB7C" w14:textId="77777777" w:rsidR="00920D12" w:rsidRPr="00605ECD" w:rsidRDefault="00920D12" w:rsidP="00184CDE">
            <w:pPr>
              <w:spacing w:line="240" w:lineRule="auto"/>
              <w:ind w:left="-120"/>
              <w:jc w:val="center"/>
              <w:rPr>
                <w:b/>
                <w:color w:val="auto"/>
                <w:highlight w:val="none"/>
              </w:rPr>
            </w:pPr>
            <w:r w:rsidRPr="00605ECD">
              <w:rPr>
                <w:b/>
                <w:color w:val="auto"/>
                <w:highlight w:val="none"/>
              </w:rPr>
              <w:t>Profundiza: recurso aprovechado</w:t>
            </w:r>
          </w:p>
        </w:tc>
      </w:tr>
      <w:tr w:rsidR="00920D12" w:rsidRPr="00605ECD" w14:paraId="1DBAE9EC" w14:textId="77777777" w:rsidTr="00184CDE">
        <w:trPr>
          <w:trHeight w:val="78"/>
        </w:trPr>
        <w:tc>
          <w:tcPr>
            <w:tcW w:w="1608" w:type="dxa"/>
          </w:tcPr>
          <w:p w14:paraId="3161B5C1" w14:textId="77777777" w:rsidR="00920D12" w:rsidRPr="00605ECD" w:rsidRDefault="00920D12" w:rsidP="00184CDE">
            <w:pPr>
              <w:spacing w:line="240" w:lineRule="auto"/>
              <w:rPr>
                <w:color w:val="auto"/>
              </w:rPr>
            </w:pPr>
            <w:r w:rsidRPr="00605ECD">
              <w:rPr>
                <w:b/>
                <w:color w:val="auto"/>
              </w:rPr>
              <w:t>Código</w:t>
            </w:r>
          </w:p>
        </w:tc>
        <w:tc>
          <w:tcPr>
            <w:tcW w:w="7086" w:type="dxa"/>
          </w:tcPr>
          <w:p w14:paraId="0C86781F" w14:textId="77777777" w:rsidR="00920D12" w:rsidRPr="00605ECD" w:rsidRDefault="00920D12" w:rsidP="00920D12">
            <w:pPr>
              <w:spacing w:line="240" w:lineRule="auto"/>
              <w:rPr>
                <w:b/>
                <w:color w:val="auto"/>
              </w:rPr>
            </w:pPr>
            <w:r>
              <w:rPr>
                <w:color w:val="auto"/>
                <w:lang w:val="es"/>
              </w:rPr>
              <w:t>CS_10_06</w:t>
            </w:r>
            <w:r w:rsidRPr="00605ECD">
              <w:rPr>
                <w:color w:val="auto"/>
                <w:lang w:val="es"/>
              </w:rPr>
              <w:t>_</w:t>
            </w:r>
            <w:r w:rsidRPr="00920D12">
              <w:rPr>
                <w:color w:val="auto"/>
                <w:highlight w:val="none"/>
                <w:lang w:val="es"/>
              </w:rPr>
              <w:t>CO</w:t>
            </w:r>
            <w:r w:rsidRPr="00920D12">
              <w:rPr>
                <w:b/>
                <w:color w:val="auto"/>
                <w:highlight w:val="none"/>
              </w:rPr>
              <w:softHyphen/>
            </w:r>
            <w:r w:rsidRPr="00920D12">
              <w:rPr>
                <w:b/>
                <w:color w:val="auto"/>
                <w:highlight w:val="none"/>
              </w:rPr>
              <w:softHyphen/>
            </w:r>
            <w:r w:rsidRPr="00920D12">
              <w:rPr>
                <w:color w:val="auto"/>
                <w:highlight w:val="none"/>
              </w:rPr>
              <w:t>_REC</w:t>
            </w:r>
            <w:r>
              <w:rPr>
                <w:color w:val="auto"/>
                <w:highlight w:val="none"/>
              </w:rPr>
              <w:t>10</w:t>
            </w:r>
          </w:p>
        </w:tc>
      </w:tr>
      <w:tr w:rsidR="00920D12" w:rsidRPr="00605ECD" w14:paraId="128E14D8" w14:textId="77777777" w:rsidTr="00184CDE">
        <w:trPr>
          <w:trHeight w:val="78"/>
        </w:trPr>
        <w:tc>
          <w:tcPr>
            <w:tcW w:w="1608" w:type="dxa"/>
          </w:tcPr>
          <w:p w14:paraId="26ACC01A" w14:textId="77777777" w:rsidR="00920D12" w:rsidRPr="00605ECD" w:rsidRDefault="00920D12" w:rsidP="00184CDE">
            <w:pPr>
              <w:spacing w:line="240" w:lineRule="auto"/>
              <w:rPr>
                <w:b/>
                <w:color w:val="auto"/>
              </w:rPr>
            </w:pPr>
            <w:r w:rsidRPr="00605ECD">
              <w:rPr>
                <w:b/>
                <w:color w:val="auto"/>
              </w:rPr>
              <w:t>Código Shutterstock (o URL o la ruta en AulaPlaneta)</w:t>
            </w:r>
          </w:p>
        </w:tc>
        <w:tc>
          <w:tcPr>
            <w:tcW w:w="7086" w:type="dxa"/>
          </w:tcPr>
          <w:p w14:paraId="4C527638" w14:textId="77777777" w:rsidR="00920D12" w:rsidRPr="00605ECD" w:rsidRDefault="00920D12" w:rsidP="00920D12">
            <w:pPr>
              <w:spacing w:line="240" w:lineRule="auto"/>
              <w:rPr>
                <w:color w:val="auto"/>
              </w:rPr>
            </w:pPr>
            <w:r>
              <w:rPr>
                <w:color w:val="auto"/>
              </w:rPr>
              <w:t>6° Primaria</w:t>
            </w:r>
            <w:r w:rsidRPr="00605ECD">
              <w:rPr>
                <w:color w:val="auto"/>
              </w:rPr>
              <w:t>/</w:t>
            </w:r>
            <w:r>
              <w:rPr>
                <w:color w:val="auto"/>
              </w:rPr>
              <w:t>Ciencias sociales</w:t>
            </w:r>
            <w:r w:rsidRPr="00605ECD">
              <w:rPr>
                <w:color w:val="auto"/>
              </w:rPr>
              <w:t xml:space="preserve">/La </w:t>
            </w:r>
            <w:r>
              <w:rPr>
                <w:color w:val="auto"/>
              </w:rPr>
              <w:t>vida económica</w:t>
            </w:r>
            <w:r w:rsidRPr="00605ECD">
              <w:rPr>
                <w:color w:val="auto"/>
              </w:rPr>
              <w:t>/La globalización</w:t>
            </w:r>
          </w:p>
        </w:tc>
      </w:tr>
      <w:tr w:rsidR="00920D12" w:rsidRPr="00605ECD" w14:paraId="647ECCB8" w14:textId="77777777" w:rsidTr="00184CDE">
        <w:trPr>
          <w:trHeight w:val="74"/>
        </w:trPr>
        <w:tc>
          <w:tcPr>
            <w:tcW w:w="1608" w:type="dxa"/>
          </w:tcPr>
          <w:p w14:paraId="6FC2556B" w14:textId="77777777" w:rsidR="00920D12" w:rsidRPr="00605ECD" w:rsidRDefault="00920D12" w:rsidP="00184CDE">
            <w:pPr>
              <w:spacing w:line="240" w:lineRule="auto"/>
              <w:rPr>
                <w:color w:val="auto"/>
              </w:rPr>
            </w:pPr>
            <w:r w:rsidRPr="00605ECD">
              <w:rPr>
                <w:b/>
                <w:color w:val="auto"/>
              </w:rPr>
              <w:t>Título</w:t>
            </w:r>
          </w:p>
        </w:tc>
        <w:tc>
          <w:tcPr>
            <w:tcW w:w="7086" w:type="dxa"/>
          </w:tcPr>
          <w:p w14:paraId="0D53D77F" w14:textId="77777777" w:rsidR="00920D12" w:rsidRPr="00605ECD" w:rsidRDefault="00920D12" w:rsidP="00184CDE">
            <w:pPr>
              <w:pStyle w:val="Ttulo1"/>
              <w:keepNext w:val="0"/>
              <w:keepLines w:val="0"/>
              <w:spacing w:line="240" w:lineRule="auto"/>
              <w:outlineLvl w:val="0"/>
              <w:rPr>
                <w:color w:val="auto"/>
                <w:sz w:val="24"/>
              </w:rPr>
            </w:pPr>
            <w:r>
              <w:rPr>
                <w:color w:val="auto"/>
                <w:sz w:val="24"/>
              </w:rPr>
              <w:t>La economía global</w:t>
            </w:r>
          </w:p>
        </w:tc>
      </w:tr>
      <w:tr w:rsidR="00920D12" w:rsidRPr="00605ECD" w14:paraId="236E830A" w14:textId="77777777" w:rsidTr="00184CDE">
        <w:trPr>
          <w:trHeight w:val="763"/>
        </w:trPr>
        <w:tc>
          <w:tcPr>
            <w:tcW w:w="1608" w:type="dxa"/>
          </w:tcPr>
          <w:p w14:paraId="6F80A7C7" w14:textId="77777777" w:rsidR="00920D12" w:rsidRPr="00605ECD" w:rsidRDefault="00920D12" w:rsidP="00184CDE">
            <w:pPr>
              <w:spacing w:line="240" w:lineRule="auto"/>
              <w:rPr>
                <w:color w:val="auto"/>
              </w:rPr>
            </w:pPr>
            <w:r w:rsidRPr="00605ECD">
              <w:rPr>
                <w:b/>
                <w:color w:val="auto"/>
              </w:rPr>
              <w:t>Descripción</w:t>
            </w:r>
          </w:p>
        </w:tc>
        <w:tc>
          <w:tcPr>
            <w:tcW w:w="7086" w:type="dxa"/>
          </w:tcPr>
          <w:p w14:paraId="35B15D94" w14:textId="77777777" w:rsidR="00920D12" w:rsidRPr="00605ECD" w:rsidRDefault="00920D12" w:rsidP="00184CDE">
            <w:pPr>
              <w:spacing w:line="240" w:lineRule="auto"/>
              <w:rPr>
                <w:color w:val="auto"/>
              </w:rPr>
            </w:pPr>
            <w:r>
              <w:rPr>
                <w:color w:val="auto"/>
              </w:rPr>
              <w:t>Secuencia de imágenes que sirve para definir el concepto “g</w:t>
            </w:r>
            <w:r w:rsidR="00271C8C">
              <w:rPr>
                <w:color w:val="auto"/>
              </w:rPr>
              <w:t>lobalización” y comprender cómo</w:t>
            </w:r>
            <w:r>
              <w:rPr>
                <w:color w:val="auto"/>
              </w:rPr>
              <w:t xml:space="preserve"> influye en nuestras vidas</w:t>
            </w:r>
          </w:p>
          <w:p w14:paraId="705FB9F9" w14:textId="77777777" w:rsidR="00920D12" w:rsidRPr="00605ECD" w:rsidRDefault="00FA153B" w:rsidP="00184CDE">
            <w:pPr>
              <w:spacing w:line="240" w:lineRule="auto"/>
              <w:rPr>
                <w:color w:val="auto"/>
                <w:highlight w:val="none"/>
              </w:rPr>
            </w:pPr>
            <w:hyperlink r:id="rId11" w:anchor="/buscador?q=sector%20secundario"/>
          </w:p>
        </w:tc>
      </w:tr>
    </w:tbl>
    <w:p w14:paraId="61A5DA97" w14:textId="77777777" w:rsidR="00920D12" w:rsidRPr="00605ECD" w:rsidRDefault="00920D12" w:rsidP="00605ECD">
      <w:pPr>
        <w:shd w:val="clear" w:color="auto" w:fill="FFFFFF"/>
        <w:spacing w:line="240" w:lineRule="auto"/>
        <w:jc w:val="left"/>
        <w:rPr>
          <w:rFonts w:eastAsia="Times New Roman"/>
        </w:rPr>
      </w:pPr>
    </w:p>
    <w:p w14:paraId="32BFC965" w14:textId="77777777" w:rsidR="0081266B" w:rsidRPr="00605ECD" w:rsidRDefault="0081266B" w:rsidP="00605ECD">
      <w:pPr>
        <w:spacing w:line="240" w:lineRule="auto"/>
      </w:pPr>
    </w:p>
    <w:tbl>
      <w:tblPr>
        <w:tblStyle w:val="3"/>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605ECD" w:rsidRPr="00605ECD" w14:paraId="7EF8FAC1" w14:textId="77777777" w:rsidTr="00184CDE">
        <w:tc>
          <w:tcPr>
            <w:tcW w:w="8840" w:type="dxa"/>
            <w:gridSpan w:val="2"/>
            <w:shd w:val="clear" w:color="auto" w:fill="0D0D0D"/>
          </w:tcPr>
          <w:p w14:paraId="029DE8CF" w14:textId="77777777" w:rsidR="0081266B" w:rsidRPr="00605ECD" w:rsidRDefault="0081266B" w:rsidP="00605ECD">
            <w:pPr>
              <w:spacing w:line="240" w:lineRule="auto"/>
              <w:ind w:left="-120"/>
              <w:jc w:val="center"/>
              <w:rPr>
                <w:b/>
                <w:color w:val="auto"/>
                <w:highlight w:val="none"/>
              </w:rPr>
            </w:pPr>
            <w:r w:rsidRPr="00605ECD">
              <w:rPr>
                <w:b/>
                <w:color w:val="auto"/>
                <w:highlight w:val="none"/>
              </w:rPr>
              <w:lastRenderedPageBreak/>
              <w:t>Imagen (fotografía, gráfica o ilustración)</w:t>
            </w:r>
          </w:p>
        </w:tc>
      </w:tr>
      <w:tr w:rsidR="00605ECD" w:rsidRPr="00605ECD" w14:paraId="030E1F43" w14:textId="77777777" w:rsidTr="00184CDE">
        <w:tc>
          <w:tcPr>
            <w:tcW w:w="2460" w:type="dxa"/>
          </w:tcPr>
          <w:p w14:paraId="30B8A8BD" w14:textId="77777777" w:rsidR="0081266B" w:rsidRPr="00605ECD" w:rsidRDefault="0081266B" w:rsidP="00605ECD">
            <w:pPr>
              <w:spacing w:line="240" w:lineRule="auto"/>
              <w:rPr>
                <w:color w:val="auto"/>
              </w:rPr>
            </w:pPr>
            <w:r w:rsidRPr="00605ECD">
              <w:rPr>
                <w:b/>
                <w:color w:val="auto"/>
              </w:rPr>
              <w:t>Código</w:t>
            </w:r>
          </w:p>
        </w:tc>
        <w:tc>
          <w:tcPr>
            <w:tcW w:w="6380" w:type="dxa"/>
          </w:tcPr>
          <w:p w14:paraId="372E3759" w14:textId="77777777" w:rsidR="0081266B" w:rsidRPr="00605ECD" w:rsidRDefault="0044317A" w:rsidP="00605ECD">
            <w:pPr>
              <w:spacing w:line="240" w:lineRule="auto"/>
              <w:rPr>
                <w:color w:val="auto"/>
              </w:rPr>
            </w:pPr>
            <w:r>
              <w:rPr>
                <w:color w:val="auto"/>
              </w:rPr>
              <w:t>CS_10_05_IMG20</w:t>
            </w:r>
          </w:p>
        </w:tc>
      </w:tr>
      <w:tr w:rsidR="00605ECD" w:rsidRPr="00605ECD" w14:paraId="100CBA3A" w14:textId="77777777" w:rsidTr="00184CDE">
        <w:tc>
          <w:tcPr>
            <w:tcW w:w="2460" w:type="dxa"/>
          </w:tcPr>
          <w:p w14:paraId="4FD1FD38" w14:textId="77777777" w:rsidR="0081266B" w:rsidRPr="00605ECD" w:rsidRDefault="0081266B" w:rsidP="00605ECD">
            <w:pPr>
              <w:spacing w:line="240" w:lineRule="auto"/>
              <w:rPr>
                <w:color w:val="auto"/>
              </w:rPr>
            </w:pPr>
            <w:r w:rsidRPr="00605ECD">
              <w:rPr>
                <w:b/>
                <w:color w:val="auto"/>
              </w:rPr>
              <w:t>Descripción</w:t>
            </w:r>
          </w:p>
        </w:tc>
        <w:tc>
          <w:tcPr>
            <w:tcW w:w="6380" w:type="dxa"/>
          </w:tcPr>
          <w:p w14:paraId="45EC29CF" w14:textId="77777777" w:rsidR="0081266B" w:rsidRPr="00605ECD" w:rsidRDefault="0081266B" w:rsidP="00605ECD">
            <w:pPr>
              <w:spacing w:line="240" w:lineRule="auto"/>
              <w:rPr>
                <w:color w:val="auto"/>
              </w:rPr>
            </w:pPr>
          </w:p>
        </w:tc>
      </w:tr>
      <w:tr w:rsidR="00605ECD" w:rsidRPr="00605ECD" w14:paraId="7BC5D53B" w14:textId="77777777" w:rsidTr="00184CDE">
        <w:tc>
          <w:tcPr>
            <w:tcW w:w="2460" w:type="dxa"/>
          </w:tcPr>
          <w:p w14:paraId="5350F63F" w14:textId="77777777" w:rsidR="0081266B" w:rsidRPr="00605ECD" w:rsidRDefault="0081266B" w:rsidP="00605ECD">
            <w:pPr>
              <w:spacing w:line="240" w:lineRule="auto"/>
              <w:rPr>
                <w:color w:val="auto"/>
              </w:rPr>
            </w:pPr>
            <w:r w:rsidRPr="00605ECD">
              <w:rPr>
                <w:b/>
                <w:color w:val="auto"/>
              </w:rPr>
              <w:t>Código Shutterstock (o URL o la ruta en AulaPlaneta)</w:t>
            </w:r>
          </w:p>
        </w:tc>
        <w:tc>
          <w:tcPr>
            <w:tcW w:w="6380" w:type="dxa"/>
          </w:tcPr>
          <w:p w14:paraId="6403AB0C" w14:textId="77777777" w:rsidR="0081266B" w:rsidRPr="00605ECD" w:rsidRDefault="0081266B" w:rsidP="00605ECD">
            <w:pPr>
              <w:spacing w:line="240" w:lineRule="auto"/>
              <w:rPr>
                <w:color w:val="auto"/>
              </w:rPr>
            </w:pPr>
            <w:r w:rsidRPr="00605ECD">
              <w:rPr>
                <w:color w:val="auto"/>
              </w:rPr>
              <w:t>3° ESO/Geografía e historia/La organización económica del mundo actual/La globalización</w:t>
            </w:r>
            <w:hyperlink r:id="rId12"/>
          </w:p>
        </w:tc>
      </w:tr>
      <w:tr w:rsidR="00605ECD" w:rsidRPr="00605ECD" w14:paraId="5178BB2B" w14:textId="77777777" w:rsidTr="00184CDE">
        <w:tc>
          <w:tcPr>
            <w:tcW w:w="2460" w:type="dxa"/>
          </w:tcPr>
          <w:p w14:paraId="6F922B85" w14:textId="77777777" w:rsidR="0081266B" w:rsidRPr="00605ECD" w:rsidRDefault="0081266B" w:rsidP="00605ECD">
            <w:pPr>
              <w:spacing w:line="240" w:lineRule="auto"/>
              <w:rPr>
                <w:color w:val="auto"/>
              </w:rPr>
            </w:pPr>
            <w:r w:rsidRPr="00605ECD">
              <w:rPr>
                <w:b/>
                <w:color w:val="auto"/>
              </w:rPr>
              <w:t>Pie de imagen</w:t>
            </w:r>
          </w:p>
        </w:tc>
        <w:tc>
          <w:tcPr>
            <w:tcW w:w="6380" w:type="dxa"/>
          </w:tcPr>
          <w:p w14:paraId="559C8D85" w14:textId="77777777" w:rsidR="0081266B" w:rsidRPr="00605ECD" w:rsidRDefault="0081266B" w:rsidP="00605ECD">
            <w:pPr>
              <w:spacing w:line="240" w:lineRule="auto"/>
              <w:rPr>
                <w:color w:val="auto"/>
              </w:rPr>
            </w:pPr>
            <w:r w:rsidRPr="00605ECD">
              <w:rPr>
                <w:color w:val="auto"/>
              </w:rPr>
              <w:t>La </w:t>
            </w:r>
            <w:r w:rsidRPr="00605ECD">
              <w:rPr>
                <w:b/>
                <w:bCs/>
                <w:color w:val="auto"/>
              </w:rPr>
              <w:t>movilidad de los capitales</w:t>
            </w:r>
            <w:r w:rsidRPr="00605ECD">
              <w:rPr>
                <w:color w:val="auto"/>
              </w:rPr>
              <w:t>, característica de la globalización económica, propicia la </w:t>
            </w:r>
            <w:r w:rsidRPr="00605ECD">
              <w:rPr>
                <w:b/>
                <w:bCs/>
                <w:color w:val="auto"/>
              </w:rPr>
              <w:t>precariedad laboral</w:t>
            </w:r>
            <w:r w:rsidRPr="00605ECD">
              <w:rPr>
                <w:color w:val="auto"/>
              </w:rPr>
              <w:t>. Gracias a la libertad de expresión, las </w:t>
            </w:r>
            <w:r w:rsidRPr="00605ECD">
              <w:rPr>
                <w:b/>
                <w:bCs/>
                <w:color w:val="auto"/>
              </w:rPr>
              <w:t>manifestaciones </w:t>
            </w:r>
            <w:r w:rsidRPr="00605ECD">
              <w:rPr>
                <w:color w:val="auto"/>
              </w:rPr>
              <w:t>suelen ser habituales en los países desarrollados para </w:t>
            </w:r>
            <w:r w:rsidRPr="00605ECD">
              <w:rPr>
                <w:b/>
                <w:bCs/>
                <w:color w:val="auto"/>
              </w:rPr>
              <w:t>protestar</w:t>
            </w:r>
            <w:r w:rsidRPr="00605ECD">
              <w:rPr>
                <w:color w:val="auto"/>
              </w:rPr>
              <w:t>, por ejemplo, sobre consecuencias de la globalización.</w:t>
            </w:r>
          </w:p>
          <w:p w14:paraId="71EDF90F" w14:textId="77777777" w:rsidR="0081266B" w:rsidRPr="00605ECD" w:rsidRDefault="0081266B" w:rsidP="00605ECD">
            <w:pPr>
              <w:spacing w:line="240" w:lineRule="auto"/>
              <w:rPr>
                <w:color w:val="auto"/>
              </w:rPr>
            </w:pPr>
          </w:p>
        </w:tc>
      </w:tr>
    </w:tbl>
    <w:p w14:paraId="1FB1513E" w14:textId="77777777" w:rsidR="00307CCC" w:rsidRDefault="00307CCC" w:rsidP="00605ECD">
      <w:pPr>
        <w:spacing w:line="240" w:lineRule="auto"/>
      </w:pPr>
    </w:p>
    <w:p w14:paraId="70866B39" w14:textId="77777777" w:rsidR="00307CCC" w:rsidRPr="00605ECD" w:rsidRDefault="00307CCC" w:rsidP="00605ECD">
      <w:pPr>
        <w:spacing w:line="240" w:lineRule="auto"/>
      </w:pPr>
    </w:p>
    <w:p w14:paraId="6FCC5048" w14:textId="77777777" w:rsidR="0081266B" w:rsidRPr="00605ECD" w:rsidRDefault="0081266B" w:rsidP="00605ECD">
      <w:pPr>
        <w:spacing w:line="240" w:lineRule="auto"/>
      </w:pPr>
    </w:p>
    <w:tbl>
      <w:tblPr>
        <w:tblStyle w:val="2"/>
        <w:tblW w:w="869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8"/>
        <w:gridCol w:w="7087"/>
      </w:tblGrid>
      <w:tr w:rsidR="00605ECD" w:rsidRPr="00605ECD" w14:paraId="474D2327" w14:textId="77777777" w:rsidTr="0081266B">
        <w:trPr>
          <w:trHeight w:val="78"/>
        </w:trPr>
        <w:tc>
          <w:tcPr>
            <w:tcW w:w="8695" w:type="dxa"/>
            <w:gridSpan w:val="2"/>
            <w:shd w:val="clear" w:color="auto" w:fill="000000"/>
          </w:tcPr>
          <w:p w14:paraId="0C30CDA0" w14:textId="77777777" w:rsidR="0081266B" w:rsidRPr="00605ECD" w:rsidRDefault="0081266B" w:rsidP="00605ECD">
            <w:pPr>
              <w:spacing w:line="240" w:lineRule="auto"/>
              <w:ind w:left="-120"/>
              <w:jc w:val="center"/>
              <w:rPr>
                <w:b/>
                <w:color w:val="auto"/>
                <w:highlight w:val="none"/>
              </w:rPr>
            </w:pPr>
            <w:r w:rsidRPr="00605ECD">
              <w:rPr>
                <w:b/>
                <w:color w:val="auto"/>
                <w:highlight w:val="none"/>
              </w:rPr>
              <w:t>Profundiza: recurso aprovechado</w:t>
            </w:r>
          </w:p>
        </w:tc>
      </w:tr>
      <w:tr w:rsidR="00605ECD" w:rsidRPr="00605ECD" w14:paraId="720EE35A" w14:textId="77777777" w:rsidTr="0081266B">
        <w:trPr>
          <w:trHeight w:val="78"/>
        </w:trPr>
        <w:tc>
          <w:tcPr>
            <w:tcW w:w="1608" w:type="dxa"/>
          </w:tcPr>
          <w:p w14:paraId="754A7990" w14:textId="77777777" w:rsidR="0081266B" w:rsidRPr="00605ECD" w:rsidRDefault="0081266B" w:rsidP="00605ECD">
            <w:pPr>
              <w:spacing w:line="240" w:lineRule="auto"/>
              <w:rPr>
                <w:color w:val="auto"/>
              </w:rPr>
            </w:pPr>
            <w:r w:rsidRPr="00605ECD">
              <w:rPr>
                <w:b/>
                <w:color w:val="auto"/>
              </w:rPr>
              <w:t>Código</w:t>
            </w:r>
          </w:p>
        </w:tc>
        <w:tc>
          <w:tcPr>
            <w:tcW w:w="7086" w:type="dxa"/>
          </w:tcPr>
          <w:p w14:paraId="452686D1" w14:textId="77777777" w:rsidR="0081266B" w:rsidRPr="00605ECD" w:rsidRDefault="00920D12" w:rsidP="00605ECD">
            <w:pPr>
              <w:spacing w:line="240" w:lineRule="auto"/>
              <w:rPr>
                <w:b/>
                <w:color w:val="auto"/>
              </w:rPr>
            </w:pPr>
            <w:r>
              <w:rPr>
                <w:color w:val="auto"/>
                <w:lang w:val="es"/>
              </w:rPr>
              <w:t>CS_10_06</w:t>
            </w:r>
            <w:r w:rsidRPr="00605ECD">
              <w:rPr>
                <w:color w:val="auto"/>
                <w:lang w:val="es"/>
              </w:rPr>
              <w:t>_</w:t>
            </w:r>
            <w:r w:rsidRPr="00920D12">
              <w:rPr>
                <w:color w:val="auto"/>
                <w:highlight w:val="none"/>
                <w:lang w:val="es"/>
              </w:rPr>
              <w:t>CO</w:t>
            </w:r>
            <w:r w:rsidRPr="00920D12">
              <w:rPr>
                <w:b/>
                <w:color w:val="auto"/>
                <w:highlight w:val="none"/>
              </w:rPr>
              <w:softHyphen/>
            </w:r>
            <w:r w:rsidRPr="00920D12">
              <w:rPr>
                <w:b/>
                <w:color w:val="auto"/>
                <w:highlight w:val="none"/>
              </w:rPr>
              <w:softHyphen/>
            </w:r>
            <w:r w:rsidRPr="00920D12">
              <w:rPr>
                <w:color w:val="auto"/>
                <w:highlight w:val="none"/>
              </w:rPr>
              <w:t>_REC</w:t>
            </w:r>
            <w:r>
              <w:rPr>
                <w:color w:val="auto"/>
                <w:highlight w:val="none"/>
              </w:rPr>
              <w:t>20</w:t>
            </w:r>
          </w:p>
        </w:tc>
      </w:tr>
      <w:tr w:rsidR="00605ECD" w:rsidRPr="00605ECD" w14:paraId="7D52761F" w14:textId="77777777" w:rsidTr="0081266B">
        <w:trPr>
          <w:trHeight w:val="78"/>
        </w:trPr>
        <w:tc>
          <w:tcPr>
            <w:tcW w:w="1608" w:type="dxa"/>
          </w:tcPr>
          <w:p w14:paraId="4034F552" w14:textId="77777777" w:rsidR="0081266B" w:rsidRPr="00605ECD" w:rsidRDefault="0081266B" w:rsidP="00605ECD">
            <w:pPr>
              <w:spacing w:line="240" w:lineRule="auto"/>
              <w:rPr>
                <w:b/>
                <w:color w:val="auto"/>
              </w:rPr>
            </w:pPr>
            <w:r w:rsidRPr="00605ECD">
              <w:rPr>
                <w:b/>
                <w:color w:val="auto"/>
              </w:rPr>
              <w:t>Código Shutterstock (o URL o la ruta en AulaPlaneta)</w:t>
            </w:r>
          </w:p>
        </w:tc>
        <w:tc>
          <w:tcPr>
            <w:tcW w:w="7086" w:type="dxa"/>
          </w:tcPr>
          <w:p w14:paraId="4AB42DEB" w14:textId="77777777" w:rsidR="0081266B" w:rsidRPr="00605ECD" w:rsidRDefault="0081266B" w:rsidP="00605ECD">
            <w:pPr>
              <w:spacing w:line="240" w:lineRule="auto"/>
              <w:rPr>
                <w:color w:val="auto"/>
              </w:rPr>
            </w:pPr>
            <w:r w:rsidRPr="00605ECD">
              <w:rPr>
                <w:color w:val="auto"/>
              </w:rPr>
              <w:t>3° ESO/Geografía e historia/La organización económica del mundo actual/La globalización</w:t>
            </w:r>
          </w:p>
        </w:tc>
      </w:tr>
      <w:tr w:rsidR="00605ECD" w:rsidRPr="00605ECD" w14:paraId="4AAE2EC4" w14:textId="77777777" w:rsidTr="0081266B">
        <w:trPr>
          <w:trHeight w:val="74"/>
        </w:trPr>
        <w:tc>
          <w:tcPr>
            <w:tcW w:w="1608" w:type="dxa"/>
          </w:tcPr>
          <w:p w14:paraId="5F8A76BA" w14:textId="77777777" w:rsidR="0081266B" w:rsidRPr="00605ECD" w:rsidRDefault="0081266B" w:rsidP="00605ECD">
            <w:pPr>
              <w:spacing w:line="240" w:lineRule="auto"/>
              <w:rPr>
                <w:color w:val="auto"/>
              </w:rPr>
            </w:pPr>
            <w:r w:rsidRPr="00605ECD">
              <w:rPr>
                <w:b/>
                <w:color w:val="auto"/>
              </w:rPr>
              <w:t>Título</w:t>
            </w:r>
          </w:p>
        </w:tc>
        <w:tc>
          <w:tcPr>
            <w:tcW w:w="7086" w:type="dxa"/>
          </w:tcPr>
          <w:p w14:paraId="5DF993F6" w14:textId="77777777" w:rsidR="0081266B" w:rsidRPr="00605ECD" w:rsidRDefault="0081266B" w:rsidP="00605ECD">
            <w:pPr>
              <w:pStyle w:val="Ttulo1"/>
              <w:keepNext w:val="0"/>
              <w:keepLines w:val="0"/>
              <w:spacing w:line="240" w:lineRule="auto"/>
              <w:outlineLvl w:val="0"/>
              <w:rPr>
                <w:color w:val="auto"/>
                <w:sz w:val="24"/>
              </w:rPr>
            </w:pPr>
            <w:bookmarkStart w:id="2" w:name="h.tyjcwt" w:colFirst="0" w:colLast="0"/>
            <w:bookmarkEnd w:id="2"/>
            <w:r w:rsidRPr="00605ECD">
              <w:rPr>
                <w:color w:val="auto"/>
                <w:sz w:val="24"/>
              </w:rPr>
              <w:t>El centro y la periferia</w:t>
            </w:r>
          </w:p>
        </w:tc>
      </w:tr>
      <w:tr w:rsidR="00605ECD" w:rsidRPr="00605ECD" w14:paraId="389C3784" w14:textId="77777777" w:rsidTr="0081266B">
        <w:trPr>
          <w:trHeight w:val="763"/>
        </w:trPr>
        <w:tc>
          <w:tcPr>
            <w:tcW w:w="1608" w:type="dxa"/>
          </w:tcPr>
          <w:p w14:paraId="1744EC59" w14:textId="77777777" w:rsidR="0081266B" w:rsidRPr="00605ECD" w:rsidRDefault="0081266B" w:rsidP="00605ECD">
            <w:pPr>
              <w:spacing w:line="240" w:lineRule="auto"/>
              <w:rPr>
                <w:color w:val="auto"/>
              </w:rPr>
            </w:pPr>
            <w:r w:rsidRPr="00605ECD">
              <w:rPr>
                <w:b/>
                <w:color w:val="auto"/>
              </w:rPr>
              <w:t>Descripción</w:t>
            </w:r>
          </w:p>
        </w:tc>
        <w:tc>
          <w:tcPr>
            <w:tcW w:w="7086" w:type="dxa"/>
          </w:tcPr>
          <w:p w14:paraId="4A2BCF53" w14:textId="77777777" w:rsidR="0081266B" w:rsidRPr="00605ECD" w:rsidRDefault="0081266B" w:rsidP="00605ECD">
            <w:pPr>
              <w:spacing w:line="240" w:lineRule="auto"/>
              <w:rPr>
                <w:color w:val="auto"/>
              </w:rPr>
            </w:pPr>
            <w:r w:rsidRPr="00605ECD">
              <w:rPr>
                <w:color w:val="auto"/>
              </w:rPr>
              <w:t xml:space="preserve">Interactivo que persigue definir los conceptos de centro y periferia en el contexto de la globalización y describir las relaciones </w:t>
            </w:r>
            <w:r w:rsidR="00605ECD">
              <w:rPr>
                <w:color w:val="auto"/>
              </w:rPr>
              <w:t>que se dan entre ambos espacios</w:t>
            </w:r>
          </w:p>
          <w:p w14:paraId="0DBD7773" w14:textId="77777777" w:rsidR="0081266B" w:rsidRPr="00605ECD" w:rsidRDefault="00FA153B" w:rsidP="00605ECD">
            <w:pPr>
              <w:spacing w:line="240" w:lineRule="auto"/>
              <w:rPr>
                <w:color w:val="auto"/>
                <w:highlight w:val="none"/>
              </w:rPr>
            </w:pPr>
            <w:hyperlink r:id="rId13" w:anchor="/buscador?q=sector%20secundario"/>
          </w:p>
        </w:tc>
      </w:tr>
    </w:tbl>
    <w:p w14:paraId="5C0A9A65" w14:textId="77777777" w:rsidR="0081266B" w:rsidRPr="00605ECD" w:rsidRDefault="0081266B" w:rsidP="00605ECD">
      <w:pPr>
        <w:spacing w:line="240" w:lineRule="auto"/>
      </w:pPr>
    </w:p>
    <w:p w14:paraId="1DD1ED8F" w14:textId="77777777" w:rsidR="0081266B" w:rsidRDefault="0081266B" w:rsidP="00605ECD">
      <w:pPr>
        <w:shd w:val="clear" w:color="auto" w:fill="FFFFFF"/>
        <w:spacing w:line="240" w:lineRule="auto"/>
        <w:jc w:val="left"/>
        <w:rPr>
          <w:rFonts w:eastAsia="Times New Roman"/>
        </w:rPr>
      </w:pPr>
      <w:r w:rsidRPr="00605ECD">
        <w:rPr>
          <w:rFonts w:eastAsia="Times New Roman"/>
        </w:rPr>
        <w:t>En el mundo globalizado existen di</w:t>
      </w:r>
      <w:r w:rsidR="008A3F39">
        <w:rPr>
          <w:rFonts w:eastAsia="Times New Roman"/>
        </w:rPr>
        <w:t>versas</w:t>
      </w:r>
      <w:r w:rsidRPr="00605ECD">
        <w:rPr>
          <w:rFonts w:eastAsia="Times New Roman"/>
        </w:rPr>
        <w:t xml:space="preserve"> instituciones y organizaciones político-económicas que regulan la economía a nivel mundial. Entre las más importantes se encuentran el </w:t>
      </w:r>
      <w:r w:rsidRPr="00605ECD">
        <w:rPr>
          <w:rFonts w:eastAsia="Times New Roman"/>
          <w:b/>
          <w:bCs/>
        </w:rPr>
        <w:t>Fondo Monetario Internacional (FMI)</w:t>
      </w:r>
      <w:r w:rsidRPr="00605ECD">
        <w:rPr>
          <w:rFonts w:eastAsia="Times New Roman"/>
        </w:rPr>
        <w:t>, el </w:t>
      </w:r>
      <w:r w:rsidRPr="00605ECD">
        <w:rPr>
          <w:rFonts w:eastAsia="Times New Roman"/>
          <w:b/>
          <w:bCs/>
        </w:rPr>
        <w:t>Banco Mundial</w:t>
      </w:r>
      <w:r w:rsidRPr="00605ECD">
        <w:rPr>
          <w:rFonts w:eastAsia="Times New Roman"/>
        </w:rPr>
        <w:t xml:space="preserve">, la </w:t>
      </w:r>
      <w:r w:rsidRPr="00605ECD">
        <w:rPr>
          <w:rFonts w:eastAsia="Times New Roman"/>
          <w:b/>
          <w:bCs/>
        </w:rPr>
        <w:t>Organización para la Cooperación y el Desarrollo Económico (OCDE)</w:t>
      </w:r>
      <w:r w:rsidRPr="00605ECD">
        <w:rPr>
          <w:rFonts w:eastAsia="Times New Roman"/>
        </w:rPr>
        <w:t xml:space="preserve"> y la </w:t>
      </w:r>
      <w:r w:rsidRPr="00605ECD">
        <w:rPr>
          <w:rFonts w:eastAsia="Times New Roman"/>
          <w:b/>
          <w:bCs/>
        </w:rPr>
        <w:t>Organización Mundial de Comercio (OMC)</w:t>
      </w:r>
      <w:r w:rsidR="00307CCC">
        <w:rPr>
          <w:rFonts w:eastAsia="Times New Roman"/>
        </w:rPr>
        <w:t>. E</w:t>
      </w:r>
      <w:r w:rsidRPr="00605ECD">
        <w:rPr>
          <w:rFonts w:eastAsia="Times New Roman"/>
        </w:rPr>
        <w:t>stas organizaciones están dominadas por los países industrializados.</w:t>
      </w:r>
    </w:p>
    <w:p w14:paraId="19934AC3" w14:textId="77777777" w:rsidR="00307CCC" w:rsidRPr="00605ECD" w:rsidRDefault="00307CCC" w:rsidP="00605ECD">
      <w:pPr>
        <w:shd w:val="clear" w:color="auto" w:fill="FFFFFF"/>
        <w:spacing w:line="240" w:lineRule="auto"/>
        <w:jc w:val="left"/>
        <w:rPr>
          <w:rFonts w:eastAsia="Times New Roman"/>
          <w:highlight w:val="none"/>
        </w:rPr>
      </w:pPr>
    </w:p>
    <w:p w14:paraId="42A7DD14" w14:textId="77777777" w:rsidR="0081266B" w:rsidRPr="00605ECD" w:rsidRDefault="0081266B" w:rsidP="00605ECD">
      <w:pPr>
        <w:shd w:val="clear" w:color="auto" w:fill="FFFFFF"/>
        <w:spacing w:line="240" w:lineRule="auto"/>
        <w:jc w:val="left"/>
        <w:rPr>
          <w:rFonts w:eastAsia="Times New Roman"/>
        </w:rPr>
      </w:pPr>
      <w:r w:rsidRPr="00605ECD">
        <w:rPr>
          <w:rFonts w:eastAsia="Times New Roman"/>
        </w:rPr>
        <w:t>Además, también debemos tener en cuenta la existencia de </w:t>
      </w:r>
      <w:r w:rsidRPr="00605ECD">
        <w:rPr>
          <w:rFonts w:eastAsia="Times New Roman"/>
          <w:b/>
          <w:bCs/>
        </w:rPr>
        <w:t>organizaciones informales</w:t>
      </w:r>
      <w:r w:rsidR="00D27D05" w:rsidRPr="00D27D05">
        <w:rPr>
          <w:rFonts w:eastAsia="Times New Roman"/>
          <w:bCs/>
        </w:rPr>
        <w:t>,</w:t>
      </w:r>
      <w:r w:rsidRPr="00605ECD">
        <w:rPr>
          <w:rFonts w:eastAsia="Times New Roman"/>
        </w:rPr>
        <w:t> como el </w:t>
      </w:r>
      <w:r w:rsidRPr="00605ECD">
        <w:rPr>
          <w:rFonts w:eastAsia="Times New Roman"/>
          <w:b/>
          <w:bCs/>
        </w:rPr>
        <w:t>grupo de los Ocho (G8)</w:t>
      </w:r>
      <w:r w:rsidRPr="00605ECD">
        <w:rPr>
          <w:rFonts w:eastAsia="Times New Roman"/>
        </w:rPr>
        <w:t> y el </w:t>
      </w:r>
      <w:r w:rsidRPr="00605ECD">
        <w:rPr>
          <w:rFonts w:eastAsia="Times New Roman"/>
          <w:b/>
          <w:bCs/>
        </w:rPr>
        <w:t>grupo de los Veinte (G20)</w:t>
      </w:r>
      <w:r w:rsidRPr="00605ECD">
        <w:rPr>
          <w:rFonts w:eastAsia="Times New Roman"/>
        </w:rPr>
        <w:t>, l</w:t>
      </w:r>
      <w:r w:rsidR="00D27D05">
        <w:rPr>
          <w:rFonts w:eastAsia="Times New Roman"/>
        </w:rPr>
        <w:t>a</w:t>
      </w:r>
      <w:r w:rsidRPr="00605ECD">
        <w:rPr>
          <w:rFonts w:eastAsia="Times New Roman"/>
        </w:rPr>
        <w:t>s cuales agrupan a los países más ricos e industrializados del mundo. Estos se reúnen de forma periódica para impulsar distintas medidas de carácter económico de alcance mundial.</w:t>
      </w:r>
    </w:p>
    <w:p w14:paraId="3CD9119F" w14:textId="77777777" w:rsidR="0081266B" w:rsidRPr="00605ECD" w:rsidRDefault="0081266B" w:rsidP="00605ECD">
      <w:pPr>
        <w:spacing w:line="240" w:lineRule="auto"/>
      </w:pPr>
    </w:p>
    <w:p w14:paraId="6E85D3EE" w14:textId="77777777" w:rsidR="0081266B" w:rsidRPr="00605ECD" w:rsidRDefault="0081266B" w:rsidP="00605ECD">
      <w:pPr>
        <w:spacing w:line="240" w:lineRule="auto"/>
        <w:rPr>
          <w:b/>
        </w:rPr>
      </w:pPr>
      <w:r w:rsidRPr="00605ECD">
        <w:rPr>
          <w:b/>
        </w:rPr>
        <w:lastRenderedPageBreak/>
        <w:t>[</w:t>
      </w:r>
      <w:r w:rsidRPr="008A3F39">
        <w:rPr>
          <w:b/>
        </w:rPr>
        <w:t>SECCIÓN 2</w:t>
      </w:r>
      <w:r w:rsidRPr="00605ECD">
        <w:rPr>
          <w:b/>
        </w:rPr>
        <w:t>]</w:t>
      </w:r>
      <w:r w:rsidRPr="00605ECD">
        <w:t xml:space="preserve"> </w:t>
      </w:r>
      <w:r w:rsidRPr="00605ECD">
        <w:rPr>
          <w:b/>
        </w:rPr>
        <w:t xml:space="preserve">1.2 </w:t>
      </w:r>
      <w:bookmarkStart w:id="3" w:name="OLE_LINK2"/>
      <w:r w:rsidRPr="00605ECD">
        <w:rPr>
          <w:b/>
        </w:rPr>
        <w:t>Los agentes de la globalización</w:t>
      </w:r>
      <w:bookmarkEnd w:id="3"/>
    </w:p>
    <w:p w14:paraId="1F204321" w14:textId="77777777" w:rsidR="0081266B" w:rsidRPr="00605ECD" w:rsidRDefault="0081266B" w:rsidP="00605ECD">
      <w:pPr>
        <w:spacing w:line="240" w:lineRule="auto"/>
        <w:rPr>
          <w:rStyle w:val="un"/>
          <w:shd w:val="clear" w:color="auto" w:fill="FFFFFF"/>
        </w:rPr>
      </w:pPr>
      <w:r w:rsidRPr="00605ECD">
        <w:rPr>
          <w:shd w:val="clear" w:color="auto" w:fill="FFFFFF"/>
        </w:rPr>
        <w:br/>
      </w:r>
      <w:r w:rsidRPr="00605ECD">
        <w:rPr>
          <w:rStyle w:val="un"/>
          <w:shd w:val="clear" w:color="auto" w:fill="FFFFFF"/>
        </w:rPr>
        <w:t>El proceso de globalización ha dependido de unos</w:t>
      </w:r>
      <w:r w:rsidRPr="00605ECD">
        <w:rPr>
          <w:rStyle w:val="apple-converted-space"/>
          <w:shd w:val="clear" w:color="auto" w:fill="FFFFFF"/>
        </w:rPr>
        <w:t> </w:t>
      </w:r>
      <w:r w:rsidRPr="00605ECD">
        <w:rPr>
          <w:rStyle w:val="Textoennegrita"/>
          <w:shd w:val="clear" w:color="auto" w:fill="FFFFFF"/>
        </w:rPr>
        <w:t>agentes</w:t>
      </w:r>
      <w:r w:rsidRPr="00605ECD">
        <w:rPr>
          <w:rStyle w:val="apple-converted-space"/>
          <w:shd w:val="clear" w:color="auto" w:fill="FFFFFF"/>
        </w:rPr>
        <w:t> </w:t>
      </w:r>
      <w:r w:rsidRPr="00605ECD">
        <w:rPr>
          <w:rStyle w:val="un"/>
          <w:shd w:val="clear" w:color="auto" w:fill="FFFFFF"/>
        </w:rPr>
        <w:t>concretos.</w:t>
      </w:r>
      <w:r w:rsidRPr="00605ECD">
        <w:rPr>
          <w:rStyle w:val="apple-converted-space"/>
          <w:shd w:val="clear" w:color="auto" w:fill="FFFFFF"/>
        </w:rPr>
        <w:t> </w:t>
      </w:r>
      <w:r w:rsidRPr="00605ECD">
        <w:rPr>
          <w:rStyle w:val="un"/>
          <w:shd w:val="clear" w:color="auto" w:fill="FFFFFF"/>
        </w:rPr>
        <w:t>Estos son los</w:t>
      </w:r>
      <w:r w:rsidRPr="00605ECD">
        <w:rPr>
          <w:rStyle w:val="apple-converted-space"/>
          <w:shd w:val="clear" w:color="auto" w:fill="FFFFFF"/>
        </w:rPr>
        <w:t> </w:t>
      </w:r>
      <w:r w:rsidRPr="00605ECD">
        <w:rPr>
          <w:rStyle w:val="Textoennegrita"/>
          <w:shd w:val="clear" w:color="auto" w:fill="FFFFFF"/>
        </w:rPr>
        <w:t>organismos internacionales</w:t>
      </w:r>
      <w:r w:rsidRPr="00605ECD">
        <w:rPr>
          <w:rStyle w:val="un"/>
          <w:shd w:val="clear" w:color="auto" w:fill="FFFFFF"/>
        </w:rPr>
        <w:t>, los</w:t>
      </w:r>
      <w:r w:rsidRPr="00605ECD">
        <w:rPr>
          <w:rStyle w:val="apple-converted-space"/>
          <w:shd w:val="clear" w:color="auto" w:fill="FFFFFF"/>
        </w:rPr>
        <w:t> </w:t>
      </w:r>
      <w:r w:rsidRPr="00605ECD">
        <w:rPr>
          <w:rStyle w:val="Textoennegrita"/>
          <w:shd w:val="clear" w:color="auto" w:fill="FFFFFF"/>
        </w:rPr>
        <w:t>gobiernos</w:t>
      </w:r>
      <w:r w:rsidRPr="00605ECD">
        <w:rPr>
          <w:rStyle w:val="apple-converted-space"/>
          <w:shd w:val="clear" w:color="auto" w:fill="FFFFFF"/>
        </w:rPr>
        <w:t> </w:t>
      </w:r>
      <w:r w:rsidRPr="00605ECD">
        <w:rPr>
          <w:rStyle w:val="un"/>
          <w:shd w:val="clear" w:color="auto" w:fill="FFFFFF"/>
        </w:rPr>
        <w:t>y las</w:t>
      </w:r>
      <w:r w:rsidRPr="00605ECD">
        <w:rPr>
          <w:rStyle w:val="apple-converted-space"/>
          <w:shd w:val="clear" w:color="auto" w:fill="FFFFFF"/>
        </w:rPr>
        <w:t> </w:t>
      </w:r>
      <w:r w:rsidRPr="00605ECD">
        <w:rPr>
          <w:rStyle w:val="Textoennegrita"/>
          <w:shd w:val="clear" w:color="auto" w:fill="FFFFFF"/>
        </w:rPr>
        <w:t>multinacionales</w:t>
      </w:r>
      <w:r w:rsidRPr="00605ECD">
        <w:rPr>
          <w:rStyle w:val="un"/>
          <w:shd w:val="clear" w:color="auto" w:fill="FFFFFF"/>
        </w:rPr>
        <w:t>, los cuales controlan las pautas que definen a</w:t>
      </w:r>
      <w:r w:rsidRPr="00605ECD">
        <w:rPr>
          <w:rStyle w:val="apple-converted-space"/>
          <w:shd w:val="clear" w:color="auto" w:fill="FFFFFF"/>
        </w:rPr>
        <w:t> </w:t>
      </w:r>
      <w:r w:rsidRPr="00307CCC">
        <w:rPr>
          <w:rStyle w:val="Textoennegrita"/>
          <w:b w:val="0"/>
          <w:shd w:val="clear" w:color="auto" w:fill="FFFFFF"/>
        </w:rPr>
        <w:t>nivel internacional</w:t>
      </w:r>
      <w:r w:rsidRPr="00605ECD">
        <w:rPr>
          <w:rStyle w:val="apple-converted-space"/>
          <w:shd w:val="clear" w:color="auto" w:fill="FFFFFF"/>
        </w:rPr>
        <w:t> </w:t>
      </w:r>
      <w:r w:rsidRPr="00605ECD">
        <w:rPr>
          <w:rStyle w:val="un"/>
          <w:shd w:val="clear" w:color="auto" w:fill="FFFFFF"/>
        </w:rPr>
        <w:t>las finanzas, la industria y el comercio.</w:t>
      </w:r>
    </w:p>
    <w:p w14:paraId="33BC1198" w14:textId="77777777" w:rsidR="0081266B" w:rsidRPr="00605ECD" w:rsidRDefault="0081266B" w:rsidP="00605ECD">
      <w:pPr>
        <w:spacing w:line="240" w:lineRule="auto"/>
        <w:rPr>
          <w:rStyle w:val="un"/>
          <w:shd w:val="clear" w:color="auto" w:fill="FFFFFF"/>
        </w:rPr>
      </w:pPr>
    </w:p>
    <w:tbl>
      <w:tblPr>
        <w:tblStyle w:val="3"/>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605ECD" w:rsidRPr="00605ECD" w14:paraId="672B4679" w14:textId="77777777" w:rsidTr="00184CDE">
        <w:tc>
          <w:tcPr>
            <w:tcW w:w="8840" w:type="dxa"/>
            <w:gridSpan w:val="2"/>
            <w:shd w:val="clear" w:color="auto" w:fill="0D0D0D"/>
          </w:tcPr>
          <w:p w14:paraId="50FBCE6F" w14:textId="77777777" w:rsidR="0081266B" w:rsidRPr="00605ECD" w:rsidRDefault="0081266B" w:rsidP="00605ECD">
            <w:pPr>
              <w:spacing w:line="240" w:lineRule="auto"/>
              <w:ind w:left="-120"/>
              <w:jc w:val="center"/>
              <w:rPr>
                <w:b/>
                <w:color w:val="auto"/>
                <w:highlight w:val="none"/>
              </w:rPr>
            </w:pPr>
            <w:r w:rsidRPr="00605ECD">
              <w:rPr>
                <w:b/>
                <w:color w:val="auto"/>
                <w:highlight w:val="none"/>
              </w:rPr>
              <w:t>Imagen (fotografía, gráfica o ilustración)</w:t>
            </w:r>
          </w:p>
        </w:tc>
      </w:tr>
      <w:tr w:rsidR="00605ECD" w:rsidRPr="00605ECD" w14:paraId="6053C6CA" w14:textId="77777777" w:rsidTr="00184CDE">
        <w:tc>
          <w:tcPr>
            <w:tcW w:w="2460" w:type="dxa"/>
          </w:tcPr>
          <w:p w14:paraId="023B7B1C" w14:textId="77777777" w:rsidR="0081266B" w:rsidRPr="00605ECD" w:rsidRDefault="0081266B" w:rsidP="00605ECD">
            <w:pPr>
              <w:spacing w:line="240" w:lineRule="auto"/>
              <w:rPr>
                <w:color w:val="auto"/>
              </w:rPr>
            </w:pPr>
            <w:r w:rsidRPr="00605ECD">
              <w:rPr>
                <w:b/>
                <w:color w:val="auto"/>
              </w:rPr>
              <w:t>Código</w:t>
            </w:r>
          </w:p>
        </w:tc>
        <w:tc>
          <w:tcPr>
            <w:tcW w:w="6380" w:type="dxa"/>
          </w:tcPr>
          <w:p w14:paraId="3EEE8AE8" w14:textId="77777777" w:rsidR="0081266B" w:rsidRPr="00605ECD" w:rsidRDefault="0044317A" w:rsidP="00605ECD">
            <w:pPr>
              <w:spacing w:line="240" w:lineRule="auto"/>
              <w:rPr>
                <w:color w:val="auto"/>
              </w:rPr>
            </w:pPr>
            <w:r>
              <w:rPr>
                <w:color w:val="auto"/>
              </w:rPr>
              <w:t>CS_10_05_IMG30</w:t>
            </w:r>
          </w:p>
        </w:tc>
      </w:tr>
      <w:tr w:rsidR="00605ECD" w:rsidRPr="00605ECD" w14:paraId="576E12AF" w14:textId="77777777" w:rsidTr="00184CDE">
        <w:tc>
          <w:tcPr>
            <w:tcW w:w="2460" w:type="dxa"/>
          </w:tcPr>
          <w:p w14:paraId="08FE226E" w14:textId="77777777" w:rsidR="0081266B" w:rsidRPr="00605ECD" w:rsidRDefault="0081266B" w:rsidP="00605ECD">
            <w:pPr>
              <w:spacing w:line="240" w:lineRule="auto"/>
              <w:rPr>
                <w:color w:val="auto"/>
              </w:rPr>
            </w:pPr>
            <w:r w:rsidRPr="00605ECD">
              <w:rPr>
                <w:b/>
                <w:color w:val="auto"/>
              </w:rPr>
              <w:t>Descripción</w:t>
            </w:r>
          </w:p>
        </w:tc>
        <w:tc>
          <w:tcPr>
            <w:tcW w:w="6380" w:type="dxa"/>
          </w:tcPr>
          <w:p w14:paraId="187B90C8" w14:textId="77777777" w:rsidR="0081266B" w:rsidRPr="00605ECD" w:rsidRDefault="0081266B" w:rsidP="00605ECD">
            <w:pPr>
              <w:spacing w:line="240" w:lineRule="auto"/>
              <w:rPr>
                <w:color w:val="auto"/>
              </w:rPr>
            </w:pPr>
          </w:p>
        </w:tc>
      </w:tr>
      <w:tr w:rsidR="00605ECD" w:rsidRPr="00605ECD" w14:paraId="410E054C" w14:textId="77777777" w:rsidTr="00184CDE">
        <w:tc>
          <w:tcPr>
            <w:tcW w:w="2460" w:type="dxa"/>
          </w:tcPr>
          <w:p w14:paraId="34CFAF19" w14:textId="77777777" w:rsidR="0081266B" w:rsidRPr="00605ECD" w:rsidRDefault="0081266B" w:rsidP="00605ECD">
            <w:pPr>
              <w:spacing w:line="240" w:lineRule="auto"/>
              <w:rPr>
                <w:color w:val="auto"/>
              </w:rPr>
            </w:pPr>
            <w:r w:rsidRPr="00605ECD">
              <w:rPr>
                <w:b/>
                <w:color w:val="auto"/>
              </w:rPr>
              <w:t>Código Shutterstock (o URL o la ruta en AulaPlaneta)</w:t>
            </w:r>
          </w:p>
        </w:tc>
        <w:tc>
          <w:tcPr>
            <w:tcW w:w="6380" w:type="dxa"/>
          </w:tcPr>
          <w:p w14:paraId="1E7D1EA9" w14:textId="77777777" w:rsidR="0081266B" w:rsidRPr="00605ECD" w:rsidRDefault="0081266B" w:rsidP="00605ECD">
            <w:pPr>
              <w:spacing w:line="240" w:lineRule="auto"/>
              <w:rPr>
                <w:color w:val="auto"/>
              </w:rPr>
            </w:pPr>
            <w:r w:rsidRPr="00605ECD">
              <w:rPr>
                <w:color w:val="auto"/>
              </w:rPr>
              <w:t>3° ESO/Geografía e historia/La organización económica del mundo actual/La globalización/Los agentes de la globalización</w:t>
            </w:r>
            <w:hyperlink r:id="rId14"/>
          </w:p>
        </w:tc>
      </w:tr>
      <w:tr w:rsidR="00605ECD" w:rsidRPr="00605ECD" w14:paraId="3B32AC0D" w14:textId="77777777" w:rsidTr="00184CDE">
        <w:tc>
          <w:tcPr>
            <w:tcW w:w="2460" w:type="dxa"/>
          </w:tcPr>
          <w:p w14:paraId="51EE0E86" w14:textId="77777777" w:rsidR="0081266B" w:rsidRPr="00605ECD" w:rsidRDefault="0081266B" w:rsidP="00605ECD">
            <w:pPr>
              <w:spacing w:line="240" w:lineRule="auto"/>
              <w:rPr>
                <w:color w:val="auto"/>
              </w:rPr>
            </w:pPr>
            <w:r w:rsidRPr="00605ECD">
              <w:rPr>
                <w:b/>
                <w:color w:val="auto"/>
              </w:rPr>
              <w:t>Pie de imagen</w:t>
            </w:r>
          </w:p>
        </w:tc>
        <w:tc>
          <w:tcPr>
            <w:tcW w:w="6380" w:type="dxa"/>
          </w:tcPr>
          <w:p w14:paraId="34B00352" w14:textId="77777777" w:rsidR="0081266B" w:rsidRPr="00605ECD" w:rsidRDefault="0081266B" w:rsidP="00605ECD">
            <w:pPr>
              <w:spacing w:line="240" w:lineRule="auto"/>
              <w:rPr>
                <w:color w:val="auto"/>
              </w:rPr>
            </w:pPr>
            <w:r w:rsidRPr="00605ECD">
              <w:rPr>
                <w:color w:val="auto"/>
              </w:rPr>
              <w:t>Las grandes </w:t>
            </w:r>
            <w:r w:rsidRPr="00605ECD">
              <w:rPr>
                <w:b/>
                <w:bCs/>
                <w:color w:val="auto"/>
              </w:rPr>
              <w:t>multinacionales</w:t>
            </w:r>
            <w:r w:rsidRPr="00605ECD">
              <w:rPr>
                <w:color w:val="auto"/>
              </w:rPr>
              <w:t xml:space="preserve"> son, junto </w:t>
            </w:r>
            <w:r w:rsidR="008A3F39">
              <w:rPr>
                <w:color w:val="auto"/>
              </w:rPr>
              <w:t>con</w:t>
            </w:r>
            <w:r w:rsidRPr="00605ECD">
              <w:rPr>
                <w:color w:val="auto"/>
              </w:rPr>
              <w:t xml:space="preserve"> organismos internacionales y gobiernos, los agentes responsables de la globalización. Cada año se ce</w:t>
            </w:r>
            <w:r w:rsidR="00307CCC">
              <w:rPr>
                <w:color w:val="auto"/>
              </w:rPr>
              <w:t xml:space="preserve">lebran en los países ferias </w:t>
            </w:r>
            <w:r w:rsidRPr="00605ECD">
              <w:rPr>
                <w:color w:val="auto"/>
              </w:rPr>
              <w:t>donde las empresas de todo el mundo presentan sus prod</w:t>
            </w:r>
            <w:r w:rsidR="00307CCC">
              <w:rPr>
                <w:color w:val="auto"/>
              </w:rPr>
              <w:t xml:space="preserve">uctos. La ciudad estadounidense </w:t>
            </w:r>
            <w:r w:rsidRPr="00605ECD">
              <w:rPr>
                <w:color w:val="auto"/>
              </w:rPr>
              <w:t>de </w:t>
            </w:r>
            <w:r w:rsidRPr="00605ECD">
              <w:rPr>
                <w:b/>
                <w:bCs/>
                <w:color w:val="auto"/>
              </w:rPr>
              <w:t>Las Vegas</w:t>
            </w:r>
            <w:r w:rsidR="00D95A97" w:rsidRPr="00605ECD">
              <w:rPr>
                <w:b/>
                <w:bCs/>
                <w:color w:val="auto"/>
              </w:rPr>
              <w:t xml:space="preserve"> </w:t>
            </w:r>
            <w:r w:rsidRPr="00605ECD">
              <w:rPr>
                <w:color w:val="auto"/>
              </w:rPr>
              <w:t>acoge cada año el </w:t>
            </w:r>
            <w:r w:rsidRPr="00605ECD">
              <w:rPr>
                <w:b/>
                <w:bCs/>
                <w:color w:val="auto"/>
              </w:rPr>
              <w:t>Consumer Electronic Show (CES)</w:t>
            </w:r>
            <w:r w:rsidRPr="00605ECD">
              <w:rPr>
                <w:color w:val="auto"/>
              </w:rPr>
              <w:t>, una de las mayores ferias de electrónica del mundo.</w:t>
            </w:r>
          </w:p>
          <w:p w14:paraId="5F7C360E" w14:textId="77777777" w:rsidR="0081266B" w:rsidRPr="00605ECD" w:rsidRDefault="0081266B" w:rsidP="00605ECD">
            <w:pPr>
              <w:spacing w:line="240" w:lineRule="auto"/>
              <w:rPr>
                <w:color w:val="auto"/>
              </w:rPr>
            </w:pPr>
          </w:p>
        </w:tc>
      </w:tr>
    </w:tbl>
    <w:p w14:paraId="21FF36F5" w14:textId="77777777" w:rsidR="0081266B" w:rsidRPr="00605ECD" w:rsidRDefault="0081266B" w:rsidP="00605ECD">
      <w:pPr>
        <w:spacing w:line="240" w:lineRule="auto"/>
      </w:pPr>
    </w:p>
    <w:p w14:paraId="56EC0C60" w14:textId="77777777" w:rsidR="0081266B" w:rsidRPr="00605ECD" w:rsidRDefault="0081266B" w:rsidP="00605ECD">
      <w:pPr>
        <w:spacing w:line="240" w:lineRule="auto"/>
      </w:pPr>
    </w:p>
    <w:p w14:paraId="38A3A1A2" w14:textId="77777777" w:rsidR="0081266B" w:rsidRPr="00605ECD" w:rsidRDefault="0081266B" w:rsidP="00605ECD">
      <w:pPr>
        <w:spacing w:line="240" w:lineRule="auto"/>
      </w:pPr>
    </w:p>
    <w:p w14:paraId="787C86C2" w14:textId="77777777" w:rsidR="0081266B" w:rsidRPr="00605ECD" w:rsidRDefault="0081266B" w:rsidP="00605ECD">
      <w:pPr>
        <w:spacing w:line="240" w:lineRule="auto"/>
        <w:rPr>
          <w:b/>
        </w:rPr>
      </w:pPr>
      <w:r w:rsidRPr="00605ECD">
        <w:rPr>
          <w:b/>
        </w:rPr>
        <w:t>[</w:t>
      </w:r>
      <w:r w:rsidRPr="004D58DF">
        <w:rPr>
          <w:b/>
        </w:rPr>
        <w:t>SECCIÓN 2</w:t>
      </w:r>
      <w:r w:rsidRPr="00605ECD">
        <w:rPr>
          <w:b/>
        </w:rPr>
        <w:t>]</w:t>
      </w:r>
      <w:r w:rsidRPr="00605ECD">
        <w:t xml:space="preserve"> </w:t>
      </w:r>
      <w:r w:rsidRPr="00605ECD">
        <w:rPr>
          <w:b/>
        </w:rPr>
        <w:t>1.3 Los motores de la globalización</w:t>
      </w:r>
    </w:p>
    <w:p w14:paraId="5C4AC88C" w14:textId="77777777" w:rsidR="0081266B" w:rsidRPr="00605ECD" w:rsidRDefault="0081266B" w:rsidP="00605ECD">
      <w:pPr>
        <w:shd w:val="clear" w:color="auto" w:fill="FFFFFF"/>
        <w:spacing w:line="240" w:lineRule="auto"/>
        <w:jc w:val="left"/>
        <w:rPr>
          <w:rFonts w:eastAsia="Times New Roman"/>
          <w:highlight w:val="none"/>
        </w:rPr>
      </w:pPr>
      <w:r w:rsidRPr="00605ECD">
        <w:rPr>
          <w:rFonts w:eastAsia="Times New Roman"/>
        </w:rPr>
        <w:br/>
        <w:t xml:space="preserve">Junto </w:t>
      </w:r>
      <w:r w:rsidR="00CC733F">
        <w:rPr>
          <w:rFonts w:eastAsia="Times New Roman"/>
        </w:rPr>
        <w:t>con</w:t>
      </w:r>
      <w:r w:rsidRPr="00605ECD">
        <w:rPr>
          <w:rFonts w:eastAsia="Times New Roman"/>
        </w:rPr>
        <w:t xml:space="preserve"> los agentes propios de la globalización, también debemos tener en cuenta que existen unos motores que la impulsan. Estos son </w:t>
      </w:r>
      <w:r w:rsidRPr="00605ECD">
        <w:rPr>
          <w:rFonts w:eastAsia="Times New Roman"/>
          <w:b/>
          <w:bCs/>
        </w:rPr>
        <w:t>Estados Unidos</w:t>
      </w:r>
      <w:r w:rsidRPr="00605ECD">
        <w:rPr>
          <w:rFonts w:eastAsia="Times New Roman"/>
        </w:rPr>
        <w:t>, la </w:t>
      </w:r>
      <w:r w:rsidRPr="00605ECD">
        <w:rPr>
          <w:rFonts w:eastAsia="Times New Roman"/>
          <w:b/>
          <w:bCs/>
        </w:rPr>
        <w:t>Unión Europea (UE)</w:t>
      </w:r>
      <w:r w:rsidRPr="00605ECD">
        <w:rPr>
          <w:rFonts w:eastAsia="Times New Roman"/>
        </w:rPr>
        <w:t> y </w:t>
      </w:r>
      <w:r w:rsidRPr="00605ECD">
        <w:rPr>
          <w:rFonts w:eastAsia="Times New Roman"/>
          <w:b/>
          <w:bCs/>
        </w:rPr>
        <w:t>Japón</w:t>
      </w:r>
      <w:r w:rsidRPr="00605ECD">
        <w:rPr>
          <w:rFonts w:eastAsia="Times New Roman"/>
        </w:rPr>
        <w:t>, las tres regiones que organizan el sistema económico mundial. También se puede incluir a los denominados </w:t>
      </w:r>
      <w:r w:rsidRPr="00605ECD">
        <w:rPr>
          <w:rFonts w:eastAsia="Times New Roman"/>
          <w:b/>
          <w:bCs/>
        </w:rPr>
        <w:t>NPI (</w:t>
      </w:r>
      <w:r w:rsidR="00173377">
        <w:rPr>
          <w:rFonts w:eastAsia="Times New Roman"/>
          <w:b/>
          <w:bCs/>
        </w:rPr>
        <w:t>Nuevos países industrializados</w:t>
      </w:r>
      <w:r w:rsidRPr="00605ECD">
        <w:rPr>
          <w:rFonts w:eastAsia="Times New Roman"/>
          <w:b/>
          <w:bCs/>
        </w:rPr>
        <w:t>) </w:t>
      </w:r>
      <w:r w:rsidRPr="00605ECD">
        <w:rPr>
          <w:rFonts w:eastAsia="Times New Roman"/>
        </w:rPr>
        <w:t>como motores de la globalización. Se trata de países recientemente</w:t>
      </w:r>
      <w:r w:rsidR="00173377">
        <w:rPr>
          <w:rFonts w:eastAsia="Times New Roman"/>
        </w:rPr>
        <w:t xml:space="preserve"> industrializados, como </w:t>
      </w:r>
      <w:r w:rsidRPr="00605ECD">
        <w:rPr>
          <w:rFonts w:eastAsia="Times New Roman"/>
        </w:rPr>
        <w:t>Méx</w:t>
      </w:r>
      <w:r w:rsidR="00173377">
        <w:rPr>
          <w:rFonts w:eastAsia="Times New Roman"/>
        </w:rPr>
        <w:t xml:space="preserve">ico, la República de </w:t>
      </w:r>
      <w:r w:rsidR="00184CDE">
        <w:rPr>
          <w:rFonts w:eastAsia="Times New Roman"/>
        </w:rPr>
        <w:t>Sudáfrica,</w:t>
      </w:r>
      <w:r w:rsidR="00184CDE" w:rsidRPr="00605ECD">
        <w:rPr>
          <w:rFonts w:eastAsia="Times New Roman"/>
        </w:rPr>
        <w:t xml:space="preserve"> Turquía</w:t>
      </w:r>
      <w:r w:rsidR="00173377">
        <w:rPr>
          <w:rFonts w:eastAsia="Times New Roman"/>
        </w:rPr>
        <w:t>, Brasil</w:t>
      </w:r>
      <w:r w:rsidRPr="00605ECD">
        <w:rPr>
          <w:rFonts w:eastAsia="Times New Roman"/>
        </w:rPr>
        <w:t xml:space="preserve"> y Rusia.</w:t>
      </w:r>
    </w:p>
    <w:p w14:paraId="3BFC774E" w14:textId="77777777" w:rsidR="0081266B" w:rsidRPr="00605ECD" w:rsidRDefault="0081266B" w:rsidP="00605ECD">
      <w:pPr>
        <w:shd w:val="clear" w:color="auto" w:fill="FFFFFF"/>
        <w:spacing w:line="240" w:lineRule="auto"/>
        <w:jc w:val="left"/>
        <w:rPr>
          <w:rFonts w:eastAsia="Times New Roman"/>
        </w:rPr>
      </w:pPr>
      <w:r w:rsidRPr="00605ECD">
        <w:rPr>
          <w:rFonts w:eastAsia="Times New Roman"/>
        </w:rPr>
        <w:t>Los llamados motores de la globalización controlan:</w:t>
      </w:r>
    </w:p>
    <w:p w14:paraId="5F79BA02" w14:textId="77777777" w:rsidR="0081266B" w:rsidRPr="00605ECD" w:rsidRDefault="0081266B" w:rsidP="00605ECD">
      <w:pPr>
        <w:numPr>
          <w:ilvl w:val="0"/>
          <w:numId w:val="10"/>
        </w:numPr>
        <w:shd w:val="clear" w:color="auto" w:fill="FFFFFF"/>
        <w:spacing w:line="240" w:lineRule="auto"/>
        <w:ind w:left="300"/>
        <w:jc w:val="left"/>
        <w:rPr>
          <w:rFonts w:eastAsia="Times New Roman"/>
        </w:rPr>
      </w:pPr>
      <w:r w:rsidRPr="00605ECD">
        <w:rPr>
          <w:rFonts w:eastAsia="Times New Roman"/>
        </w:rPr>
        <w:t>El comercio y el sistema financiero.</w:t>
      </w:r>
    </w:p>
    <w:p w14:paraId="5BE1D44A" w14:textId="77777777" w:rsidR="0081266B" w:rsidRPr="00605ECD" w:rsidRDefault="0081266B" w:rsidP="00605ECD">
      <w:pPr>
        <w:numPr>
          <w:ilvl w:val="0"/>
          <w:numId w:val="10"/>
        </w:numPr>
        <w:shd w:val="clear" w:color="auto" w:fill="FFFFFF"/>
        <w:spacing w:line="240" w:lineRule="auto"/>
        <w:ind w:left="300"/>
        <w:jc w:val="left"/>
        <w:rPr>
          <w:rFonts w:eastAsia="Times New Roman"/>
        </w:rPr>
      </w:pPr>
      <w:r w:rsidRPr="00605ECD">
        <w:rPr>
          <w:rFonts w:eastAsia="Times New Roman"/>
        </w:rPr>
        <w:t>El conocimiento científico y el desarrollo tecnológico.</w:t>
      </w:r>
    </w:p>
    <w:p w14:paraId="0199F480" w14:textId="77777777" w:rsidR="0081266B" w:rsidRPr="00605ECD" w:rsidRDefault="0081266B" w:rsidP="00605ECD">
      <w:pPr>
        <w:numPr>
          <w:ilvl w:val="0"/>
          <w:numId w:val="10"/>
        </w:numPr>
        <w:shd w:val="clear" w:color="auto" w:fill="FFFFFF"/>
        <w:spacing w:line="240" w:lineRule="auto"/>
        <w:ind w:left="300"/>
        <w:jc w:val="left"/>
        <w:rPr>
          <w:rFonts w:eastAsia="Times New Roman"/>
        </w:rPr>
      </w:pPr>
      <w:r w:rsidRPr="00605ECD">
        <w:rPr>
          <w:rFonts w:eastAsia="Times New Roman"/>
        </w:rPr>
        <w:t>Los transportes y las comunicaciones.</w:t>
      </w:r>
    </w:p>
    <w:p w14:paraId="0A458F45" w14:textId="77777777" w:rsidR="0081266B" w:rsidRPr="00605ECD" w:rsidRDefault="0081266B" w:rsidP="00605ECD">
      <w:pPr>
        <w:numPr>
          <w:ilvl w:val="0"/>
          <w:numId w:val="10"/>
        </w:numPr>
        <w:shd w:val="clear" w:color="auto" w:fill="FFFFFF"/>
        <w:spacing w:line="240" w:lineRule="auto"/>
        <w:ind w:left="300"/>
        <w:jc w:val="left"/>
        <w:rPr>
          <w:rFonts w:eastAsia="Times New Roman"/>
        </w:rPr>
      </w:pPr>
      <w:r w:rsidRPr="00605ECD">
        <w:rPr>
          <w:rFonts w:eastAsia="Times New Roman"/>
        </w:rPr>
        <w:t>La riqueza mundial.</w:t>
      </w:r>
    </w:p>
    <w:p w14:paraId="29960975" w14:textId="77777777" w:rsidR="0081266B" w:rsidRPr="00605ECD" w:rsidRDefault="0081266B" w:rsidP="00605ECD">
      <w:pPr>
        <w:spacing w:line="240" w:lineRule="auto"/>
      </w:pPr>
    </w:p>
    <w:tbl>
      <w:tblPr>
        <w:tblStyle w:val="3"/>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605ECD" w:rsidRPr="00605ECD" w14:paraId="19F23EC7" w14:textId="77777777" w:rsidTr="00184CDE">
        <w:tc>
          <w:tcPr>
            <w:tcW w:w="8840" w:type="dxa"/>
            <w:gridSpan w:val="2"/>
            <w:shd w:val="clear" w:color="auto" w:fill="0D0D0D"/>
          </w:tcPr>
          <w:p w14:paraId="7BF5A61A" w14:textId="77777777" w:rsidR="0081266B" w:rsidRPr="00605ECD" w:rsidRDefault="0081266B" w:rsidP="00605ECD">
            <w:pPr>
              <w:spacing w:line="240" w:lineRule="auto"/>
              <w:ind w:left="-120"/>
              <w:jc w:val="center"/>
              <w:rPr>
                <w:b/>
                <w:color w:val="auto"/>
                <w:highlight w:val="none"/>
              </w:rPr>
            </w:pPr>
            <w:r w:rsidRPr="00605ECD">
              <w:rPr>
                <w:b/>
                <w:color w:val="auto"/>
                <w:highlight w:val="none"/>
              </w:rPr>
              <w:t>Imagen (fotografía, gráfica o ilustración)</w:t>
            </w:r>
          </w:p>
        </w:tc>
      </w:tr>
      <w:tr w:rsidR="00605ECD" w:rsidRPr="00605ECD" w14:paraId="4AFBA8E6" w14:textId="77777777" w:rsidTr="00184CDE">
        <w:tc>
          <w:tcPr>
            <w:tcW w:w="2460" w:type="dxa"/>
          </w:tcPr>
          <w:p w14:paraId="7D5F15CE" w14:textId="77777777" w:rsidR="0081266B" w:rsidRPr="00605ECD" w:rsidRDefault="0081266B" w:rsidP="00605ECD">
            <w:pPr>
              <w:spacing w:line="240" w:lineRule="auto"/>
              <w:rPr>
                <w:color w:val="auto"/>
              </w:rPr>
            </w:pPr>
            <w:r w:rsidRPr="00605ECD">
              <w:rPr>
                <w:b/>
                <w:color w:val="auto"/>
              </w:rPr>
              <w:t>Código</w:t>
            </w:r>
          </w:p>
        </w:tc>
        <w:tc>
          <w:tcPr>
            <w:tcW w:w="6380" w:type="dxa"/>
          </w:tcPr>
          <w:p w14:paraId="43D484E9" w14:textId="77777777" w:rsidR="0081266B" w:rsidRPr="00605ECD" w:rsidRDefault="0044317A" w:rsidP="00605ECD">
            <w:pPr>
              <w:spacing w:line="240" w:lineRule="auto"/>
              <w:rPr>
                <w:color w:val="auto"/>
              </w:rPr>
            </w:pPr>
            <w:r>
              <w:rPr>
                <w:color w:val="auto"/>
              </w:rPr>
              <w:t>CS_10_05_IMG40</w:t>
            </w:r>
          </w:p>
        </w:tc>
      </w:tr>
      <w:tr w:rsidR="00605ECD" w:rsidRPr="00605ECD" w14:paraId="256B8BD9" w14:textId="77777777" w:rsidTr="00184CDE">
        <w:tc>
          <w:tcPr>
            <w:tcW w:w="2460" w:type="dxa"/>
          </w:tcPr>
          <w:p w14:paraId="338B599F" w14:textId="77777777" w:rsidR="0081266B" w:rsidRPr="00605ECD" w:rsidRDefault="0081266B" w:rsidP="00605ECD">
            <w:pPr>
              <w:spacing w:line="240" w:lineRule="auto"/>
              <w:rPr>
                <w:color w:val="auto"/>
              </w:rPr>
            </w:pPr>
            <w:r w:rsidRPr="00605ECD">
              <w:rPr>
                <w:b/>
                <w:color w:val="auto"/>
              </w:rPr>
              <w:t>Descripción</w:t>
            </w:r>
          </w:p>
        </w:tc>
        <w:tc>
          <w:tcPr>
            <w:tcW w:w="6380" w:type="dxa"/>
          </w:tcPr>
          <w:p w14:paraId="03F9E8FB" w14:textId="77777777" w:rsidR="0081266B" w:rsidRPr="00605ECD" w:rsidRDefault="0081266B" w:rsidP="00605ECD">
            <w:pPr>
              <w:spacing w:line="240" w:lineRule="auto"/>
              <w:rPr>
                <w:color w:val="auto"/>
              </w:rPr>
            </w:pPr>
          </w:p>
        </w:tc>
      </w:tr>
      <w:tr w:rsidR="00605ECD" w:rsidRPr="00605ECD" w14:paraId="2BDCAC3B" w14:textId="77777777" w:rsidTr="00184CDE">
        <w:tc>
          <w:tcPr>
            <w:tcW w:w="2460" w:type="dxa"/>
          </w:tcPr>
          <w:p w14:paraId="29E0D32F" w14:textId="77777777" w:rsidR="0081266B" w:rsidRPr="00605ECD" w:rsidRDefault="0081266B" w:rsidP="00605ECD">
            <w:pPr>
              <w:spacing w:line="240" w:lineRule="auto"/>
              <w:rPr>
                <w:color w:val="auto"/>
              </w:rPr>
            </w:pPr>
            <w:r w:rsidRPr="00605ECD">
              <w:rPr>
                <w:b/>
                <w:color w:val="auto"/>
              </w:rPr>
              <w:t xml:space="preserve">Código Shutterstock (o URL o la ruta en </w:t>
            </w:r>
            <w:r w:rsidRPr="00605ECD">
              <w:rPr>
                <w:b/>
                <w:color w:val="auto"/>
              </w:rPr>
              <w:lastRenderedPageBreak/>
              <w:t>AulaPlaneta)</w:t>
            </w:r>
          </w:p>
        </w:tc>
        <w:tc>
          <w:tcPr>
            <w:tcW w:w="6380" w:type="dxa"/>
          </w:tcPr>
          <w:p w14:paraId="31127343" w14:textId="77777777" w:rsidR="0081266B" w:rsidRPr="00605ECD" w:rsidRDefault="0081266B" w:rsidP="00605ECD">
            <w:pPr>
              <w:spacing w:line="240" w:lineRule="auto"/>
              <w:rPr>
                <w:color w:val="auto"/>
              </w:rPr>
            </w:pPr>
            <w:r w:rsidRPr="00605ECD">
              <w:rPr>
                <w:color w:val="auto"/>
              </w:rPr>
              <w:lastRenderedPageBreak/>
              <w:t>3° ESO/Geografía e historia/La organización económica del mundo actual/La globalización/Los motores de la globalización</w:t>
            </w:r>
            <w:hyperlink r:id="rId15"/>
          </w:p>
        </w:tc>
      </w:tr>
      <w:tr w:rsidR="00605ECD" w:rsidRPr="00605ECD" w14:paraId="044EE657" w14:textId="77777777" w:rsidTr="00184CDE">
        <w:tc>
          <w:tcPr>
            <w:tcW w:w="2460" w:type="dxa"/>
          </w:tcPr>
          <w:p w14:paraId="4BC81392" w14:textId="77777777" w:rsidR="0081266B" w:rsidRPr="00605ECD" w:rsidRDefault="0081266B" w:rsidP="00605ECD">
            <w:pPr>
              <w:spacing w:line="240" w:lineRule="auto"/>
              <w:rPr>
                <w:color w:val="auto"/>
              </w:rPr>
            </w:pPr>
            <w:r w:rsidRPr="00605ECD">
              <w:rPr>
                <w:b/>
                <w:color w:val="auto"/>
              </w:rPr>
              <w:t>Pie de imagen</w:t>
            </w:r>
          </w:p>
        </w:tc>
        <w:tc>
          <w:tcPr>
            <w:tcW w:w="6380" w:type="dxa"/>
          </w:tcPr>
          <w:p w14:paraId="55A3B476" w14:textId="77777777" w:rsidR="0081266B" w:rsidRPr="00605ECD" w:rsidRDefault="0081266B" w:rsidP="006C78A2">
            <w:pPr>
              <w:spacing w:line="240" w:lineRule="auto"/>
              <w:rPr>
                <w:color w:val="auto"/>
              </w:rPr>
            </w:pPr>
            <w:r w:rsidRPr="00605ECD">
              <w:rPr>
                <w:color w:val="auto"/>
              </w:rPr>
              <w:t xml:space="preserve">El edificio de la </w:t>
            </w:r>
            <w:r w:rsidR="00CC733F">
              <w:rPr>
                <w:b/>
                <w:color w:val="auto"/>
              </w:rPr>
              <w:t>B</w:t>
            </w:r>
            <w:r w:rsidRPr="00605ECD">
              <w:rPr>
                <w:b/>
                <w:color w:val="auto"/>
              </w:rPr>
              <w:t>olsa de Nueva York</w:t>
            </w:r>
            <w:r w:rsidRPr="00605ECD">
              <w:rPr>
                <w:color w:val="auto"/>
              </w:rPr>
              <w:t xml:space="preserve"> (Estados Unidos), en la conocida </w:t>
            </w:r>
            <w:r w:rsidRPr="00605ECD">
              <w:rPr>
                <w:b/>
                <w:i/>
                <w:color w:val="auto"/>
              </w:rPr>
              <w:t>Wall Street</w:t>
            </w:r>
            <w:r w:rsidRPr="00605ECD">
              <w:rPr>
                <w:color w:val="auto"/>
              </w:rPr>
              <w:t xml:space="preserve">, es uno de los mayores símbolos del capitalismo. La crisis del sistema financiero estadounidense en 2008 se propagó al resto de la economía </w:t>
            </w:r>
            <w:r w:rsidR="006C78A2">
              <w:rPr>
                <w:color w:val="auto"/>
              </w:rPr>
              <w:t xml:space="preserve">del </w:t>
            </w:r>
            <w:r w:rsidRPr="00605ECD">
              <w:rPr>
                <w:color w:val="auto"/>
              </w:rPr>
              <w:t>mund</w:t>
            </w:r>
            <w:r w:rsidR="006C78A2">
              <w:rPr>
                <w:color w:val="auto"/>
              </w:rPr>
              <w:t>o</w:t>
            </w:r>
            <w:r w:rsidRPr="00605ECD">
              <w:rPr>
                <w:color w:val="auto"/>
              </w:rPr>
              <w:t xml:space="preserve"> y sus efectos se s</w:t>
            </w:r>
            <w:r w:rsidR="006C78A2">
              <w:rPr>
                <w:color w:val="auto"/>
              </w:rPr>
              <w:t xml:space="preserve">intieron </w:t>
            </w:r>
            <w:r w:rsidRPr="00605ECD">
              <w:rPr>
                <w:color w:val="auto"/>
              </w:rPr>
              <w:t xml:space="preserve">de forma </w:t>
            </w:r>
            <w:r w:rsidR="006C78A2">
              <w:rPr>
                <w:color w:val="auto"/>
              </w:rPr>
              <w:t>intensa</w:t>
            </w:r>
            <w:r w:rsidRPr="00605ECD">
              <w:rPr>
                <w:color w:val="auto"/>
              </w:rPr>
              <w:t xml:space="preserve"> en los países del sur de Europa. Sin emb</w:t>
            </w:r>
            <w:r w:rsidR="00307CCC">
              <w:rPr>
                <w:color w:val="auto"/>
              </w:rPr>
              <w:t>argo, esto no fue algo nuevo; el</w:t>
            </w:r>
            <w:r w:rsidRPr="00605ECD">
              <w:rPr>
                <w:color w:val="auto"/>
              </w:rPr>
              <w:t xml:space="preserve"> crac de 1929 ya </w:t>
            </w:r>
            <w:r w:rsidR="00D95A97" w:rsidRPr="00605ECD">
              <w:rPr>
                <w:color w:val="auto"/>
              </w:rPr>
              <w:t>había desencadenado</w:t>
            </w:r>
            <w:r w:rsidRPr="00605ECD">
              <w:rPr>
                <w:color w:val="auto"/>
              </w:rPr>
              <w:t xml:space="preserve"> una profunda crisis mundial.</w:t>
            </w:r>
          </w:p>
        </w:tc>
      </w:tr>
    </w:tbl>
    <w:p w14:paraId="61E7586B" w14:textId="77777777" w:rsidR="0081266B" w:rsidRPr="00605ECD" w:rsidRDefault="0081266B" w:rsidP="00605ECD">
      <w:pPr>
        <w:spacing w:line="240" w:lineRule="auto"/>
      </w:pPr>
    </w:p>
    <w:p w14:paraId="0337DF49" w14:textId="77777777" w:rsidR="0081266B" w:rsidRPr="00605ECD" w:rsidRDefault="0081266B"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1BB8DF1C" w14:textId="77777777" w:rsidTr="00184CDE">
        <w:tc>
          <w:tcPr>
            <w:tcW w:w="8978" w:type="dxa"/>
            <w:gridSpan w:val="2"/>
            <w:shd w:val="clear" w:color="auto" w:fill="000000" w:themeFill="text1"/>
          </w:tcPr>
          <w:p w14:paraId="117DA1E7" w14:textId="77777777" w:rsidR="0081266B" w:rsidRPr="00605ECD" w:rsidRDefault="0081266B" w:rsidP="00957E45">
            <w:pPr>
              <w:spacing w:line="240" w:lineRule="auto"/>
              <w:jc w:val="center"/>
              <w:rPr>
                <w:b/>
              </w:rPr>
            </w:pPr>
            <w:del w:id="4" w:author="TOSHIBA" w:date="2016-07-06T12:08:00Z">
              <w:r w:rsidRPr="00605ECD" w:rsidDel="00957E45">
                <w:rPr>
                  <w:b/>
                </w:rPr>
                <w:delText>Destacado</w:delText>
              </w:r>
            </w:del>
          </w:p>
        </w:tc>
      </w:tr>
      <w:tr w:rsidR="00605ECD" w:rsidRPr="00605ECD" w14:paraId="39320539" w14:textId="77777777" w:rsidTr="00184CDE">
        <w:tc>
          <w:tcPr>
            <w:tcW w:w="2518" w:type="dxa"/>
          </w:tcPr>
          <w:p w14:paraId="1E53E487" w14:textId="77777777" w:rsidR="0081266B" w:rsidRPr="00605ECD" w:rsidRDefault="0081266B" w:rsidP="00605ECD">
            <w:pPr>
              <w:spacing w:line="240" w:lineRule="auto"/>
              <w:rPr>
                <w:b/>
              </w:rPr>
            </w:pPr>
            <w:r w:rsidRPr="00605ECD">
              <w:rPr>
                <w:b/>
              </w:rPr>
              <w:t>Título</w:t>
            </w:r>
          </w:p>
        </w:tc>
        <w:tc>
          <w:tcPr>
            <w:tcW w:w="6460" w:type="dxa"/>
          </w:tcPr>
          <w:p w14:paraId="1372E118" w14:textId="77777777" w:rsidR="0081266B" w:rsidRPr="00605ECD" w:rsidRDefault="0081266B" w:rsidP="00605ECD">
            <w:pPr>
              <w:spacing w:line="240" w:lineRule="auto"/>
              <w:jc w:val="center"/>
              <w:rPr>
                <w:b/>
              </w:rPr>
            </w:pPr>
            <w:r w:rsidRPr="00605ECD">
              <w:rPr>
                <w:b/>
              </w:rPr>
              <w:t>La centralidad de la empresa multinacional</w:t>
            </w:r>
          </w:p>
        </w:tc>
      </w:tr>
      <w:tr w:rsidR="0081266B" w:rsidRPr="00605ECD" w14:paraId="48BFDED4" w14:textId="77777777" w:rsidTr="00184CDE">
        <w:tc>
          <w:tcPr>
            <w:tcW w:w="2518" w:type="dxa"/>
          </w:tcPr>
          <w:p w14:paraId="4EFF3BB1" w14:textId="77777777" w:rsidR="0081266B" w:rsidRPr="00605ECD" w:rsidRDefault="0081266B" w:rsidP="00605ECD">
            <w:pPr>
              <w:spacing w:line="240" w:lineRule="auto"/>
            </w:pPr>
            <w:r w:rsidRPr="00605ECD">
              <w:rPr>
                <w:b/>
              </w:rPr>
              <w:t>Contenido</w:t>
            </w:r>
          </w:p>
        </w:tc>
        <w:tc>
          <w:tcPr>
            <w:tcW w:w="6460" w:type="dxa"/>
          </w:tcPr>
          <w:p w14:paraId="30A1C2EE" w14:textId="77777777" w:rsidR="0081266B" w:rsidRPr="00605ECD" w:rsidRDefault="0081266B" w:rsidP="004F5377">
            <w:pPr>
              <w:pStyle w:val="u"/>
              <w:spacing w:before="0" w:beforeAutospacing="0" w:after="0" w:afterAutospacing="0"/>
              <w:rPr>
                <w:rFonts w:ascii="Arial" w:hAnsi="Arial" w:cs="Arial"/>
              </w:rPr>
            </w:pPr>
            <w:r w:rsidRPr="00605ECD">
              <w:rPr>
                <w:rStyle w:val="un"/>
                <w:rFonts w:ascii="Arial" w:hAnsi="Arial" w:cs="Arial"/>
              </w:rPr>
              <w:t>La visión de las empresas multinacionales como un club cerrado formado por Estados Unidos, Japón y los países de Europa occidental ha dado paso a una estructura más flexible.</w:t>
            </w:r>
            <w:r w:rsidRPr="00605ECD">
              <w:rPr>
                <w:rStyle w:val="apple-converted-space"/>
                <w:rFonts w:ascii="Arial" w:hAnsi="Arial" w:cs="Arial"/>
              </w:rPr>
              <w:t> </w:t>
            </w:r>
            <w:r w:rsidRPr="00605ECD">
              <w:rPr>
                <w:rStyle w:val="un"/>
                <w:rFonts w:ascii="Arial" w:hAnsi="Arial" w:cs="Arial"/>
              </w:rPr>
              <w:t>Las principales empresas multinacionales por facturación, número de empleados, inversión en I+D</w:t>
            </w:r>
            <w:r w:rsidR="00D95A97" w:rsidRPr="00605ECD">
              <w:rPr>
                <w:rStyle w:val="un"/>
                <w:rFonts w:ascii="Arial" w:hAnsi="Arial" w:cs="Arial"/>
              </w:rPr>
              <w:t xml:space="preserve"> (inversión y desarrollo)</w:t>
            </w:r>
            <w:r w:rsidRPr="00605ECD">
              <w:rPr>
                <w:rStyle w:val="un"/>
                <w:rFonts w:ascii="Arial" w:hAnsi="Arial" w:cs="Arial"/>
              </w:rPr>
              <w:t xml:space="preserve">, etc., siguen perteneciendo a esos países, pero progresivamente empiezan a asentarse en el mercado empresas de algunos países del </w:t>
            </w:r>
            <w:r w:rsidR="004F5377">
              <w:rPr>
                <w:rStyle w:val="un"/>
                <w:rFonts w:ascii="Arial" w:hAnsi="Arial" w:cs="Arial"/>
              </w:rPr>
              <w:t>t</w:t>
            </w:r>
            <w:r w:rsidRPr="00605ECD">
              <w:rPr>
                <w:rStyle w:val="un"/>
                <w:rFonts w:ascii="Arial" w:hAnsi="Arial" w:cs="Arial"/>
              </w:rPr>
              <w:t xml:space="preserve">ercer </w:t>
            </w:r>
            <w:r w:rsidR="004F5377">
              <w:rPr>
                <w:rStyle w:val="un"/>
                <w:rFonts w:ascii="Arial" w:hAnsi="Arial" w:cs="Arial"/>
              </w:rPr>
              <w:t>m</w:t>
            </w:r>
            <w:r w:rsidRPr="00605ECD">
              <w:rPr>
                <w:rStyle w:val="un"/>
                <w:rFonts w:ascii="Arial" w:hAnsi="Arial" w:cs="Arial"/>
              </w:rPr>
              <w:t>undo.</w:t>
            </w:r>
            <w:r w:rsidRPr="00605ECD">
              <w:rPr>
                <w:rStyle w:val="apple-converted-space"/>
                <w:rFonts w:ascii="Arial" w:hAnsi="Arial" w:cs="Arial"/>
              </w:rPr>
              <w:t> </w:t>
            </w:r>
            <w:r w:rsidRPr="00605ECD">
              <w:rPr>
                <w:rStyle w:val="un"/>
                <w:rFonts w:ascii="Arial" w:hAnsi="Arial" w:cs="Arial"/>
              </w:rPr>
              <w:t>Estados Unidos, Japón, Alemania y Francia concentran más del 75 % de las 100 mayores empresas del mundo.</w:t>
            </w:r>
          </w:p>
        </w:tc>
      </w:tr>
    </w:tbl>
    <w:p w14:paraId="03D457F7" w14:textId="77777777" w:rsidR="0081266B" w:rsidRPr="00605ECD" w:rsidRDefault="0081266B" w:rsidP="00605ECD">
      <w:pPr>
        <w:spacing w:line="240" w:lineRule="auto"/>
      </w:pPr>
    </w:p>
    <w:p w14:paraId="043F5642" w14:textId="77777777" w:rsidR="0081266B" w:rsidRPr="00605ECD" w:rsidRDefault="0081266B" w:rsidP="00605ECD">
      <w:pPr>
        <w:spacing w:line="240" w:lineRule="auto"/>
      </w:pPr>
    </w:p>
    <w:tbl>
      <w:tblPr>
        <w:tblStyle w:val="Tablaconcuadrcula"/>
        <w:tblW w:w="0" w:type="auto"/>
        <w:tblLook w:val="04A0" w:firstRow="1" w:lastRow="0" w:firstColumn="1" w:lastColumn="0" w:noHBand="0" w:noVBand="1"/>
      </w:tblPr>
      <w:tblGrid>
        <w:gridCol w:w="2518"/>
        <w:gridCol w:w="6536"/>
      </w:tblGrid>
      <w:tr w:rsidR="00605ECD" w:rsidRPr="00605ECD" w14:paraId="0CA28F96" w14:textId="77777777" w:rsidTr="00184CDE">
        <w:tc>
          <w:tcPr>
            <w:tcW w:w="9054" w:type="dxa"/>
            <w:gridSpan w:val="2"/>
            <w:shd w:val="clear" w:color="auto" w:fill="000000" w:themeFill="text1"/>
          </w:tcPr>
          <w:p w14:paraId="0CDCC5F2" w14:textId="77777777" w:rsidR="0081266B" w:rsidRPr="00605ECD" w:rsidRDefault="0081266B" w:rsidP="00605ECD">
            <w:pPr>
              <w:spacing w:line="240" w:lineRule="auto"/>
              <w:jc w:val="center"/>
              <w:rPr>
                <w:b/>
              </w:rPr>
            </w:pPr>
            <w:r w:rsidRPr="00605ECD">
              <w:rPr>
                <w:b/>
                <w:highlight w:val="none"/>
              </w:rPr>
              <w:t>Profundiza: recurso aprovechado</w:t>
            </w:r>
          </w:p>
        </w:tc>
      </w:tr>
      <w:tr w:rsidR="00605ECD" w:rsidRPr="00605ECD" w14:paraId="66F21904" w14:textId="77777777" w:rsidTr="00184CDE">
        <w:tc>
          <w:tcPr>
            <w:tcW w:w="2518" w:type="dxa"/>
          </w:tcPr>
          <w:p w14:paraId="536B2995" w14:textId="77777777" w:rsidR="0081266B" w:rsidRPr="00605ECD" w:rsidRDefault="0081266B" w:rsidP="00605ECD">
            <w:pPr>
              <w:spacing w:line="240" w:lineRule="auto"/>
              <w:rPr>
                <w:b/>
                <w:highlight w:val="none"/>
              </w:rPr>
            </w:pPr>
            <w:r w:rsidRPr="00605ECD">
              <w:rPr>
                <w:b/>
                <w:highlight w:val="none"/>
              </w:rPr>
              <w:t>Código</w:t>
            </w:r>
          </w:p>
        </w:tc>
        <w:tc>
          <w:tcPr>
            <w:tcW w:w="6536" w:type="dxa"/>
          </w:tcPr>
          <w:p w14:paraId="51272CE4" w14:textId="77777777" w:rsidR="0081266B" w:rsidRPr="00605ECD" w:rsidRDefault="00920D12" w:rsidP="00605ECD">
            <w:pPr>
              <w:spacing w:line="240" w:lineRule="auto"/>
              <w:rPr>
                <w:b/>
                <w:highlight w:val="none"/>
              </w:rPr>
            </w:pPr>
            <w:r>
              <w:rPr>
                <w:lang w:val="es"/>
              </w:rPr>
              <w:t>CS_10_06</w:t>
            </w:r>
            <w:r w:rsidRPr="00605ECD">
              <w:rPr>
                <w:lang w:val="es"/>
              </w:rPr>
              <w:t>_</w:t>
            </w:r>
            <w:r w:rsidRPr="00920D12">
              <w:rPr>
                <w:highlight w:val="none"/>
                <w:lang w:val="es"/>
              </w:rPr>
              <w:t>CO</w:t>
            </w:r>
            <w:r w:rsidRPr="00920D12">
              <w:rPr>
                <w:b/>
                <w:highlight w:val="none"/>
              </w:rPr>
              <w:softHyphen/>
            </w:r>
            <w:r w:rsidRPr="00920D12">
              <w:rPr>
                <w:b/>
                <w:highlight w:val="none"/>
              </w:rPr>
              <w:softHyphen/>
            </w:r>
            <w:r w:rsidRPr="00920D12">
              <w:rPr>
                <w:highlight w:val="none"/>
              </w:rPr>
              <w:t>_REC</w:t>
            </w:r>
            <w:r w:rsidR="0044317A">
              <w:rPr>
                <w:highlight w:val="none"/>
              </w:rPr>
              <w:t>30</w:t>
            </w:r>
          </w:p>
        </w:tc>
      </w:tr>
      <w:tr w:rsidR="00605ECD" w:rsidRPr="00605ECD" w14:paraId="2A3FA8FE" w14:textId="77777777" w:rsidTr="00184CDE">
        <w:tc>
          <w:tcPr>
            <w:tcW w:w="2518" w:type="dxa"/>
          </w:tcPr>
          <w:p w14:paraId="70B6A7C2" w14:textId="77777777" w:rsidR="0081266B" w:rsidRPr="00605ECD" w:rsidRDefault="0081266B" w:rsidP="00605ECD">
            <w:pPr>
              <w:spacing w:line="240" w:lineRule="auto"/>
              <w:rPr>
                <w:highlight w:val="none"/>
              </w:rPr>
            </w:pPr>
            <w:r w:rsidRPr="00605ECD">
              <w:rPr>
                <w:b/>
                <w:highlight w:val="none"/>
              </w:rPr>
              <w:t>Ubicación en Aula Planeta</w:t>
            </w:r>
          </w:p>
        </w:tc>
        <w:tc>
          <w:tcPr>
            <w:tcW w:w="6536" w:type="dxa"/>
          </w:tcPr>
          <w:p w14:paraId="2A4EC09A" w14:textId="77777777" w:rsidR="0081266B" w:rsidRPr="00605ECD" w:rsidRDefault="0081266B" w:rsidP="00605ECD">
            <w:pPr>
              <w:spacing w:line="240" w:lineRule="auto"/>
              <w:rPr>
                <w:highlight w:val="none"/>
              </w:rPr>
            </w:pPr>
            <w:r w:rsidRPr="00605ECD">
              <w:t>3° ESO/Geografía e historia/La organización económica del mundo actual/La globalización/Los motores de la globalización</w:t>
            </w:r>
          </w:p>
        </w:tc>
      </w:tr>
      <w:tr w:rsidR="00605ECD" w:rsidRPr="00605ECD" w14:paraId="3EC79B8D" w14:textId="77777777" w:rsidTr="00184CDE">
        <w:tc>
          <w:tcPr>
            <w:tcW w:w="2518" w:type="dxa"/>
          </w:tcPr>
          <w:p w14:paraId="6742D1F7" w14:textId="77777777" w:rsidR="0081266B" w:rsidRPr="00605ECD" w:rsidRDefault="0081266B" w:rsidP="00605ECD">
            <w:pPr>
              <w:spacing w:line="240" w:lineRule="auto"/>
              <w:rPr>
                <w:highlight w:val="none"/>
              </w:rPr>
            </w:pPr>
            <w:r w:rsidRPr="00605ECD">
              <w:rPr>
                <w:b/>
                <w:highlight w:val="none"/>
              </w:rPr>
              <w:t>Cambio (descripción o capturas de pantallas)</w:t>
            </w:r>
          </w:p>
        </w:tc>
        <w:tc>
          <w:tcPr>
            <w:tcW w:w="6536" w:type="dxa"/>
          </w:tcPr>
          <w:p w14:paraId="097DEBB1" w14:textId="77777777" w:rsidR="0081266B" w:rsidRPr="00605ECD" w:rsidRDefault="0081266B" w:rsidP="00605ECD">
            <w:pPr>
              <w:spacing w:line="240" w:lineRule="auto"/>
              <w:rPr>
                <w:highlight w:val="none"/>
              </w:rPr>
            </w:pPr>
          </w:p>
        </w:tc>
      </w:tr>
      <w:tr w:rsidR="00605ECD" w:rsidRPr="00605ECD" w14:paraId="397B46FD" w14:textId="77777777" w:rsidTr="00184CDE">
        <w:tc>
          <w:tcPr>
            <w:tcW w:w="2518" w:type="dxa"/>
          </w:tcPr>
          <w:p w14:paraId="0AA7372F" w14:textId="77777777" w:rsidR="0081266B" w:rsidRPr="00605ECD" w:rsidRDefault="0081266B" w:rsidP="00605ECD">
            <w:pPr>
              <w:spacing w:line="240" w:lineRule="auto"/>
              <w:rPr>
                <w:b/>
                <w:highlight w:val="none"/>
              </w:rPr>
            </w:pPr>
            <w:r w:rsidRPr="00605ECD">
              <w:rPr>
                <w:b/>
                <w:highlight w:val="none"/>
              </w:rPr>
              <w:t>Título</w:t>
            </w:r>
          </w:p>
        </w:tc>
        <w:tc>
          <w:tcPr>
            <w:tcW w:w="6536" w:type="dxa"/>
          </w:tcPr>
          <w:p w14:paraId="4BFCBA13" w14:textId="77777777" w:rsidR="0081266B" w:rsidRPr="00605ECD" w:rsidRDefault="0081266B" w:rsidP="00605ECD">
            <w:pPr>
              <w:spacing w:line="240" w:lineRule="auto"/>
              <w:rPr>
                <w:b/>
                <w:highlight w:val="none"/>
              </w:rPr>
            </w:pPr>
            <w:r w:rsidRPr="00605ECD">
              <w:rPr>
                <w:b/>
                <w:highlight w:val="none"/>
              </w:rPr>
              <w:t>La globalización</w:t>
            </w:r>
          </w:p>
        </w:tc>
      </w:tr>
      <w:tr w:rsidR="00920D12" w:rsidRPr="00605ECD" w14:paraId="36D56965" w14:textId="77777777" w:rsidTr="00184CDE">
        <w:tc>
          <w:tcPr>
            <w:tcW w:w="2518" w:type="dxa"/>
          </w:tcPr>
          <w:p w14:paraId="495F3AD1" w14:textId="77777777" w:rsidR="0081266B" w:rsidRPr="00605ECD" w:rsidRDefault="0081266B" w:rsidP="00605ECD">
            <w:pPr>
              <w:spacing w:line="240" w:lineRule="auto"/>
              <w:rPr>
                <w:b/>
                <w:highlight w:val="none"/>
              </w:rPr>
            </w:pPr>
            <w:r w:rsidRPr="00605ECD">
              <w:rPr>
                <w:b/>
                <w:highlight w:val="none"/>
              </w:rPr>
              <w:t>Descripción</w:t>
            </w:r>
          </w:p>
        </w:tc>
        <w:tc>
          <w:tcPr>
            <w:tcW w:w="6536" w:type="dxa"/>
          </w:tcPr>
          <w:p w14:paraId="656034C5" w14:textId="77777777" w:rsidR="0081266B" w:rsidRPr="00605ECD" w:rsidRDefault="0081266B" w:rsidP="00605ECD">
            <w:pPr>
              <w:spacing w:line="240" w:lineRule="auto"/>
              <w:rPr>
                <w:highlight w:val="none"/>
              </w:rPr>
            </w:pPr>
            <w:r w:rsidRPr="00605ECD">
              <w:rPr>
                <w:highlight w:val="none"/>
              </w:rPr>
              <w:t>Interactivo que permite definir el concepto de globalización y presentar cuáles son los agentes y motores que la impulsan</w:t>
            </w:r>
          </w:p>
        </w:tc>
      </w:tr>
    </w:tbl>
    <w:p w14:paraId="34391CE3" w14:textId="77777777" w:rsidR="0081266B" w:rsidRPr="00605ECD" w:rsidRDefault="0081266B" w:rsidP="00605ECD">
      <w:pPr>
        <w:spacing w:line="240" w:lineRule="auto"/>
      </w:pPr>
    </w:p>
    <w:p w14:paraId="0E15F81A" w14:textId="77777777" w:rsidR="0081266B" w:rsidRPr="00605ECD" w:rsidRDefault="0081266B" w:rsidP="00605ECD">
      <w:pPr>
        <w:spacing w:line="240" w:lineRule="auto"/>
      </w:pPr>
    </w:p>
    <w:tbl>
      <w:tblPr>
        <w:tblStyle w:val="Tablaconcuadrcula"/>
        <w:tblW w:w="0" w:type="auto"/>
        <w:tblLayout w:type="fixed"/>
        <w:tblLook w:val="04A0" w:firstRow="1" w:lastRow="0" w:firstColumn="1" w:lastColumn="0" w:noHBand="0" w:noVBand="1"/>
      </w:tblPr>
      <w:tblGrid>
        <w:gridCol w:w="3085"/>
        <w:gridCol w:w="5969"/>
      </w:tblGrid>
      <w:tr w:rsidR="00605ECD" w:rsidRPr="00605ECD" w14:paraId="3419B6B0" w14:textId="77777777" w:rsidTr="00184CDE">
        <w:tc>
          <w:tcPr>
            <w:tcW w:w="9054" w:type="dxa"/>
            <w:gridSpan w:val="2"/>
            <w:shd w:val="clear" w:color="auto" w:fill="000000" w:themeFill="text1"/>
          </w:tcPr>
          <w:p w14:paraId="7BDBA36E" w14:textId="77777777" w:rsidR="0081266B" w:rsidRPr="00605ECD" w:rsidRDefault="0015328D" w:rsidP="00605ECD">
            <w:pPr>
              <w:spacing w:line="240" w:lineRule="auto"/>
              <w:jc w:val="center"/>
              <w:rPr>
                <w:b/>
              </w:rPr>
            </w:pPr>
            <w:r w:rsidRPr="00605ECD">
              <w:rPr>
                <w:b/>
                <w:highlight w:val="none"/>
              </w:rPr>
              <w:t xml:space="preserve"> Imagen (fotografía, gráfica o ilustración)</w:t>
            </w:r>
            <w:r w:rsidR="0081266B" w:rsidRPr="00605ECD">
              <w:rPr>
                <w:b/>
              </w:rPr>
              <w:t>tica: recurso aprovechado</w:t>
            </w:r>
          </w:p>
        </w:tc>
      </w:tr>
      <w:tr w:rsidR="00605ECD" w:rsidRPr="00605ECD" w14:paraId="09D418BC" w14:textId="77777777" w:rsidTr="00184CDE">
        <w:tc>
          <w:tcPr>
            <w:tcW w:w="3085" w:type="dxa"/>
            <w:shd w:val="clear" w:color="auto" w:fill="auto"/>
          </w:tcPr>
          <w:p w14:paraId="59823E00" w14:textId="77777777" w:rsidR="0081266B" w:rsidRPr="00605ECD" w:rsidRDefault="0081266B" w:rsidP="00605ECD">
            <w:pPr>
              <w:spacing w:line="240" w:lineRule="auto"/>
              <w:rPr>
                <w:b/>
                <w:highlight w:val="none"/>
              </w:rPr>
            </w:pPr>
            <w:r w:rsidRPr="00605ECD">
              <w:rPr>
                <w:b/>
                <w:highlight w:val="none"/>
              </w:rPr>
              <w:t>Código</w:t>
            </w:r>
          </w:p>
        </w:tc>
        <w:tc>
          <w:tcPr>
            <w:tcW w:w="5969" w:type="dxa"/>
            <w:shd w:val="clear" w:color="auto" w:fill="auto"/>
          </w:tcPr>
          <w:p w14:paraId="74916B73" w14:textId="77777777" w:rsidR="0081266B" w:rsidRPr="00605ECD" w:rsidRDefault="00920D12" w:rsidP="00605ECD">
            <w:pPr>
              <w:spacing w:line="240" w:lineRule="auto"/>
              <w:rPr>
                <w:b/>
                <w:highlight w:val="none"/>
              </w:rPr>
            </w:pPr>
            <w:r>
              <w:rPr>
                <w:lang w:val="es"/>
              </w:rPr>
              <w:t>CS_10_06</w:t>
            </w:r>
            <w:r w:rsidRPr="00605ECD">
              <w:rPr>
                <w:lang w:val="es"/>
              </w:rPr>
              <w:t>_</w:t>
            </w:r>
            <w:r w:rsidRPr="00920D12">
              <w:rPr>
                <w:highlight w:val="none"/>
                <w:lang w:val="es"/>
              </w:rPr>
              <w:t>CO</w:t>
            </w:r>
            <w:r w:rsidRPr="00920D12">
              <w:rPr>
                <w:b/>
                <w:highlight w:val="none"/>
              </w:rPr>
              <w:softHyphen/>
            </w:r>
            <w:r w:rsidRPr="00920D12">
              <w:rPr>
                <w:b/>
                <w:highlight w:val="none"/>
              </w:rPr>
              <w:softHyphen/>
            </w:r>
            <w:r w:rsidRPr="00920D12">
              <w:rPr>
                <w:highlight w:val="none"/>
              </w:rPr>
              <w:t>_REC</w:t>
            </w:r>
            <w:r w:rsidR="0044317A">
              <w:rPr>
                <w:highlight w:val="none"/>
              </w:rPr>
              <w:t>40</w:t>
            </w:r>
          </w:p>
        </w:tc>
      </w:tr>
      <w:tr w:rsidR="00605ECD" w:rsidRPr="00605ECD" w14:paraId="489BDE4F" w14:textId="77777777" w:rsidTr="00184CDE">
        <w:tc>
          <w:tcPr>
            <w:tcW w:w="3085" w:type="dxa"/>
            <w:shd w:val="clear" w:color="auto" w:fill="auto"/>
          </w:tcPr>
          <w:p w14:paraId="28C5A4D0" w14:textId="77777777" w:rsidR="0081266B" w:rsidRPr="00605ECD" w:rsidRDefault="0081266B" w:rsidP="00605ECD">
            <w:pPr>
              <w:spacing w:line="240" w:lineRule="auto"/>
              <w:rPr>
                <w:highlight w:val="none"/>
              </w:rPr>
            </w:pPr>
            <w:r w:rsidRPr="00605ECD">
              <w:rPr>
                <w:b/>
                <w:highlight w:val="none"/>
              </w:rPr>
              <w:t>Ubicación en Aula Planeta</w:t>
            </w:r>
          </w:p>
        </w:tc>
        <w:tc>
          <w:tcPr>
            <w:tcW w:w="5969" w:type="dxa"/>
            <w:shd w:val="clear" w:color="auto" w:fill="auto"/>
          </w:tcPr>
          <w:p w14:paraId="41508219" w14:textId="77777777" w:rsidR="0081266B" w:rsidRPr="00605ECD" w:rsidRDefault="0081266B" w:rsidP="00605ECD">
            <w:pPr>
              <w:spacing w:line="240" w:lineRule="auto"/>
              <w:rPr>
                <w:highlight w:val="none"/>
              </w:rPr>
            </w:pPr>
            <w:r w:rsidRPr="00605ECD">
              <w:t>3° ESO/Geografía e historia/La organización económica del mundo actual/La globalización/Los motores de la globalización</w:t>
            </w:r>
          </w:p>
        </w:tc>
      </w:tr>
      <w:tr w:rsidR="00605ECD" w:rsidRPr="00605ECD" w14:paraId="5BD45907" w14:textId="77777777" w:rsidTr="00184CDE">
        <w:tc>
          <w:tcPr>
            <w:tcW w:w="3085" w:type="dxa"/>
            <w:shd w:val="clear" w:color="auto" w:fill="auto"/>
          </w:tcPr>
          <w:p w14:paraId="1EAC65C0" w14:textId="77777777" w:rsidR="0081266B" w:rsidRPr="00605ECD" w:rsidRDefault="0081266B" w:rsidP="00605ECD">
            <w:pPr>
              <w:spacing w:line="240" w:lineRule="auto"/>
              <w:rPr>
                <w:highlight w:val="none"/>
              </w:rPr>
            </w:pPr>
            <w:r w:rsidRPr="00605ECD">
              <w:rPr>
                <w:b/>
                <w:highlight w:val="none"/>
              </w:rPr>
              <w:lastRenderedPageBreak/>
              <w:t>Cambio (descripción o capturas de pantallas)</w:t>
            </w:r>
          </w:p>
        </w:tc>
        <w:tc>
          <w:tcPr>
            <w:tcW w:w="5969" w:type="dxa"/>
            <w:shd w:val="clear" w:color="auto" w:fill="auto"/>
          </w:tcPr>
          <w:p w14:paraId="56C8438D" w14:textId="77777777" w:rsidR="0081266B" w:rsidRPr="00605ECD" w:rsidRDefault="0081266B" w:rsidP="00605ECD">
            <w:pPr>
              <w:spacing w:line="240" w:lineRule="auto"/>
              <w:rPr>
                <w:highlight w:val="none"/>
              </w:rPr>
            </w:pPr>
          </w:p>
        </w:tc>
      </w:tr>
      <w:tr w:rsidR="00605ECD" w:rsidRPr="00605ECD" w14:paraId="175878EC" w14:textId="77777777" w:rsidTr="00184CDE">
        <w:tc>
          <w:tcPr>
            <w:tcW w:w="3085" w:type="dxa"/>
            <w:shd w:val="clear" w:color="auto" w:fill="auto"/>
          </w:tcPr>
          <w:p w14:paraId="7C685574" w14:textId="77777777" w:rsidR="0081266B" w:rsidRPr="00605ECD" w:rsidRDefault="0081266B" w:rsidP="00605ECD">
            <w:pPr>
              <w:spacing w:line="240" w:lineRule="auto"/>
              <w:rPr>
                <w:b/>
                <w:highlight w:val="none"/>
              </w:rPr>
            </w:pPr>
            <w:r w:rsidRPr="00605ECD">
              <w:rPr>
                <w:b/>
                <w:highlight w:val="none"/>
              </w:rPr>
              <w:t>Título</w:t>
            </w:r>
          </w:p>
        </w:tc>
        <w:tc>
          <w:tcPr>
            <w:tcW w:w="5969" w:type="dxa"/>
            <w:shd w:val="clear" w:color="auto" w:fill="auto"/>
          </w:tcPr>
          <w:p w14:paraId="49A34345" w14:textId="77777777" w:rsidR="0081266B" w:rsidRPr="00605ECD" w:rsidRDefault="0081266B" w:rsidP="00605ECD">
            <w:pPr>
              <w:spacing w:line="240" w:lineRule="auto"/>
              <w:rPr>
                <w:b/>
                <w:highlight w:val="none"/>
              </w:rPr>
            </w:pPr>
            <w:r w:rsidRPr="00605ECD">
              <w:rPr>
                <w:b/>
                <w:highlight w:val="none"/>
              </w:rPr>
              <w:t xml:space="preserve">Reconoce los agentes y motores de la globalización </w:t>
            </w:r>
          </w:p>
        </w:tc>
      </w:tr>
      <w:tr w:rsidR="0081266B" w:rsidRPr="00605ECD" w14:paraId="45AE7A94" w14:textId="77777777" w:rsidTr="00184CDE">
        <w:tc>
          <w:tcPr>
            <w:tcW w:w="3085" w:type="dxa"/>
            <w:shd w:val="clear" w:color="auto" w:fill="auto"/>
          </w:tcPr>
          <w:p w14:paraId="3823BAD2" w14:textId="77777777" w:rsidR="0081266B" w:rsidRPr="00605ECD" w:rsidRDefault="0081266B" w:rsidP="00605ECD">
            <w:pPr>
              <w:spacing w:line="240" w:lineRule="auto"/>
              <w:rPr>
                <w:b/>
                <w:highlight w:val="none"/>
              </w:rPr>
            </w:pPr>
            <w:r w:rsidRPr="00605ECD">
              <w:rPr>
                <w:b/>
                <w:highlight w:val="none"/>
              </w:rPr>
              <w:t>Descripción</w:t>
            </w:r>
          </w:p>
        </w:tc>
        <w:tc>
          <w:tcPr>
            <w:tcW w:w="5969" w:type="dxa"/>
            <w:shd w:val="clear" w:color="auto" w:fill="auto"/>
          </w:tcPr>
          <w:p w14:paraId="4DC2CFE6" w14:textId="77777777" w:rsidR="0081266B" w:rsidRPr="00605ECD" w:rsidRDefault="0081266B" w:rsidP="00605ECD">
            <w:pPr>
              <w:spacing w:line="240" w:lineRule="auto"/>
              <w:rPr>
                <w:highlight w:val="none"/>
              </w:rPr>
            </w:pPr>
            <w:r w:rsidRPr="00605ECD">
              <w:rPr>
                <w:highlight w:val="none"/>
              </w:rPr>
              <w:t>Actividad que permite consolidar el reconocimiento de las características de la globalización y la identificación de los principales agentes que la impulsan</w:t>
            </w:r>
          </w:p>
        </w:tc>
      </w:tr>
    </w:tbl>
    <w:p w14:paraId="51A1594E" w14:textId="77777777" w:rsidR="0081266B" w:rsidRPr="00605ECD" w:rsidRDefault="0081266B" w:rsidP="00605ECD">
      <w:pPr>
        <w:spacing w:line="240" w:lineRule="auto"/>
      </w:pPr>
      <w:r w:rsidRPr="00605ECD">
        <w:rPr>
          <w:shd w:val="clear" w:color="auto" w:fill="FFFFFF"/>
        </w:rPr>
        <w:br/>
      </w:r>
      <w:r w:rsidRPr="00605ECD">
        <w:rPr>
          <w:rStyle w:val="un"/>
          <w:shd w:val="clear" w:color="auto" w:fill="FFFFFF"/>
        </w:rPr>
        <w:t xml:space="preserve">Aunque países como Estados Unidos, </w:t>
      </w:r>
      <w:r w:rsidR="004F5377">
        <w:rPr>
          <w:rStyle w:val="un"/>
          <w:shd w:val="clear" w:color="auto" w:fill="FFFFFF"/>
        </w:rPr>
        <w:t xml:space="preserve">los de </w:t>
      </w:r>
      <w:r w:rsidRPr="00605ECD">
        <w:rPr>
          <w:rStyle w:val="un"/>
          <w:shd w:val="clear" w:color="auto" w:fill="FFFFFF"/>
        </w:rPr>
        <w:t xml:space="preserve">la Unión Europea y Japón son los principales motores de la economía global, les siguen muy de cerca varias </w:t>
      </w:r>
      <w:r w:rsidRPr="00605ECD">
        <w:rPr>
          <w:rStyle w:val="Textoennegrita"/>
          <w:shd w:val="clear" w:color="auto" w:fill="FFFFFF"/>
        </w:rPr>
        <w:t>potencias emergentes</w:t>
      </w:r>
      <w:r w:rsidRPr="00605ECD">
        <w:rPr>
          <w:rStyle w:val="un"/>
          <w:shd w:val="clear" w:color="auto" w:fill="FFFFFF"/>
        </w:rPr>
        <w:t>, entre las que destacan</w:t>
      </w:r>
      <w:r w:rsidRPr="00605ECD">
        <w:rPr>
          <w:rStyle w:val="apple-converted-space"/>
          <w:shd w:val="clear" w:color="auto" w:fill="FFFFFF"/>
        </w:rPr>
        <w:t> </w:t>
      </w:r>
      <w:r w:rsidRPr="00605ECD">
        <w:rPr>
          <w:rStyle w:val="Textoennegrita"/>
          <w:shd w:val="clear" w:color="auto" w:fill="FFFFFF"/>
        </w:rPr>
        <w:t>Brasil</w:t>
      </w:r>
      <w:r w:rsidRPr="00605ECD">
        <w:rPr>
          <w:rStyle w:val="un"/>
          <w:shd w:val="clear" w:color="auto" w:fill="FFFFFF"/>
        </w:rPr>
        <w:t>,</w:t>
      </w:r>
      <w:r w:rsidRPr="00605ECD">
        <w:rPr>
          <w:rStyle w:val="apple-converted-space"/>
          <w:shd w:val="clear" w:color="auto" w:fill="FFFFFF"/>
        </w:rPr>
        <w:t> </w:t>
      </w:r>
      <w:r w:rsidRPr="00605ECD">
        <w:rPr>
          <w:rStyle w:val="Textoennegrita"/>
          <w:shd w:val="clear" w:color="auto" w:fill="FFFFFF"/>
        </w:rPr>
        <w:t>Rusia</w:t>
      </w:r>
      <w:r w:rsidRPr="00605ECD">
        <w:rPr>
          <w:rStyle w:val="un"/>
          <w:shd w:val="clear" w:color="auto" w:fill="FFFFFF"/>
        </w:rPr>
        <w:t>,</w:t>
      </w:r>
      <w:r w:rsidRPr="00605ECD">
        <w:rPr>
          <w:rStyle w:val="apple-converted-space"/>
          <w:shd w:val="clear" w:color="auto" w:fill="FFFFFF"/>
        </w:rPr>
        <w:t> </w:t>
      </w:r>
      <w:r w:rsidRPr="00605ECD">
        <w:rPr>
          <w:rStyle w:val="Textoennegrita"/>
          <w:shd w:val="clear" w:color="auto" w:fill="FFFFFF"/>
        </w:rPr>
        <w:t>India</w:t>
      </w:r>
      <w:r w:rsidRPr="00605ECD">
        <w:rPr>
          <w:rStyle w:val="apple-converted-space"/>
          <w:shd w:val="clear" w:color="auto" w:fill="FFFFFF"/>
        </w:rPr>
        <w:t> </w:t>
      </w:r>
      <w:r w:rsidRPr="00605ECD">
        <w:rPr>
          <w:rStyle w:val="un"/>
          <w:shd w:val="clear" w:color="auto" w:fill="FFFFFF"/>
        </w:rPr>
        <w:t>y</w:t>
      </w:r>
      <w:r w:rsidRPr="00605ECD">
        <w:rPr>
          <w:rStyle w:val="apple-converted-space"/>
          <w:shd w:val="clear" w:color="auto" w:fill="FFFFFF"/>
        </w:rPr>
        <w:t> </w:t>
      </w:r>
      <w:r w:rsidRPr="00605ECD">
        <w:rPr>
          <w:rStyle w:val="Textoennegrita"/>
          <w:shd w:val="clear" w:color="auto" w:fill="FFFFFF"/>
        </w:rPr>
        <w:t>China</w:t>
      </w:r>
      <w:r w:rsidR="00307CCC">
        <w:rPr>
          <w:rStyle w:val="un"/>
          <w:shd w:val="clear" w:color="auto" w:fill="FFFFFF"/>
        </w:rPr>
        <w:t>. Este grupo se conoce</w:t>
      </w:r>
      <w:r w:rsidRPr="00605ECD">
        <w:rPr>
          <w:rStyle w:val="un"/>
          <w:shd w:val="clear" w:color="auto" w:fill="FFFFFF"/>
        </w:rPr>
        <w:t xml:space="preserve"> como</w:t>
      </w:r>
      <w:r w:rsidRPr="00605ECD">
        <w:rPr>
          <w:rStyle w:val="apple-converted-space"/>
          <w:shd w:val="clear" w:color="auto" w:fill="FFFFFF"/>
        </w:rPr>
        <w:t> </w:t>
      </w:r>
      <w:r w:rsidRPr="00605ECD">
        <w:rPr>
          <w:rStyle w:val="Textoennegrita"/>
          <w:shd w:val="clear" w:color="auto" w:fill="FFFFFF"/>
        </w:rPr>
        <w:t>BRIC</w:t>
      </w:r>
      <w:r w:rsidRPr="00605ECD">
        <w:rPr>
          <w:rStyle w:val="un"/>
          <w:shd w:val="clear" w:color="auto" w:fill="FFFFFF"/>
        </w:rPr>
        <w:t>.</w:t>
      </w:r>
    </w:p>
    <w:p w14:paraId="35EBE180" w14:textId="77777777" w:rsidR="0081266B" w:rsidRPr="00605ECD" w:rsidRDefault="0081266B" w:rsidP="00605ECD">
      <w:pPr>
        <w:spacing w:line="240" w:lineRule="auto"/>
      </w:pPr>
    </w:p>
    <w:tbl>
      <w:tblPr>
        <w:tblStyle w:val="3"/>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605ECD" w:rsidRPr="00605ECD" w14:paraId="0DE4D2D2" w14:textId="77777777" w:rsidTr="00184CDE">
        <w:tc>
          <w:tcPr>
            <w:tcW w:w="8840" w:type="dxa"/>
            <w:gridSpan w:val="2"/>
            <w:shd w:val="clear" w:color="auto" w:fill="0D0D0D"/>
          </w:tcPr>
          <w:p w14:paraId="3536AF03" w14:textId="77777777" w:rsidR="0081266B" w:rsidRPr="00605ECD" w:rsidRDefault="0081266B" w:rsidP="00605ECD">
            <w:pPr>
              <w:spacing w:line="240" w:lineRule="auto"/>
              <w:ind w:left="-120"/>
              <w:jc w:val="center"/>
              <w:rPr>
                <w:b/>
                <w:color w:val="auto"/>
                <w:highlight w:val="none"/>
              </w:rPr>
            </w:pPr>
            <w:r w:rsidRPr="00605ECD">
              <w:rPr>
                <w:b/>
                <w:color w:val="auto"/>
                <w:highlight w:val="none"/>
              </w:rPr>
              <w:t>Imagen (fotografía, gráfica o ilustración)</w:t>
            </w:r>
          </w:p>
        </w:tc>
      </w:tr>
      <w:tr w:rsidR="00605ECD" w:rsidRPr="00605ECD" w14:paraId="6296B7C3" w14:textId="77777777" w:rsidTr="00184CDE">
        <w:tc>
          <w:tcPr>
            <w:tcW w:w="2460" w:type="dxa"/>
          </w:tcPr>
          <w:p w14:paraId="1E7875C4" w14:textId="77777777" w:rsidR="0081266B" w:rsidRPr="00605ECD" w:rsidRDefault="0081266B" w:rsidP="00605ECD">
            <w:pPr>
              <w:spacing w:line="240" w:lineRule="auto"/>
              <w:rPr>
                <w:color w:val="auto"/>
              </w:rPr>
            </w:pPr>
            <w:r w:rsidRPr="00605ECD">
              <w:rPr>
                <w:b/>
                <w:color w:val="auto"/>
              </w:rPr>
              <w:t>Código</w:t>
            </w:r>
          </w:p>
        </w:tc>
        <w:tc>
          <w:tcPr>
            <w:tcW w:w="6380" w:type="dxa"/>
          </w:tcPr>
          <w:p w14:paraId="0E4AB1E1" w14:textId="77777777" w:rsidR="0081266B" w:rsidRPr="00605ECD" w:rsidRDefault="0044317A" w:rsidP="00605ECD">
            <w:pPr>
              <w:spacing w:line="240" w:lineRule="auto"/>
              <w:rPr>
                <w:color w:val="auto"/>
              </w:rPr>
            </w:pPr>
            <w:r>
              <w:rPr>
                <w:color w:val="auto"/>
              </w:rPr>
              <w:t>CS_10_05_IMG50</w:t>
            </w:r>
          </w:p>
        </w:tc>
      </w:tr>
      <w:tr w:rsidR="00605ECD" w:rsidRPr="00605ECD" w14:paraId="5894EB75" w14:textId="77777777" w:rsidTr="00184CDE">
        <w:tc>
          <w:tcPr>
            <w:tcW w:w="2460" w:type="dxa"/>
          </w:tcPr>
          <w:p w14:paraId="4B14A86E" w14:textId="77777777" w:rsidR="0081266B" w:rsidRPr="00605ECD" w:rsidRDefault="0081266B" w:rsidP="00605ECD">
            <w:pPr>
              <w:spacing w:line="240" w:lineRule="auto"/>
              <w:rPr>
                <w:color w:val="auto"/>
              </w:rPr>
            </w:pPr>
            <w:r w:rsidRPr="00605ECD">
              <w:rPr>
                <w:b/>
                <w:color w:val="auto"/>
              </w:rPr>
              <w:t>Descripción</w:t>
            </w:r>
          </w:p>
        </w:tc>
        <w:tc>
          <w:tcPr>
            <w:tcW w:w="6380" w:type="dxa"/>
          </w:tcPr>
          <w:p w14:paraId="728E4FB6" w14:textId="77777777" w:rsidR="0081266B" w:rsidRPr="00605ECD" w:rsidRDefault="0081266B" w:rsidP="00605ECD">
            <w:pPr>
              <w:spacing w:line="240" w:lineRule="auto"/>
              <w:rPr>
                <w:color w:val="auto"/>
              </w:rPr>
            </w:pPr>
          </w:p>
        </w:tc>
      </w:tr>
      <w:tr w:rsidR="00605ECD" w:rsidRPr="00605ECD" w14:paraId="44DB0879" w14:textId="77777777" w:rsidTr="00184CDE">
        <w:tc>
          <w:tcPr>
            <w:tcW w:w="2460" w:type="dxa"/>
          </w:tcPr>
          <w:p w14:paraId="6419C889" w14:textId="77777777" w:rsidR="0081266B" w:rsidRPr="00605ECD" w:rsidRDefault="0081266B" w:rsidP="00605ECD">
            <w:pPr>
              <w:spacing w:line="240" w:lineRule="auto"/>
              <w:rPr>
                <w:color w:val="auto"/>
              </w:rPr>
            </w:pPr>
            <w:r w:rsidRPr="00605ECD">
              <w:rPr>
                <w:b/>
                <w:color w:val="auto"/>
              </w:rPr>
              <w:t>Código Shutterstock (o URL o la ruta en AulaPlaneta)</w:t>
            </w:r>
          </w:p>
        </w:tc>
        <w:tc>
          <w:tcPr>
            <w:tcW w:w="6380" w:type="dxa"/>
          </w:tcPr>
          <w:p w14:paraId="4C2F123A" w14:textId="77777777" w:rsidR="0081266B" w:rsidRPr="00605ECD" w:rsidRDefault="0081266B" w:rsidP="00605ECD">
            <w:pPr>
              <w:spacing w:line="240" w:lineRule="auto"/>
              <w:rPr>
                <w:color w:val="auto"/>
              </w:rPr>
            </w:pPr>
            <w:r w:rsidRPr="00605ECD">
              <w:rPr>
                <w:color w:val="auto"/>
              </w:rPr>
              <w:t>3° ESO/Geografía e historia/La organización económica del mundo actual/La globalización/Las potencias emergentes</w:t>
            </w:r>
            <w:hyperlink r:id="rId16"/>
          </w:p>
        </w:tc>
      </w:tr>
      <w:tr w:rsidR="00605ECD" w:rsidRPr="00605ECD" w14:paraId="5B59AA7E" w14:textId="77777777" w:rsidTr="00184CDE">
        <w:tc>
          <w:tcPr>
            <w:tcW w:w="2460" w:type="dxa"/>
          </w:tcPr>
          <w:p w14:paraId="21E0D5C9" w14:textId="77777777" w:rsidR="0081266B" w:rsidRPr="00605ECD" w:rsidRDefault="0081266B" w:rsidP="00605ECD">
            <w:pPr>
              <w:spacing w:line="240" w:lineRule="auto"/>
              <w:rPr>
                <w:color w:val="auto"/>
              </w:rPr>
            </w:pPr>
            <w:r w:rsidRPr="00605ECD">
              <w:rPr>
                <w:b/>
                <w:color w:val="auto"/>
              </w:rPr>
              <w:t>Pie de imagen</w:t>
            </w:r>
          </w:p>
        </w:tc>
        <w:tc>
          <w:tcPr>
            <w:tcW w:w="6380" w:type="dxa"/>
          </w:tcPr>
          <w:p w14:paraId="497652F7" w14:textId="77777777" w:rsidR="0081266B" w:rsidRPr="00605ECD" w:rsidRDefault="0081266B" w:rsidP="00946085">
            <w:pPr>
              <w:spacing w:line="240" w:lineRule="auto"/>
              <w:rPr>
                <w:color w:val="auto"/>
              </w:rPr>
            </w:pPr>
            <w:r w:rsidRPr="00605ECD">
              <w:rPr>
                <w:color w:val="auto"/>
              </w:rPr>
              <w:t>China es una de las mayores potencias económicas mundiales. Pese a ser un Estado comunista, desde la década de</w:t>
            </w:r>
            <w:r w:rsidR="00946085">
              <w:rPr>
                <w:color w:val="auto"/>
              </w:rPr>
              <w:t xml:space="preserve"> los</w:t>
            </w:r>
            <w:r w:rsidRPr="00605ECD">
              <w:rPr>
                <w:color w:val="auto"/>
              </w:rPr>
              <w:t xml:space="preserve"> 80 ha desarrollado un modelo económico que ha hecho de este gigante asiático la mayor fábrica del mundo. El país tiene una extens</w:t>
            </w:r>
            <w:r w:rsidR="00D95A97" w:rsidRPr="00605ECD">
              <w:rPr>
                <w:color w:val="auto"/>
              </w:rPr>
              <w:t>ión territorial de 9</w:t>
            </w:r>
            <w:r w:rsidR="00946085">
              <w:rPr>
                <w:color w:val="auto"/>
              </w:rPr>
              <w:t xml:space="preserve"> </w:t>
            </w:r>
            <w:r w:rsidR="00D95A97" w:rsidRPr="00605ECD">
              <w:rPr>
                <w:color w:val="auto"/>
              </w:rPr>
              <w:t>597</w:t>
            </w:r>
            <w:r w:rsidR="00946085">
              <w:rPr>
                <w:color w:val="auto"/>
              </w:rPr>
              <w:t xml:space="preserve"> </w:t>
            </w:r>
            <w:r w:rsidR="00D95A97" w:rsidRPr="00605ECD">
              <w:rPr>
                <w:color w:val="auto"/>
              </w:rPr>
              <w:t>107 km</w:t>
            </w:r>
            <w:r w:rsidRPr="00605ECD">
              <w:rPr>
                <w:color w:val="auto"/>
                <w:vertAlign w:val="superscript"/>
              </w:rPr>
              <w:t>2</w:t>
            </w:r>
            <w:r w:rsidRPr="00605ECD">
              <w:rPr>
                <w:color w:val="auto"/>
              </w:rPr>
              <w:t>, además de 1</w:t>
            </w:r>
            <w:r w:rsidR="00946085">
              <w:rPr>
                <w:color w:val="auto"/>
              </w:rPr>
              <w:t xml:space="preserve"> </w:t>
            </w:r>
            <w:r w:rsidRPr="00605ECD">
              <w:rPr>
                <w:color w:val="auto"/>
              </w:rPr>
              <w:t>314</w:t>
            </w:r>
            <w:r w:rsidR="00946085">
              <w:rPr>
                <w:color w:val="auto"/>
              </w:rPr>
              <w:t xml:space="preserve"> </w:t>
            </w:r>
            <w:r w:rsidRPr="00605ECD">
              <w:rPr>
                <w:color w:val="auto"/>
              </w:rPr>
              <w:t>480</w:t>
            </w:r>
            <w:r w:rsidR="00946085">
              <w:rPr>
                <w:color w:val="auto"/>
              </w:rPr>
              <w:t xml:space="preserve"> </w:t>
            </w:r>
            <w:r w:rsidRPr="00605ECD">
              <w:rPr>
                <w:color w:val="auto"/>
              </w:rPr>
              <w:t>000 habitantes y un crecimiento anual del PIB muy elevado</w:t>
            </w:r>
            <w:r w:rsidR="00946085">
              <w:rPr>
                <w:color w:val="auto"/>
              </w:rPr>
              <w:t>,</w:t>
            </w:r>
            <w:r w:rsidR="00307CCC">
              <w:rPr>
                <w:color w:val="auto"/>
              </w:rPr>
              <w:t xml:space="preserve"> que en</w:t>
            </w:r>
            <w:r w:rsidRPr="00605ECD">
              <w:rPr>
                <w:color w:val="auto"/>
              </w:rPr>
              <w:t xml:space="preserve"> el último lustro ha oscilado entre el 8 y el 10 %.</w:t>
            </w:r>
          </w:p>
        </w:tc>
      </w:tr>
    </w:tbl>
    <w:p w14:paraId="19EE78AB" w14:textId="77777777" w:rsidR="0081266B" w:rsidRPr="00605ECD" w:rsidRDefault="0081266B" w:rsidP="00605ECD">
      <w:pPr>
        <w:spacing w:line="240" w:lineRule="auto"/>
      </w:pPr>
    </w:p>
    <w:p w14:paraId="6C980A3D" w14:textId="77777777" w:rsidR="0081266B" w:rsidRPr="00605ECD" w:rsidRDefault="0081266B" w:rsidP="00605ECD">
      <w:pPr>
        <w:spacing w:line="240" w:lineRule="auto"/>
      </w:pPr>
    </w:p>
    <w:p w14:paraId="1FCDC95D" w14:textId="77777777" w:rsidR="0081266B" w:rsidRPr="00605ECD" w:rsidRDefault="0081266B" w:rsidP="00605ECD">
      <w:pPr>
        <w:shd w:val="clear" w:color="auto" w:fill="FFFFFF"/>
        <w:spacing w:line="240" w:lineRule="auto"/>
        <w:jc w:val="left"/>
        <w:rPr>
          <w:rFonts w:eastAsia="Times New Roman"/>
          <w:highlight w:val="none"/>
        </w:rPr>
      </w:pPr>
      <w:r w:rsidRPr="00605ECD">
        <w:rPr>
          <w:rFonts w:eastAsia="Times New Roman"/>
        </w:rPr>
        <w:t xml:space="preserve">Los países que forman parte del grupo de los </w:t>
      </w:r>
      <w:r w:rsidRPr="00605ECD">
        <w:rPr>
          <w:rFonts w:eastAsia="Times New Roman"/>
          <w:b/>
        </w:rPr>
        <w:t>BRIC</w:t>
      </w:r>
      <w:r w:rsidRPr="00605ECD">
        <w:rPr>
          <w:rFonts w:eastAsia="Times New Roman"/>
        </w:rPr>
        <w:t xml:space="preserve"> comparten tres rasgos característicos:</w:t>
      </w:r>
    </w:p>
    <w:p w14:paraId="34B2AA5C" w14:textId="77777777" w:rsidR="0081266B" w:rsidRPr="00605ECD" w:rsidRDefault="00307CCC" w:rsidP="00605ECD">
      <w:pPr>
        <w:numPr>
          <w:ilvl w:val="0"/>
          <w:numId w:val="11"/>
        </w:numPr>
        <w:shd w:val="clear" w:color="auto" w:fill="FFFFFF"/>
        <w:spacing w:line="240" w:lineRule="auto"/>
        <w:ind w:left="300"/>
        <w:jc w:val="left"/>
        <w:rPr>
          <w:rFonts w:eastAsia="Times New Roman"/>
        </w:rPr>
      </w:pPr>
      <w:r>
        <w:rPr>
          <w:rFonts w:eastAsia="Times New Roman"/>
        </w:rPr>
        <w:t>Elevado número de habitantes</w:t>
      </w:r>
      <w:r w:rsidR="0081266B" w:rsidRPr="00605ECD">
        <w:rPr>
          <w:rFonts w:eastAsia="Times New Roman"/>
        </w:rPr>
        <w:t>.</w:t>
      </w:r>
    </w:p>
    <w:p w14:paraId="453E6064" w14:textId="77777777" w:rsidR="0081266B" w:rsidRPr="00307CCC" w:rsidRDefault="00307CCC" w:rsidP="00605ECD">
      <w:pPr>
        <w:numPr>
          <w:ilvl w:val="0"/>
          <w:numId w:val="11"/>
        </w:numPr>
        <w:shd w:val="clear" w:color="auto" w:fill="FFFFFF"/>
        <w:spacing w:line="240" w:lineRule="auto"/>
        <w:ind w:left="300"/>
        <w:jc w:val="left"/>
        <w:rPr>
          <w:rFonts w:eastAsia="Times New Roman"/>
        </w:rPr>
      </w:pPr>
      <w:r w:rsidRPr="00307CCC">
        <w:rPr>
          <w:rFonts w:eastAsia="Times New Roman"/>
        </w:rPr>
        <w:t>G</w:t>
      </w:r>
      <w:r w:rsidR="0081266B" w:rsidRPr="00307CCC">
        <w:rPr>
          <w:rFonts w:eastAsia="Times New Roman"/>
          <w:bCs/>
        </w:rPr>
        <w:t>ran extensión territorial</w:t>
      </w:r>
      <w:r w:rsidR="0081266B" w:rsidRPr="00307CCC">
        <w:rPr>
          <w:rFonts w:eastAsia="Times New Roman"/>
        </w:rPr>
        <w:t>.</w:t>
      </w:r>
    </w:p>
    <w:p w14:paraId="0504B56C" w14:textId="77777777" w:rsidR="0081266B" w:rsidRDefault="00307CCC" w:rsidP="00605ECD">
      <w:pPr>
        <w:numPr>
          <w:ilvl w:val="0"/>
          <w:numId w:val="11"/>
        </w:numPr>
        <w:shd w:val="clear" w:color="auto" w:fill="FFFFFF"/>
        <w:spacing w:line="240" w:lineRule="auto"/>
        <w:ind w:left="300"/>
        <w:jc w:val="left"/>
        <w:rPr>
          <w:rFonts w:eastAsia="Times New Roman"/>
        </w:rPr>
      </w:pPr>
      <w:r>
        <w:rPr>
          <w:rFonts w:eastAsia="Times New Roman"/>
        </w:rPr>
        <w:t>Destacado</w:t>
      </w:r>
      <w:r w:rsidR="0081266B" w:rsidRPr="00605ECD">
        <w:rPr>
          <w:rFonts w:eastAsia="Times New Roman"/>
        </w:rPr>
        <w:t> </w:t>
      </w:r>
      <w:r w:rsidR="0081266B" w:rsidRPr="00307CCC">
        <w:rPr>
          <w:rFonts w:eastAsia="Times New Roman"/>
          <w:bCs/>
        </w:rPr>
        <w:t>crecimiento anual del PIB</w:t>
      </w:r>
      <w:r w:rsidR="0081266B" w:rsidRPr="00307CCC">
        <w:rPr>
          <w:rFonts w:eastAsia="Times New Roman"/>
        </w:rPr>
        <w:t>.</w:t>
      </w:r>
    </w:p>
    <w:p w14:paraId="20B0A297" w14:textId="77777777" w:rsidR="00307CCC" w:rsidRPr="00605ECD" w:rsidRDefault="00307CCC" w:rsidP="00307CCC">
      <w:pPr>
        <w:shd w:val="clear" w:color="auto" w:fill="FFFFFF"/>
        <w:spacing w:line="240" w:lineRule="auto"/>
        <w:ind w:left="300"/>
        <w:jc w:val="left"/>
        <w:rPr>
          <w:rFonts w:eastAsia="Times New Roman"/>
        </w:rPr>
      </w:pPr>
    </w:p>
    <w:p w14:paraId="335A30BB" w14:textId="77777777" w:rsidR="0081266B" w:rsidRPr="00605ECD" w:rsidRDefault="00307CCC" w:rsidP="00605ECD">
      <w:pPr>
        <w:shd w:val="clear" w:color="auto" w:fill="FFFFFF"/>
        <w:spacing w:line="240" w:lineRule="auto"/>
        <w:jc w:val="left"/>
        <w:rPr>
          <w:rFonts w:eastAsia="Times New Roman"/>
        </w:rPr>
      </w:pPr>
      <w:r>
        <w:rPr>
          <w:rFonts w:eastAsia="Times New Roman"/>
        </w:rPr>
        <w:t xml:space="preserve">Junto </w:t>
      </w:r>
      <w:r w:rsidR="00946085">
        <w:rPr>
          <w:rFonts w:eastAsia="Times New Roman"/>
        </w:rPr>
        <w:t>con</w:t>
      </w:r>
      <w:r>
        <w:rPr>
          <w:rFonts w:eastAsia="Times New Roman"/>
        </w:rPr>
        <w:t xml:space="preserve"> los países del BRIC, existen otros </w:t>
      </w:r>
      <w:r w:rsidR="0081266B" w:rsidRPr="00605ECD">
        <w:rPr>
          <w:rFonts w:eastAsia="Times New Roman"/>
        </w:rPr>
        <w:t>que se pueden definir como </w:t>
      </w:r>
      <w:r w:rsidR="0081266B" w:rsidRPr="00605ECD">
        <w:rPr>
          <w:rFonts w:eastAsia="Times New Roman"/>
          <w:b/>
          <w:bCs/>
        </w:rPr>
        <w:t>potencias regionales</w:t>
      </w:r>
      <w:r w:rsidR="00946085" w:rsidRPr="00946085">
        <w:rPr>
          <w:rFonts w:eastAsia="Times New Roman"/>
          <w:bCs/>
        </w:rPr>
        <w:t>, como</w:t>
      </w:r>
      <w:r>
        <w:rPr>
          <w:rFonts w:eastAsia="Times New Roman"/>
        </w:rPr>
        <w:t xml:space="preserve"> es el caso de </w:t>
      </w:r>
      <w:r w:rsidR="0081266B" w:rsidRPr="00605ECD">
        <w:rPr>
          <w:rFonts w:eastAsia="Times New Roman"/>
        </w:rPr>
        <w:t>México, la República de Sudáfrica (algunos expertos la incluyen en el grupo de los BRIC), Turquía, Indonesia y la República de Corea.</w:t>
      </w:r>
    </w:p>
    <w:p w14:paraId="260C406A" w14:textId="77777777" w:rsidR="0081266B" w:rsidRPr="00605ECD" w:rsidRDefault="0081266B" w:rsidP="00605ECD">
      <w:pPr>
        <w:spacing w:line="240" w:lineRule="auto"/>
      </w:pPr>
    </w:p>
    <w:p w14:paraId="3F0FEB1D" w14:textId="77777777" w:rsidR="00D95A97" w:rsidRDefault="00D95A97" w:rsidP="00605ECD">
      <w:pPr>
        <w:spacing w:line="240" w:lineRule="auto"/>
      </w:pPr>
    </w:p>
    <w:p w14:paraId="60BB91BF" w14:textId="77777777" w:rsidR="00765E6B" w:rsidRPr="00605ECD" w:rsidRDefault="00765E6B" w:rsidP="00605ECD">
      <w:pPr>
        <w:spacing w:line="240" w:lineRule="auto"/>
      </w:pPr>
    </w:p>
    <w:p w14:paraId="16D340E7" w14:textId="77777777" w:rsidR="00D95A97" w:rsidRPr="00605ECD" w:rsidRDefault="00D95A97" w:rsidP="00605ECD">
      <w:pPr>
        <w:spacing w:line="240" w:lineRule="auto"/>
        <w:rPr>
          <w:b/>
        </w:rPr>
      </w:pPr>
      <w:r w:rsidRPr="00605ECD">
        <w:rPr>
          <w:b/>
        </w:rPr>
        <w:t>[</w:t>
      </w:r>
      <w:r w:rsidRPr="004D58DF">
        <w:rPr>
          <w:b/>
        </w:rPr>
        <w:t>SECCIÓN 2</w:t>
      </w:r>
      <w:r w:rsidRPr="00605ECD">
        <w:rPr>
          <w:b/>
        </w:rPr>
        <w:t>]</w:t>
      </w:r>
      <w:r w:rsidRPr="00605ECD">
        <w:t xml:space="preserve"> </w:t>
      </w:r>
      <w:r w:rsidRPr="00605ECD">
        <w:rPr>
          <w:b/>
        </w:rPr>
        <w:t xml:space="preserve">1.5 Consolidación </w:t>
      </w:r>
    </w:p>
    <w:p w14:paraId="416DA2B4" w14:textId="77777777" w:rsidR="00D95A97" w:rsidRPr="00605ECD" w:rsidRDefault="00D95A97" w:rsidP="00605ECD">
      <w:pPr>
        <w:spacing w:line="240" w:lineRule="auto"/>
      </w:pPr>
      <w:r w:rsidRPr="00605ECD">
        <w:lastRenderedPageBreak/>
        <w:br/>
      </w:r>
      <w:r w:rsidRPr="00605ECD">
        <w:rPr>
          <w:shd w:val="clear" w:color="auto" w:fill="FFFFFF"/>
        </w:rPr>
        <w:t>Actividades para consolidar lo que has aprendido en esta sección.</w:t>
      </w:r>
    </w:p>
    <w:p w14:paraId="2607A37E" w14:textId="77777777" w:rsidR="00D95A97" w:rsidRPr="00605ECD" w:rsidRDefault="00D95A97" w:rsidP="00605ECD">
      <w:pPr>
        <w:spacing w:line="240" w:lineRule="auto"/>
      </w:pPr>
    </w:p>
    <w:tbl>
      <w:tblPr>
        <w:tblStyle w:val="Tablaconcuadrcula"/>
        <w:tblW w:w="0" w:type="auto"/>
        <w:tblLayout w:type="fixed"/>
        <w:tblLook w:val="04A0" w:firstRow="1" w:lastRow="0" w:firstColumn="1" w:lastColumn="0" w:noHBand="0" w:noVBand="1"/>
      </w:tblPr>
      <w:tblGrid>
        <w:gridCol w:w="3085"/>
        <w:gridCol w:w="5969"/>
      </w:tblGrid>
      <w:tr w:rsidR="00605ECD" w:rsidRPr="00605ECD" w14:paraId="43035969" w14:textId="77777777" w:rsidTr="00184CDE">
        <w:tc>
          <w:tcPr>
            <w:tcW w:w="9054" w:type="dxa"/>
            <w:gridSpan w:val="2"/>
            <w:shd w:val="clear" w:color="auto" w:fill="000000" w:themeFill="text1"/>
          </w:tcPr>
          <w:p w14:paraId="0E17D2EC" w14:textId="77777777" w:rsidR="00D95A97" w:rsidRPr="00605ECD" w:rsidRDefault="00D95A97" w:rsidP="00605ECD">
            <w:pPr>
              <w:spacing w:line="240" w:lineRule="auto"/>
              <w:jc w:val="center"/>
              <w:rPr>
                <w:b/>
              </w:rPr>
            </w:pPr>
            <w:r w:rsidRPr="00605ECD">
              <w:rPr>
                <w:b/>
              </w:rPr>
              <w:t xml:space="preserve">Practica: </w:t>
            </w:r>
            <w:commentRangeStart w:id="5"/>
            <w:r w:rsidRPr="00605ECD">
              <w:rPr>
                <w:b/>
              </w:rPr>
              <w:t>recurso</w:t>
            </w:r>
            <w:commentRangeEnd w:id="5"/>
            <w:r w:rsidR="004F5377">
              <w:rPr>
                <w:rStyle w:val="Refdecomentario"/>
                <w:lang w:val="es-CO"/>
              </w:rPr>
              <w:commentReference w:id="5"/>
            </w:r>
            <w:r w:rsidRPr="00605ECD">
              <w:rPr>
                <w:b/>
              </w:rPr>
              <w:t xml:space="preserve"> aprovechado</w:t>
            </w:r>
          </w:p>
        </w:tc>
      </w:tr>
      <w:tr w:rsidR="00605ECD" w:rsidRPr="00605ECD" w14:paraId="2ADAAEDD" w14:textId="77777777" w:rsidTr="00184CDE">
        <w:tc>
          <w:tcPr>
            <w:tcW w:w="3085" w:type="dxa"/>
            <w:shd w:val="clear" w:color="auto" w:fill="auto"/>
          </w:tcPr>
          <w:p w14:paraId="7289FB64" w14:textId="77777777" w:rsidR="00D95A97" w:rsidRPr="00605ECD" w:rsidRDefault="00D95A97" w:rsidP="00605ECD">
            <w:pPr>
              <w:spacing w:line="240" w:lineRule="auto"/>
              <w:rPr>
                <w:b/>
                <w:highlight w:val="none"/>
              </w:rPr>
            </w:pPr>
            <w:r w:rsidRPr="00605ECD">
              <w:rPr>
                <w:b/>
                <w:highlight w:val="none"/>
              </w:rPr>
              <w:t>Código</w:t>
            </w:r>
          </w:p>
        </w:tc>
        <w:tc>
          <w:tcPr>
            <w:tcW w:w="5969" w:type="dxa"/>
            <w:shd w:val="clear" w:color="auto" w:fill="auto"/>
          </w:tcPr>
          <w:p w14:paraId="327E1AE6" w14:textId="77777777" w:rsidR="00D95A97" w:rsidRPr="00605ECD" w:rsidRDefault="00920D12" w:rsidP="0044317A">
            <w:pPr>
              <w:spacing w:line="240" w:lineRule="auto"/>
              <w:rPr>
                <w:b/>
                <w:highlight w:val="none"/>
              </w:rPr>
            </w:pPr>
            <w:r>
              <w:rPr>
                <w:lang w:val="es"/>
              </w:rPr>
              <w:t>CS_10_06</w:t>
            </w:r>
            <w:r w:rsidRPr="00605ECD">
              <w:rPr>
                <w:lang w:val="es"/>
              </w:rPr>
              <w:t>_</w:t>
            </w:r>
            <w:r w:rsidRPr="00920D12">
              <w:rPr>
                <w:highlight w:val="none"/>
                <w:lang w:val="es"/>
              </w:rPr>
              <w:t>CO</w:t>
            </w:r>
            <w:r w:rsidRPr="00920D12">
              <w:rPr>
                <w:b/>
                <w:highlight w:val="none"/>
              </w:rPr>
              <w:softHyphen/>
            </w:r>
            <w:r w:rsidRPr="00920D12">
              <w:rPr>
                <w:b/>
                <w:highlight w:val="none"/>
              </w:rPr>
              <w:softHyphen/>
            </w:r>
            <w:r w:rsidRPr="00920D12">
              <w:rPr>
                <w:highlight w:val="none"/>
              </w:rPr>
              <w:t>_REC</w:t>
            </w:r>
            <w:r w:rsidR="0044317A">
              <w:rPr>
                <w:highlight w:val="none"/>
              </w:rPr>
              <w:t>6</w:t>
            </w:r>
            <w:r>
              <w:rPr>
                <w:highlight w:val="none"/>
              </w:rPr>
              <w:t>0</w:t>
            </w:r>
          </w:p>
        </w:tc>
      </w:tr>
      <w:tr w:rsidR="00605ECD" w:rsidRPr="00605ECD" w14:paraId="55AB1D04" w14:textId="77777777" w:rsidTr="00184CDE">
        <w:tc>
          <w:tcPr>
            <w:tcW w:w="3085" w:type="dxa"/>
            <w:shd w:val="clear" w:color="auto" w:fill="auto"/>
          </w:tcPr>
          <w:p w14:paraId="22732ECD" w14:textId="77777777" w:rsidR="00D95A97" w:rsidRPr="00605ECD" w:rsidRDefault="00D95A97" w:rsidP="00605ECD">
            <w:pPr>
              <w:spacing w:line="240" w:lineRule="auto"/>
              <w:rPr>
                <w:highlight w:val="none"/>
              </w:rPr>
            </w:pPr>
            <w:r w:rsidRPr="00605ECD">
              <w:rPr>
                <w:b/>
                <w:highlight w:val="none"/>
              </w:rPr>
              <w:t>Ubicación en Aula Planeta</w:t>
            </w:r>
          </w:p>
        </w:tc>
        <w:tc>
          <w:tcPr>
            <w:tcW w:w="5969" w:type="dxa"/>
            <w:shd w:val="clear" w:color="auto" w:fill="auto"/>
          </w:tcPr>
          <w:p w14:paraId="37D73222" w14:textId="77777777" w:rsidR="00D95A97" w:rsidRPr="00605ECD" w:rsidRDefault="00D95A97" w:rsidP="00605ECD">
            <w:pPr>
              <w:spacing w:line="240" w:lineRule="auto"/>
              <w:rPr>
                <w:highlight w:val="none"/>
              </w:rPr>
            </w:pPr>
            <w:r w:rsidRPr="00605ECD">
              <w:t>3° ESO/Geografía e historia/La organización económica del mundo actual/La globalización/La globalización de la información</w:t>
            </w:r>
          </w:p>
        </w:tc>
      </w:tr>
      <w:tr w:rsidR="00605ECD" w:rsidRPr="00605ECD" w14:paraId="5D3582C9" w14:textId="77777777" w:rsidTr="00184CDE">
        <w:tc>
          <w:tcPr>
            <w:tcW w:w="3085" w:type="dxa"/>
            <w:shd w:val="clear" w:color="auto" w:fill="auto"/>
          </w:tcPr>
          <w:p w14:paraId="2084F40D" w14:textId="77777777" w:rsidR="00D95A97" w:rsidRPr="00605ECD" w:rsidRDefault="00D95A97" w:rsidP="00605ECD">
            <w:pPr>
              <w:spacing w:line="240" w:lineRule="auto"/>
              <w:rPr>
                <w:highlight w:val="none"/>
              </w:rPr>
            </w:pPr>
            <w:r w:rsidRPr="00605ECD">
              <w:rPr>
                <w:b/>
                <w:highlight w:val="none"/>
              </w:rPr>
              <w:t>Cambio (descripción o capturas de pantallas)</w:t>
            </w:r>
          </w:p>
        </w:tc>
        <w:tc>
          <w:tcPr>
            <w:tcW w:w="5969" w:type="dxa"/>
            <w:shd w:val="clear" w:color="auto" w:fill="auto"/>
          </w:tcPr>
          <w:p w14:paraId="27936925" w14:textId="77777777" w:rsidR="00D95A97" w:rsidRPr="00605ECD" w:rsidRDefault="00D95A97" w:rsidP="00605ECD">
            <w:pPr>
              <w:spacing w:line="240" w:lineRule="auto"/>
              <w:rPr>
                <w:highlight w:val="none"/>
              </w:rPr>
            </w:pPr>
          </w:p>
        </w:tc>
      </w:tr>
      <w:tr w:rsidR="00605ECD" w:rsidRPr="00605ECD" w14:paraId="0BC9DABC" w14:textId="77777777" w:rsidTr="00184CDE">
        <w:tc>
          <w:tcPr>
            <w:tcW w:w="3085" w:type="dxa"/>
            <w:shd w:val="clear" w:color="auto" w:fill="auto"/>
          </w:tcPr>
          <w:p w14:paraId="68E74AC2" w14:textId="77777777" w:rsidR="00D95A97" w:rsidRPr="00605ECD" w:rsidRDefault="00D95A97" w:rsidP="00605ECD">
            <w:pPr>
              <w:spacing w:line="240" w:lineRule="auto"/>
              <w:rPr>
                <w:b/>
                <w:highlight w:val="none"/>
              </w:rPr>
            </w:pPr>
            <w:r w:rsidRPr="00605ECD">
              <w:rPr>
                <w:b/>
                <w:highlight w:val="none"/>
              </w:rPr>
              <w:t>Título</w:t>
            </w:r>
          </w:p>
        </w:tc>
        <w:tc>
          <w:tcPr>
            <w:tcW w:w="5969" w:type="dxa"/>
            <w:shd w:val="clear" w:color="auto" w:fill="auto"/>
          </w:tcPr>
          <w:p w14:paraId="0C2BEA58" w14:textId="77777777" w:rsidR="00D95A97" w:rsidRPr="00605ECD" w:rsidRDefault="00D95A97" w:rsidP="00605ECD">
            <w:pPr>
              <w:spacing w:line="240" w:lineRule="auto"/>
              <w:rPr>
                <w:highlight w:val="none"/>
              </w:rPr>
            </w:pPr>
            <w:r w:rsidRPr="00605ECD">
              <w:rPr>
                <w:highlight w:val="none"/>
              </w:rPr>
              <w:t xml:space="preserve">Refuerza tu aprendizaje: La globalización </w:t>
            </w:r>
          </w:p>
        </w:tc>
      </w:tr>
      <w:tr w:rsidR="00D95A97" w:rsidRPr="00605ECD" w14:paraId="69B4F9D4" w14:textId="77777777" w:rsidTr="00184CDE">
        <w:tc>
          <w:tcPr>
            <w:tcW w:w="3085" w:type="dxa"/>
            <w:shd w:val="clear" w:color="auto" w:fill="auto"/>
          </w:tcPr>
          <w:p w14:paraId="59D90A94" w14:textId="77777777" w:rsidR="00D95A97" w:rsidRPr="00605ECD" w:rsidRDefault="00D95A97" w:rsidP="00605ECD">
            <w:pPr>
              <w:spacing w:line="240" w:lineRule="auto"/>
              <w:rPr>
                <w:b/>
                <w:highlight w:val="none"/>
              </w:rPr>
            </w:pPr>
            <w:r w:rsidRPr="00605ECD">
              <w:rPr>
                <w:b/>
                <w:highlight w:val="none"/>
              </w:rPr>
              <w:t>Descripción</w:t>
            </w:r>
          </w:p>
        </w:tc>
        <w:tc>
          <w:tcPr>
            <w:tcW w:w="5969" w:type="dxa"/>
            <w:shd w:val="clear" w:color="auto" w:fill="auto"/>
          </w:tcPr>
          <w:p w14:paraId="7677B704" w14:textId="77777777" w:rsidR="00D95A97" w:rsidRPr="00605ECD" w:rsidRDefault="00605ECD" w:rsidP="00605ECD">
            <w:pPr>
              <w:spacing w:line="240" w:lineRule="auto"/>
              <w:rPr>
                <w:highlight w:val="none"/>
              </w:rPr>
            </w:pPr>
            <w:r>
              <w:rPr>
                <w:highlight w:val="none"/>
              </w:rPr>
              <w:t>Actividad</w:t>
            </w:r>
            <w:r w:rsidR="00D95A97" w:rsidRPr="00605ECD">
              <w:rPr>
                <w:highlight w:val="none"/>
              </w:rPr>
              <w:t xml:space="preserve"> sobre La globalización</w:t>
            </w:r>
          </w:p>
        </w:tc>
      </w:tr>
    </w:tbl>
    <w:p w14:paraId="5EE13113" w14:textId="77777777" w:rsidR="00D95A97" w:rsidRPr="00605ECD" w:rsidRDefault="00D95A97" w:rsidP="00605ECD">
      <w:pPr>
        <w:spacing w:line="240" w:lineRule="auto"/>
      </w:pPr>
    </w:p>
    <w:p w14:paraId="002497CC" w14:textId="77777777" w:rsidR="00765E6B" w:rsidRDefault="00765E6B" w:rsidP="00605ECD">
      <w:pPr>
        <w:spacing w:line="240" w:lineRule="auto"/>
      </w:pPr>
    </w:p>
    <w:p w14:paraId="16E0242F" w14:textId="77777777" w:rsidR="00D95A97" w:rsidRPr="00605ECD" w:rsidRDefault="00D95A97" w:rsidP="00605ECD">
      <w:pPr>
        <w:spacing w:line="240" w:lineRule="auto"/>
        <w:rPr>
          <w:b/>
        </w:rPr>
      </w:pPr>
      <w:r w:rsidRPr="00605ECD">
        <w:t>[</w:t>
      </w:r>
      <w:r w:rsidRPr="004D58DF">
        <w:rPr>
          <w:b/>
        </w:rPr>
        <w:t>SECCIÓN 1</w:t>
      </w:r>
      <w:r w:rsidRPr="00605ECD">
        <w:t xml:space="preserve">] </w:t>
      </w:r>
      <w:r w:rsidRPr="00605ECD">
        <w:rPr>
          <w:b/>
        </w:rPr>
        <w:t>2</w:t>
      </w:r>
      <w:r w:rsidRPr="00605ECD">
        <w:t xml:space="preserve"> </w:t>
      </w:r>
      <w:r w:rsidRPr="00605ECD">
        <w:rPr>
          <w:b/>
        </w:rPr>
        <w:t xml:space="preserve">Claves para comprender la globalización económica </w:t>
      </w:r>
    </w:p>
    <w:p w14:paraId="2FD8E5F6" w14:textId="77777777" w:rsidR="00D95A97" w:rsidRPr="00605ECD" w:rsidRDefault="00D95A97" w:rsidP="00605ECD">
      <w:pPr>
        <w:spacing w:line="240" w:lineRule="auto"/>
      </w:pPr>
    </w:p>
    <w:p w14:paraId="2EFAC9C5" w14:textId="77777777" w:rsidR="00D95A97" w:rsidRPr="00605ECD" w:rsidRDefault="00D95A97" w:rsidP="00605ECD">
      <w:pPr>
        <w:spacing w:line="240" w:lineRule="auto"/>
      </w:pPr>
      <w:r w:rsidRPr="00605ECD">
        <w:t>Durante el per</w:t>
      </w:r>
      <w:r w:rsidR="00946085">
        <w:t>i</w:t>
      </w:r>
      <w:r w:rsidRPr="00605ECD">
        <w:t xml:space="preserve">odo anterior a la implementación de la </w:t>
      </w:r>
      <w:r w:rsidRPr="00605ECD">
        <w:rPr>
          <w:b/>
        </w:rPr>
        <w:t>economía global</w:t>
      </w:r>
      <w:r w:rsidRPr="004F5377">
        <w:t>,</w:t>
      </w:r>
      <w:r w:rsidRPr="00605ECD">
        <w:t xml:space="preserve"> cada país, con base en sus empresas nacionales y con una </w:t>
      </w:r>
      <w:r w:rsidRPr="00605ECD">
        <w:rPr>
          <w:b/>
        </w:rPr>
        <w:t>infraestructura económica</w:t>
      </w:r>
      <w:r w:rsidRPr="00605ECD">
        <w:t xml:space="preserve"> ubicada dentro de los límites de su territorio, debía explotar sus recursos, producir los bienes y servicios necesarios, distribuirlos y ofrecerlos principalmente en sus propios mercados. </w:t>
      </w:r>
    </w:p>
    <w:p w14:paraId="661B477B" w14:textId="77777777" w:rsidR="00D95A97" w:rsidRPr="00605ECD" w:rsidRDefault="00D95A97" w:rsidP="00605ECD">
      <w:pPr>
        <w:spacing w:line="240" w:lineRule="auto"/>
      </w:pPr>
    </w:p>
    <w:p w14:paraId="3F922D60" w14:textId="77777777" w:rsidR="00D95A97" w:rsidRPr="00605ECD" w:rsidRDefault="00D95A97" w:rsidP="00605ECD">
      <w:pPr>
        <w:spacing w:line="240" w:lineRule="auto"/>
      </w:pPr>
      <w:r w:rsidRPr="00605ECD">
        <w:t xml:space="preserve">Bajo dicho modelo económico las </w:t>
      </w:r>
      <w:r w:rsidRPr="00605ECD">
        <w:rPr>
          <w:b/>
        </w:rPr>
        <w:t>exportaciones</w:t>
      </w:r>
      <w:r w:rsidRPr="00605ECD">
        <w:t xml:space="preserve"> representaban un lugar menor dentro de las actividades económicas. Por el contrario, las fuerzas de la economía se enfocaban en desarrollar el </w:t>
      </w:r>
      <w:r w:rsidRPr="00605ECD">
        <w:rPr>
          <w:b/>
        </w:rPr>
        <w:t>mercado interno</w:t>
      </w:r>
      <w:r w:rsidRPr="00605ECD">
        <w:t xml:space="preserve"> mediante la implementación de un modelo </w:t>
      </w:r>
      <w:r w:rsidRPr="00605ECD">
        <w:rPr>
          <w:b/>
        </w:rPr>
        <w:t>proteccionista</w:t>
      </w:r>
      <w:r w:rsidRPr="00605ECD">
        <w:t>.</w:t>
      </w:r>
    </w:p>
    <w:p w14:paraId="65E380BB" w14:textId="77777777" w:rsidR="00D95A97" w:rsidRPr="00605ECD" w:rsidRDefault="00D95A97" w:rsidP="00605ECD">
      <w:pPr>
        <w:spacing w:line="240" w:lineRule="auto"/>
      </w:pPr>
    </w:p>
    <w:p w14:paraId="63CE835D" w14:textId="77777777" w:rsidR="00D95A97" w:rsidRPr="00605ECD" w:rsidRDefault="00D95A97" w:rsidP="00605ECD">
      <w:pPr>
        <w:spacing w:line="240" w:lineRule="auto"/>
      </w:pPr>
      <w:r w:rsidRPr="00605ECD">
        <w:t>En el transcurso de la década de</w:t>
      </w:r>
      <w:r w:rsidR="00082190">
        <w:t xml:space="preserve"> </w:t>
      </w:r>
      <w:r w:rsidRPr="00605ECD">
        <w:t>l</w:t>
      </w:r>
      <w:r w:rsidR="00082190">
        <w:t>os</w:t>
      </w:r>
      <w:r w:rsidRPr="00605ECD">
        <w:t xml:space="preserve"> </w:t>
      </w:r>
      <w:r w:rsidR="00082190">
        <w:t>80</w:t>
      </w:r>
      <w:r w:rsidRPr="00605ECD">
        <w:t xml:space="preserve"> del siglo XX, los </w:t>
      </w:r>
      <w:r w:rsidRPr="00605ECD">
        <w:rPr>
          <w:b/>
        </w:rPr>
        <w:t>Estados nacionales</w:t>
      </w:r>
      <w:r w:rsidRPr="00605ECD">
        <w:t xml:space="preserve"> empezaron a perder fuerza ante el avance del </w:t>
      </w:r>
      <w:r w:rsidRPr="00605ECD">
        <w:rPr>
          <w:b/>
        </w:rPr>
        <w:t>poder económico</w:t>
      </w:r>
      <w:r w:rsidRPr="00605ECD">
        <w:t xml:space="preserve"> de los países más fuertes económicamente y de sus empresas, las cuales se expandieron con rapidez. En consecuencia, los Estados cada vez tuvieron menor control sobre lo que ocurría con la </w:t>
      </w:r>
      <w:r w:rsidRPr="00605ECD">
        <w:rPr>
          <w:b/>
        </w:rPr>
        <w:t>producción</w:t>
      </w:r>
      <w:r w:rsidRPr="00605ECD">
        <w:t xml:space="preserve"> de sus países, porque las principales decisiones económicas se empezaron a tomar en las juntas directivas de las grandes </w:t>
      </w:r>
      <w:r w:rsidRPr="00605ECD">
        <w:rPr>
          <w:b/>
        </w:rPr>
        <w:t>corporaciones.</w:t>
      </w:r>
      <w:r w:rsidRPr="00605ECD">
        <w:t xml:space="preserve"> </w:t>
      </w:r>
    </w:p>
    <w:p w14:paraId="0492632D" w14:textId="77777777" w:rsidR="00D95A97" w:rsidRPr="00605ECD" w:rsidRDefault="00D95A97" w:rsidP="00605ECD">
      <w:pPr>
        <w:spacing w:line="240" w:lineRule="auto"/>
      </w:pPr>
    </w:p>
    <w:p w14:paraId="7EF36765" w14:textId="77777777" w:rsidR="00D95A97" w:rsidRPr="00765E6B" w:rsidRDefault="00D95A97" w:rsidP="00605ECD">
      <w:pPr>
        <w:spacing w:line="240" w:lineRule="auto"/>
      </w:pPr>
      <w:r w:rsidRPr="00605ECD">
        <w:t xml:space="preserve">Como resultado, las </w:t>
      </w:r>
      <w:r w:rsidRPr="00605ECD">
        <w:rPr>
          <w:b/>
        </w:rPr>
        <w:t>economías del mundo</w:t>
      </w:r>
      <w:r w:rsidRPr="00605ECD">
        <w:t xml:space="preserve"> se empezaron a mundializar y a organizar según un modelo único determinado por las principales </w:t>
      </w:r>
      <w:r w:rsidRPr="00605ECD">
        <w:rPr>
          <w:b/>
        </w:rPr>
        <w:t>fuerzas económicas globales</w:t>
      </w:r>
      <w:r w:rsidRPr="00082190">
        <w:t>,</w:t>
      </w:r>
      <w:r w:rsidRPr="00605ECD">
        <w:t xml:space="preserve"> encabezadas por las </w:t>
      </w:r>
      <w:r w:rsidRPr="00173377">
        <w:rPr>
          <w:b/>
        </w:rPr>
        <w:t>corporaciones</w:t>
      </w:r>
      <w:r w:rsidRPr="00605ECD">
        <w:t xml:space="preserve"> </w:t>
      </w:r>
      <w:r w:rsidRPr="00605ECD">
        <w:rPr>
          <w:b/>
        </w:rPr>
        <w:t>transnacionales</w:t>
      </w:r>
      <w:r w:rsidRPr="00605ECD">
        <w:t xml:space="preserve">, empresas que han acumulado la fuerza para extenderse, alcanzando una dimensión </w:t>
      </w:r>
      <w:r w:rsidR="00082190">
        <w:t>mundial</w:t>
      </w:r>
      <w:r w:rsidRPr="00765E6B">
        <w:t>.</w:t>
      </w:r>
    </w:p>
    <w:p w14:paraId="5AD29AC8"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1482"/>
        <w:gridCol w:w="7572"/>
      </w:tblGrid>
      <w:tr w:rsidR="00605ECD" w:rsidRPr="00605ECD" w14:paraId="06150BBE" w14:textId="77777777" w:rsidTr="00184CDE">
        <w:tc>
          <w:tcPr>
            <w:tcW w:w="9033" w:type="dxa"/>
            <w:gridSpan w:val="2"/>
            <w:shd w:val="clear" w:color="auto" w:fill="0D0D0D" w:themeFill="text1" w:themeFillTint="F2"/>
          </w:tcPr>
          <w:p w14:paraId="5C88C5B1" w14:textId="77777777" w:rsidR="00D95A97" w:rsidRPr="00605ECD" w:rsidRDefault="00C9110F" w:rsidP="00605ECD">
            <w:pPr>
              <w:spacing w:line="240" w:lineRule="auto"/>
              <w:rPr>
                <w:b/>
              </w:rPr>
            </w:pPr>
            <w:r w:rsidRPr="00605ECD">
              <w:rPr>
                <w:b/>
              </w:rPr>
              <w:t>Imagen</w:t>
            </w:r>
            <w:r w:rsidRPr="00605ECD">
              <w:rPr>
                <w:b/>
                <w:highlight w:val="none"/>
              </w:rPr>
              <w:t xml:space="preserve"> </w:t>
            </w:r>
            <w:r w:rsidRPr="00605ECD">
              <w:rPr>
                <w:b/>
              </w:rPr>
              <w:t>(fotografía, gráfica o ilustración)</w:t>
            </w:r>
          </w:p>
        </w:tc>
      </w:tr>
      <w:tr w:rsidR="00605ECD" w:rsidRPr="00605ECD" w14:paraId="54794949" w14:textId="77777777" w:rsidTr="00184CDE">
        <w:tc>
          <w:tcPr>
            <w:tcW w:w="2518" w:type="dxa"/>
          </w:tcPr>
          <w:p w14:paraId="707035D6" w14:textId="77777777" w:rsidR="00D95A97" w:rsidRPr="00605ECD" w:rsidRDefault="00D95A97" w:rsidP="00605ECD">
            <w:pPr>
              <w:spacing w:line="240" w:lineRule="auto"/>
              <w:rPr>
                <w:b/>
              </w:rPr>
            </w:pPr>
            <w:r w:rsidRPr="00605ECD">
              <w:rPr>
                <w:b/>
              </w:rPr>
              <w:t>Código</w:t>
            </w:r>
          </w:p>
        </w:tc>
        <w:tc>
          <w:tcPr>
            <w:tcW w:w="6515" w:type="dxa"/>
          </w:tcPr>
          <w:p w14:paraId="1BCE4D54" w14:textId="77777777" w:rsidR="00D95A97" w:rsidRPr="00605ECD" w:rsidRDefault="0044317A" w:rsidP="00605ECD">
            <w:pPr>
              <w:spacing w:line="240" w:lineRule="auto"/>
              <w:rPr>
                <w:b/>
              </w:rPr>
            </w:pPr>
            <w:r>
              <w:t>CS_G10_07_IMG60</w:t>
            </w:r>
          </w:p>
        </w:tc>
      </w:tr>
      <w:tr w:rsidR="00605ECD" w:rsidRPr="00605ECD" w14:paraId="6D464B97" w14:textId="77777777" w:rsidTr="00184CDE">
        <w:tc>
          <w:tcPr>
            <w:tcW w:w="2518" w:type="dxa"/>
          </w:tcPr>
          <w:p w14:paraId="4BFD5115" w14:textId="77777777" w:rsidR="00D95A97" w:rsidRPr="00605ECD" w:rsidRDefault="00D95A97" w:rsidP="00605ECD">
            <w:pPr>
              <w:spacing w:line="240" w:lineRule="auto"/>
            </w:pPr>
            <w:r w:rsidRPr="00605ECD">
              <w:rPr>
                <w:b/>
              </w:rPr>
              <w:t>Descripción</w:t>
            </w:r>
          </w:p>
        </w:tc>
        <w:tc>
          <w:tcPr>
            <w:tcW w:w="6515" w:type="dxa"/>
          </w:tcPr>
          <w:p w14:paraId="501C6B1E" w14:textId="77777777" w:rsidR="00D95A97" w:rsidRPr="00605ECD" w:rsidRDefault="00D95A97" w:rsidP="00605ECD">
            <w:pPr>
              <w:spacing w:line="240" w:lineRule="auto"/>
              <w:rPr>
                <w:lang w:val="es-CO"/>
              </w:rPr>
            </w:pPr>
            <w:r w:rsidRPr="00605ECD">
              <w:rPr>
                <w:lang w:val="es-CO"/>
              </w:rPr>
              <w:t>Imagen alusiva a globalización</w:t>
            </w:r>
          </w:p>
        </w:tc>
      </w:tr>
      <w:tr w:rsidR="00605ECD" w:rsidRPr="00605ECD" w14:paraId="6FFA35AC" w14:textId="77777777" w:rsidTr="00184CDE">
        <w:tc>
          <w:tcPr>
            <w:tcW w:w="2518" w:type="dxa"/>
          </w:tcPr>
          <w:p w14:paraId="3CCEDD10" w14:textId="77777777" w:rsidR="00D95A97" w:rsidRPr="00605ECD" w:rsidRDefault="00D95A97" w:rsidP="00605ECD">
            <w:pPr>
              <w:spacing w:line="240" w:lineRule="auto"/>
            </w:pPr>
            <w:r w:rsidRPr="00605ECD">
              <w:rPr>
                <w:b/>
              </w:rPr>
              <w:lastRenderedPageBreak/>
              <w:t>Código Shutterstock (o URL o la ruta en AulaPlaneta)</w:t>
            </w:r>
          </w:p>
        </w:tc>
        <w:tc>
          <w:tcPr>
            <w:tcW w:w="6515" w:type="dxa"/>
          </w:tcPr>
          <w:p w14:paraId="6703765E" w14:textId="77777777" w:rsidR="00D95A97" w:rsidRPr="00605ECD" w:rsidRDefault="00D95A97" w:rsidP="00605ECD">
            <w:pPr>
              <w:spacing w:line="240" w:lineRule="auto"/>
            </w:pPr>
            <w:r w:rsidRPr="00605ECD">
              <w:rPr>
                <w:noProof/>
              </w:rPr>
              <w:drawing>
                <wp:inline distT="0" distB="0" distL="0" distR="0" wp14:anchorId="28DE36C8" wp14:editId="6FE86ACC">
                  <wp:extent cx="1192207" cy="1245379"/>
                  <wp:effectExtent l="0" t="0" r="8255" b="0"/>
                  <wp:docPr id="34" name="Imagen 34" descr="http://thumb1.shutterstock.com/display_pic_with_logo/487651/102676610/stock-photo-highly-detailed-planet-earth-at-night-with-embossed-continents-illuminated-by-light-of-cities-1026766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487651/102676610/stock-photo-highly-detailed-planet-earth-at-night-with-embossed-continents-illuminated-by-light-of-cities-1026766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03844" cy="1257535"/>
                          </a:xfrm>
                          <a:prstGeom prst="rect">
                            <a:avLst/>
                          </a:prstGeom>
                          <a:noFill/>
                          <a:ln>
                            <a:noFill/>
                          </a:ln>
                        </pic:spPr>
                      </pic:pic>
                    </a:graphicData>
                  </a:graphic>
                </wp:inline>
              </w:drawing>
            </w:r>
          </w:p>
          <w:p w14:paraId="0AE0DFE6" w14:textId="77777777" w:rsidR="00D95A97" w:rsidRPr="00605ECD" w:rsidRDefault="00D95A97" w:rsidP="00605ECD">
            <w:pPr>
              <w:spacing w:line="240" w:lineRule="auto"/>
            </w:pPr>
            <w:r w:rsidRPr="00605ECD">
              <w:t>http://thumb1.shutterstock.com/display_pic_with_logo/487651/102676610/stock-photo-highly-detailed-planet-earth-at-night-with-embossed-continents-illuminated-by-light-of-cities-102676610.jpg</w:t>
            </w:r>
          </w:p>
        </w:tc>
      </w:tr>
      <w:tr w:rsidR="00D95A97" w:rsidRPr="00605ECD" w14:paraId="1B065684" w14:textId="77777777" w:rsidTr="00184CDE">
        <w:tc>
          <w:tcPr>
            <w:tcW w:w="2518" w:type="dxa"/>
          </w:tcPr>
          <w:p w14:paraId="6CE9ED62" w14:textId="77777777" w:rsidR="00D95A97" w:rsidRPr="00605ECD" w:rsidRDefault="00D95A97" w:rsidP="00605ECD">
            <w:pPr>
              <w:spacing w:line="240" w:lineRule="auto"/>
            </w:pPr>
            <w:r w:rsidRPr="00605ECD">
              <w:rPr>
                <w:b/>
              </w:rPr>
              <w:t>Pie de imagen</w:t>
            </w:r>
          </w:p>
        </w:tc>
        <w:tc>
          <w:tcPr>
            <w:tcW w:w="6515" w:type="dxa"/>
          </w:tcPr>
          <w:p w14:paraId="6544CA00" w14:textId="77777777" w:rsidR="00D95A97" w:rsidRPr="00605ECD" w:rsidRDefault="00D95A97" w:rsidP="00605ECD">
            <w:pPr>
              <w:spacing w:line="240" w:lineRule="auto"/>
            </w:pPr>
            <w:r w:rsidRPr="00605ECD">
              <w:t>Las corporaciones globales han ganado un poder y una influencia sin precedentes. Representan el triunfo de los más fuertes y los mejor preparados para sobrevivir en l</w:t>
            </w:r>
            <w:r w:rsidR="00765E6B">
              <w:t>a competencia económica. En la nueva e</w:t>
            </w:r>
            <w:r w:rsidRPr="00605ECD">
              <w:t xml:space="preserve">conomía o </w:t>
            </w:r>
            <w:r w:rsidRPr="00765E6B">
              <w:rPr>
                <w:b/>
              </w:rPr>
              <w:t>economía globalizada</w:t>
            </w:r>
            <w:r w:rsidRPr="00605ECD">
              <w:t xml:space="preserve"> adquieren gran preponderancia el conocimiento y la innovación dentro del proceso productivo.</w:t>
            </w:r>
          </w:p>
        </w:tc>
      </w:tr>
    </w:tbl>
    <w:p w14:paraId="5D31CABC" w14:textId="77777777" w:rsidR="00D95A97" w:rsidRPr="00605ECD" w:rsidRDefault="00D95A97" w:rsidP="00605ECD">
      <w:pPr>
        <w:spacing w:line="240" w:lineRule="auto"/>
      </w:pPr>
    </w:p>
    <w:p w14:paraId="5A3B84C2" w14:textId="77777777" w:rsidR="00D95A97" w:rsidRPr="00605ECD" w:rsidRDefault="00D95A97" w:rsidP="00605ECD">
      <w:pPr>
        <w:spacing w:line="240" w:lineRule="auto"/>
      </w:pPr>
      <w:r w:rsidRPr="00605ECD">
        <w:t xml:space="preserve">Otras fuerzas importantes para el despliegue de la globalización son los </w:t>
      </w:r>
      <w:r w:rsidRPr="00605ECD">
        <w:rPr>
          <w:b/>
        </w:rPr>
        <w:t>trabajadores globales</w:t>
      </w:r>
      <w:r w:rsidRPr="00855634">
        <w:t>,</w:t>
      </w:r>
      <w:r w:rsidRPr="00605ECD">
        <w:t xml:space="preserve"> el conocimiento científico, las </w:t>
      </w:r>
      <w:r w:rsidRPr="00605ECD">
        <w:rPr>
          <w:b/>
        </w:rPr>
        <w:t>tecnologías digitales de</w:t>
      </w:r>
      <w:r w:rsidR="00B86777">
        <w:rPr>
          <w:b/>
        </w:rPr>
        <w:t xml:space="preserve"> la</w:t>
      </w:r>
      <w:r w:rsidRPr="00605ECD">
        <w:rPr>
          <w:b/>
        </w:rPr>
        <w:t xml:space="preserve"> información y de </w:t>
      </w:r>
      <w:r w:rsidR="00B86777">
        <w:rPr>
          <w:b/>
        </w:rPr>
        <w:t xml:space="preserve">la </w:t>
      </w:r>
      <w:r w:rsidRPr="00605ECD">
        <w:rPr>
          <w:b/>
        </w:rPr>
        <w:t>comunicación</w:t>
      </w:r>
      <w:r w:rsidRPr="00855634">
        <w:t>,</w:t>
      </w:r>
      <w:r w:rsidRPr="00605ECD">
        <w:t xml:space="preserve"> las </w:t>
      </w:r>
      <w:r w:rsidRPr="00605ECD">
        <w:rPr>
          <w:b/>
        </w:rPr>
        <w:t>instituciones económicas globales</w:t>
      </w:r>
      <w:r w:rsidRPr="00605ECD">
        <w:t xml:space="preserve">, las </w:t>
      </w:r>
      <w:r w:rsidRPr="00605ECD">
        <w:rPr>
          <w:b/>
        </w:rPr>
        <w:t>instituciones financieras</w:t>
      </w:r>
      <w:r w:rsidRPr="00D36BE7">
        <w:t>,</w:t>
      </w:r>
      <w:r w:rsidRPr="00605ECD">
        <w:t xml:space="preserve"> las infraestructuras portuarias y de transporte, así como las alianzas y los </w:t>
      </w:r>
      <w:r w:rsidRPr="00605ECD">
        <w:rPr>
          <w:b/>
        </w:rPr>
        <w:t>tratados comerciales</w:t>
      </w:r>
      <w:r w:rsidRPr="00605ECD">
        <w:t xml:space="preserve"> entre </w:t>
      </w:r>
      <w:r w:rsidRPr="00605ECD">
        <w:rPr>
          <w:b/>
        </w:rPr>
        <w:t>bloques económicos</w:t>
      </w:r>
      <w:r w:rsidRPr="00605ECD">
        <w:t>.</w:t>
      </w:r>
    </w:p>
    <w:p w14:paraId="3860E6FC"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676A49BD" w14:textId="77777777" w:rsidTr="00184CDE">
        <w:tc>
          <w:tcPr>
            <w:tcW w:w="9033" w:type="dxa"/>
            <w:gridSpan w:val="2"/>
            <w:shd w:val="clear" w:color="auto" w:fill="0D0D0D" w:themeFill="text1" w:themeFillTint="F2"/>
          </w:tcPr>
          <w:p w14:paraId="788A2996" w14:textId="77777777" w:rsidR="00D95A97" w:rsidRPr="00605ECD" w:rsidRDefault="00D95A97" w:rsidP="00605ECD">
            <w:pPr>
              <w:spacing w:line="240" w:lineRule="auto"/>
              <w:rPr>
                <w:b/>
              </w:rPr>
            </w:pPr>
            <w:commentRangeStart w:id="6"/>
            <w:r w:rsidRPr="00605ECD">
              <w:rPr>
                <w:b/>
              </w:rPr>
              <w:t>Imagen (fotografía, gráfica o ilustración</w:t>
            </w:r>
            <w:commentRangeEnd w:id="6"/>
            <w:r w:rsidR="002B074D">
              <w:rPr>
                <w:rStyle w:val="Refdecomentario"/>
                <w:lang w:val="es-CO"/>
              </w:rPr>
              <w:commentReference w:id="6"/>
            </w:r>
            <w:r w:rsidRPr="00605ECD">
              <w:rPr>
                <w:b/>
              </w:rPr>
              <w:t>)</w:t>
            </w:r>
          </w:p>
        </w:tc>
      </w:tr>
      <w:tr w:rsidR="00605ECD" w:rsidRPr="00605ECD" w14:paraId="43EF3299" w14:textId="77777777" w:rsidTr="00184CDE">
        <w:tc>
          <w:tcPr>
            <w:tcW w:w="2518" w:type="dxa"/>
          </w:tcPr>
          <w:p w14:paraId="739BC760" w14:textId="77777777" w:rsidR="00D95A97" w:rsidRPr="00605ECD" w:rsidRDefault="00D95A97" w:rsidP="00605ECD">
            <w:pPr>
              <w:spacing w:line="240" w:lineRule="auto"/>
              <w:rPr>
                <w:b/>
              </w:rPr>
            </w:pPr>
            <w:r w:rsidRPr="00605ECD">
              <w:rPr>
                <w:b/>
              </w:rPr>
              <w:t>Código</w:t>
            </w:r>
          </w:p>
        </w:tc>
        <w:tc>
          <w:tcPr>
            <w:tcW w:w="6515" w:type="dxa"/>
          </w:tcPr>
          <w:p w14:paraId="3A3CA769" w14:textId="77777777" w:rsidR="00D95A97" w:rsidRPr="00605ECD" w:rsidRDefault="0044317A" w:rsidP="00605ECD">
            <w:pPr>
              <w:spacing w:line="240" w:lineRule="auto"/>
              <w:rPr>
                <w:b/>
              </w:rPr>
            </w:pPr>
            <w:r>
              <w:t>CS_G10_07_IMG70</w:t>
            </w:r>
          </w:p>
        </w:tc>
      </w:tr>
      <w:tr w:rsidR="00605ECD" w:rsidRPr="00605ECD" w14:paraId="7B163996" w14:textId="77777777" w:rsidTr="00184CDE">
        <w:tc>
          <w:tcPr>
            <w:tcW w:w="2518" w:type="dxa"/>
          </w:tcPr>
          <w:p w14:paraId="4A74EE0D" w14:textId="77777777" w:rsidR="00D95A97" w:rsidRPr="00605ECD" w:rsidRDefault="00D95A97" w:rsidP="00605ECD">
            <w:pPr>
              <w:spacing w:line="240" w:lineRule="auto"/>
            </w:pPr>
            <w:r w:rsidRPr="00605ECD">
              <w:rPr>
                <w:b/>
              </w:rPr>
              <w:t>Descripción</w:t>
            </w:r>
          </w:p>
        </w:tc>
        <w:tc>
          <w:tcPr>
            <w:tcW w:w="6515" w:type="dxa"/>
          </w:tcPr>
          <w:p w14:paraId="02DD33BB" w14:textId="77777777" w:rsidR="00D95A97" w:rsidRPr="00605ECD" w:rsidRDefault="00D95A97" w:rsidP="00605ECD">
            <w:pPr>
              <w:spacing w:line="240" w:lineRule="auto"/>
              <w:rPr>
                <w:lang w:val="es-CO"/>
              </w:rPr>
            </w:pPr>
            <w:r w:rsidRPr="00605ECD">
              <w:rPr>
                <w:lang w:val="es-CO"/>
              </w:rPr>
              <w:t xml:space="preserve">Buque de carga de contenedores en el astillero </w:t>
            </w:r>
          </w:p>
        </w:tc>
      </w:tr>
      <w:tr w:rsidR="00605ECD" w:rsidRPr="00605ECD" w14:paraId="0E4D9147" w14:textId="77777777" w:rsidTr="00184CDE">
        <w:tc>
          <w:tcPr>
            <w:tcW w:w="2518" w:type="dxa"/>
          </w:tcPr>
          <w:p w14:paraId="1EAC3997" w14:textId="77777777" w:rsidR="00D95A97" w:rsidRPr="00605ECD" w:rsidRDefault="00D95A97" w:rsidP="00605ECD">
            <w:pPr>
              <w:spacing w:line="240" w:lineRule="auto"/>
            </w:pPr>
            <w:r w:rsidRPr="00605ECD">
              <w:rPr>
                <w:b/>
              </w:rPr>
              <w:t>Código Shutterstock (o URL o la ruta en AulaPlaneta)</w:t>
            </w:r>
          </w:p>
        </w:tc>
        <w:tc>
          <w:tcPr>
            <w:tcW w:w="6515" w:type="dxa"/>
          </w:tcPr>
          <w:p w14:paraId="502A1744" w14:textId="77777777" w:rsidR="00D95A97" w:rsidRPr="00605ECD" w:rsidRDefault="00D95A97" w:rsidP="00605ECD">
            <w:pPr>
              <w:spacing w:line="240" w:lineRule="auto"/>
              <w:rPr>
                <w:lang w:val="es-CO"/>
              </w:rPr>
            </w:pPr>
            <w:r w:rsidRPr="00605ECD">
              <w:rPr>
                <w:noProof/>
              </w:rPr>
              <w:drawing>
                <wp:inline distT="0" distB="0" distL="0" distR="0" wp14:anchorId="425613A3" wp14:editId="7B3C340B">
                  <wp:extent cx="1433215" cy="1019175"/>
                  <wp:effectExtent l="0" t="0" r="0" b="0"/>
                  <wp:docPr id="4" name="Imagen 4" descr="http://thumb101.shutterstock.com/display_pic_with_logo/1597727/226521013/stock-photo-container-cargo-freight-ship-with-working-crane-bridge-in-shipyard-at-dusk-for-logistic-import-226521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97727/226521013/stock-photo-container-cargo-freight-ship-with-working-crane-bridge-in-shipyard-at-dusk-for-logistic-import-2265210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445534" cy="1027935"/>
                          </a:xfrm>
                          <a:prstGeom prst="rect">
                            <a:avLst/>
                          </a:prstGeom>
                          <a:noFill/>
                          <a:ln>
                            <a:noFill/>
                          </a:ln>
                        </pic:spPr>
                      </pic:pic>
                    </a:graphicData>
                  </a:graphic>
                </wp:inline>
              </w:drawing>
            </w:r>
          </w:p>
          <w:p w14:paraId="79CB7B7E" w14:textId="77777777" w:rsidR="00D95A97" w:rsidRPr="00605ECD" w:rsidRDefault="00D95A97" w:rsidP="00605ECD">
            <w:pPr>
              <w:spacing w:line="240" w:lineRule="auto"/>
            </w:pPr>
            <w:r w:rsidRPr="00605ECD">
              <w:t>Número de la imagen 226521013</w:t>
            </w:r>
          </w:p>
        </w:tc>
      </w:tr>
      <w:tr w:rsidR="00920D12" w:rsidRPr="00605ECD" w14:paraId="687A0B2F" w14:textId="77777777" w:rsidTr="00184CDE">
        <w:tc>
          <w:tcPr>
            <w:tcW w:w="2518" w:type="dxa"/>
          </w:tcPr>
          <w:p w14:paraId="50CB180D" w14:textId="77777777" w:rsidR="00D95A97" w:rsidRPr="00605ECD" w:rsidRDefault="00D95A97" w:rsidP="00605ECD">
            <w:pPr>
              <w:spacing w:line="240" w:lineRule="auto"/>
            </w:pPr>
            <w:r w:rsidRPr="00605ECD">
              <w:rPr>
                <w:b/>
              </w:rPr>
              <w:t>Pie de imagen</w:t>
            </w:r>
          </w:p>
        </w:tc>
        <w:tc>
          <w:tcPr>
            <w:tcW w:w="6515" w:type="dxa"/>
          </w:tcPr>
          <w:p w14:paraId="1A667A99" w14:textId="77777777" w:rsidR="00D95A97" w:rsidRPr="00605ECD" w:rsidRDefault="00D95A97" w:rsidP="00605ECD">
            <w:pPr>
              <w:spacing w:line="240" w:lineRule="auto"/>
            </w:pPr>
            <w:r w:rsidRPr="00605ECD">
              <w:t xml:space="preserve">Uno de los lemas de las economías globalizadas es “exportar o morir”. Mediante el posicionamiento en el mercado global las empresas buscan fabricar productos y venderlos en el exterior mediante el desarrollo de marcas mundialmente acreditadas. </w:t>
            </w:r>
          </w:p>
        </w:tc>
      </w:tr>
    </w:tbl>
    <w:p w14:paraId="2D0BEE7B" w14:textId="77777777" w:rsidR="00D95A97" w:rsidRPr="00605ECD" w:rsidRDefault="00D95A97" w:rsidP="00605ECD">
      <w:pPr>
        <w:spacing w:line="240" w:lineRule="auto"/>
        <w:rPr>
          <w:b/>
        </w:rPr>
      </w:pPr>
    </w:p>
    <w:tbl>
      <w:tblPr>
        <w:tblStyle w:val="Tablaconcuadrcula"/>
        <w:tblW w:w="0" w:type="auto"/>
        <w:tblLook w:val="04A0" w:firstRow="1" w:lastRow="0" w:firstColumn="1" w:lastColumn="0" w:noHBand="0" w:noVBand="1"/>
      </w:tblPr>
      <w:tblGrid>
        <w:gridCol w:w="2518"/>
        <w:gridCol w:w="6536"/>
      </w:tblGrid>
      <w:tr w:rsidR="00605ECD" w:rsidRPr="00605ECD" w14:paraId="55CC942F" w14:textId="77777777" w:rsidTr="00184CDE">
        <w:tc>
          <w:tcPr>
            <w:tcW w:w="9054" w:type="dxa"/>
            <w:gridSpan w:val="2"/>
            <w:shd w:val="clear" w:color="auto" w:fill="000000" w:themeFill="text1"/>
          </w:tcPr>
          <w:p w14:paraId="3DC8A772" w14:textId="77777777" w:rsidR="00D95A97" w:rsidRPr="00605ECD" w:rsidRDefault="00D95A97" w:rsidP="00605ECD">
            <w:pPr>
              <w:spacing w:line="240" w:lineRule="auto"/>
              <w:jc w:val="center"/>
              <w:rPr>
                <w:b/>
              </w:rPr>
            </w:pPr>
            <w:commentRangeStart w:id="7"/>
            <w:r w:rsidRPr="00605ECD">
              <w:rPr>
                <w:b/>
              </w:rPr>
              <w:t>Profundiza: recurso aprovechado</w:t>
            </w:r>
            <w:commentRangeEnd w:id="7"/>
            <w:r w:rsidR="002B074D">
              <w:rPr>
                <w:rStyle w:val="Refdecomentario"/>
                <w:lang w:val="es-CO"/>
              </w:rPr>
              <w:commentReference w:id="7"/>
            </w:r>
          </w:p>
        </w:tc>
      </w:tr>
      <w:tr w:rsidR="00605ECD" w:rsidRPr="00605ECD" w14:paraId="001CA673" w14:textId="77777777" w:rsidTr="00184CDE">
        <w:tc>
          <w:tcPr>
            <w:tcW w:w="2518" w:type="dxa"/>
          </w:tcPr>
          <w:p w14:paraId="245DABC3" w14:textId="77777777" w:rsidR="00D95A97" w:rsidRPr="00605ECD" w:rsidRDefault="00D95A97" w:rsidP="00605ECD">
            <w:pPr>
              <w:spacing w:line="240" w:lineRule="auto"/>
              <w:rPr>
                <w:b/>
              </w:rPr>
            </w:pPr>
            <w:r w:rsidRPr="00605ECD">
              <w:rPr>
                <w:b/>
              </w:rPr>
              <w:t>Código</w:t>
            </w:r>
          </w:p>
        </w:tc>
        <w:tc>
          <w:tcPr>
            <w:tcW w:w="6536" w:type="dxa"/>
          </w:tcPr>
          <w:p w14:paraId="389325C4" w14:textId="77777777" w:rsidR="00D95A97" w:rsidRPr="00605ECD" w:rsidRDefault="00920D12" w:rsidP="00605ECD">
            <w:pPr>
              <w:spacing w:line="240" w:lineRule="auto"/>
              <w:rPr>
                <w:b/>
              </w:rPr>
            </w:pPr>
            <w:r>
              <w:rPr>
                <w:lang w:val="es"/>
              </w:rPr>
              <w:t>CS_10_06</w:t>
            </w:r>
            <w:r w:rsidRPr="00605ECD">
              <w:rPr>
                <w:lang w:val="es"/>
              </w:rPr>
              <w:t>_</w:t>
            </w:r>
            <w:r w:rsidRPr="00920D12">
              <w:rPr>
                <w:highlight w:val="none"/>
                <w:lang w:val="es"/>
              </w:rPr>
              <w:t>CO</w:t>
            </w:r>
            <w:r w:rsidRPr="00920D12">
              <w:rPr>
                <w:b/>
                <w:highlight w:val="none"/>
              </w:rPr>
              <w:softHyphen/>
            </w:r>
            <w:r w:rsidRPr="00920D12">
              <w:rPr>
                <w:b/>
                <w:highlight w:val="none"/>
              </w:rPr>
              <w:softHyphen/>
            </w:r>
            <w:r w:rsidRPr="00920D12">
              <w:rPr>
                <w:highlight w:val="none"/>
              </w:rPr>
              <w:t>_REC</w:t>
            </w:r>
            <w:r>
              <w:rPr>
                <w:highlight w:val="none"/>
              </w:rPr>
              <w:t>60</w:t>
            </w:r>
          </w:p>
        </w:tc>
      </w:tr>
      <w:tr w:rsidR="00605ECD" w:rsidRPr="00605ECD" w14:paraId="48572A78" w14:textId="77777777" w:rsidTr="00184CDE">
        <w:tc>
          <w:tcPr>
            <w:tcW w:w="2518" w:type="dxa"/>
          </w:tcPr>
          <w:p w14:paraId="662A3FE0" w14:textId="77777777" w:rsidR="00D95A97" w:rsidRPr="00605ECD" w:rsidRDefault="00D95A97" w:rsidP="00605ECD">
            <w:pPr>
              <w:spacing w:line="240" w:lineRule="auto"/>
            </w:pPr>
            <w:r w:rsidRPr="00605ECD">
              <w:rPr>
                <w:b/>
              </w:rPr>
              <w:t>Ubicación en Aula Planeta</w:t>
            </w:r>
          </w:p>
        </w:tc>
        <w:tc>
          <w:tcPr>
            <w:tcW w:w="6536" w:type="dxa"/>
          </w:tcPr>
          <w:p w14:paraId="7DE153C2" w14:textId="77777777" w:rsidR="00D95A97" w:rsidRPr="00605ECD" w:rsidRDefault="00D95A97" w:rsidP="00605ECD">
            <w:pPr>
              <w:spacing w:line="240" w:lineRule="auto"/>
            </w:pPr>
            <w:r w:rsidRPr="00605ECD">
              <w:t xml:space="preserve">http://profesores.aulaplaneta.com/#/buscador?q=visiones de la globalización </w:t>
            </w:r>
          </w:p>
        </w:tc>
      </w:tr>
      <w:tr w:rsidR="00605ECD" w:rsidRPr="00605ECD" w14:paraId="79D7B2D5" w14:textId="77777777" w:rsidTr="00184CDE">
        <w:tc>
          <w:tcPr>
            <w:tcW w:w="2518" w:type="dxa"/>
          </w:tcPr>
          <w:p w14:paraId="53051423" w14:textId="77777777" w:rsidR="00D95A97" w:rsidRPr="00605ECD" w:rsidRDefault="00D95A97" w:rsidP="00605ECD">
            <w:pPr>
              <w:spacing w:line="240" w:lineRule="auto"/>
            </w:pPr>
            <w:r w:rsidRPr="00605ECD">
              <w:rPr>
                <w:b/>
              </w:rPr>
              <w:t xml:space="preserve">Cambio (descripción o capturas de </w:t>
            </w:r>
            <w:r w:rsidRPr="00605ECD">
              <w:rPr>
                <w:b/>
              </w:rPr>
              <w:lastRenderedPageBreak/>
              <w:t>pantallas)</w:t>
            </w:r>
          </w:p>
        </w:tc>
        <w:tc>
          <w:tcPr>
            <w:tcW w:w="6536" w:type="dxa"/>
          </w:tcPr>
          <w:p w14:paraId="04E254B1" w14:textId="77777777" w:rsidR="00D95A97" w:rsidRPr="00605ECD" w:rsidRDefault="00D95A97" w:rsidP="00605ECD">
            <w:pPr>
              <w:spacing w:line="240" w:lineRule="auto"/>
            </w:pPr>
          </w:p>
        </w:tc>
      </w:tr>
      <w:tr w:rsidR="00605ECD" w:rsidRPr="00605ECD" w14:paraId="2126AAE3" w14:textId="77777777" w:rsidTr="00184CDE">
        <w:tc>
          <w:tcPr>
            <w:tcW w:w="2518" w:type="dxa"/>
          </w:tcPr>
          <w:p w14:paraId="62F49FD8" w14:textId="77777777" w:rsidR="00D95A97" w:rsidRPr="00605ECD" w:rsidRDefault="00D95A97" w:rsidP="00605ECD">
            <w:pPr>
              <w:spacing w:line="240" w:lineRule="auto"/>
              <w:rPr>
                <w:b/>
              </w:rPr>
            </w:pPr>
            <w:r w:rsidRPr="00605ECD">
              <w:rPr>
                <w:b/>
              </w:rPr>
              <w:t>Título</w:t>
            </w:r>
          </w:p>
        </w:tc>
        <w:tc>
          <w:tcPr>
            <w:tcW w:w="6536" w:type="dxa"/>
          </w:tcPr>
          <w:p w14:paraId="5DA51515" w14:textId="77777777" w:rsidR="00D95A97" w:rsidRPr="00605ECD" w:rsidRDefault="00D95A97" w:rsidP="00605ECD">
            <w:pPr>
              <w:spacing w:line="240" w:lineRule="auto"/>
            </w:pPr>
            <w:r w:rsidRPr="00605ECD">
              <w:t>Visiones de la globalización</w:t>
            </w:r>
          </w:p>
        </w:tc>
      </w:tr>
      <w:tr w:rsidR="00D95A97" w:rsidRPr="00605ECD" w14:paraId="56A3AA21" w14:textId="77777777" w:rsidTr="00184CDE">
        <w:tc>
          <w:tcPr>
            <w:tcW w:w="2518" w:type="dxa"/>
          </w:tcPr>
          <w:p w14:paraId="63767B4A" w14:textId="77777777" w:rsidR="00D95A97" w:rsidRPr="00605ECD" w:rsidRDefault="00D95A97" w:rsidP="00605ECD">
            <w:pPr>
              <w:spacing w:line="240" w:lineRule="auto"/>
              <w:rPr>
                <w:b/>
              </w:rPr>
            </w:pPr>
            <w:r w:rsidRPr="00605ECD">
              <w:rPr>
                <w:b/>
              </w:rPr>
              <w:t>Descripción</w:t>
            </w:r>
          </w:p>
        </w:tc>
        <w:tc>
          <w:tcPr>
            <w:tcW w:w="6536" w:type="dxa"/>
          </w:tcPr>
          <w:p w14:paraId="5364A1E5" w14:textId="77777777" w:rsidR="00D95A97" w:rsidRPr="00605ECD" w:rsidRDefault="00D95A97" w:rsidP="00605ECD">
            <w:pPr>
              <w:spacing w:line="240" w:lineRule="auto"/>
            </w:pPr>
            <w:r w:rsidRPr="00605ECD">
              <w:rPr>
                <w:i/>
              </w:rPr>
              <w:t>Webquest</w:t>
            </w:r>
            <w:r w:rsidRPr="00605ECD">
              <w:t xml:space="preserve"> sobre la globalización y las diferentes posturas que existen frente a este fenómeno económico, político, social y cultural</w:t>
            </w:r>
          </w:p>
        </w:tc>
      </w:tr>
    </w:tbl>
    <w:p w14:paraId="5FC288F5" w14:textId="77777777" w:rsidR="00D95A97" w:rsidRPr="00605ECD" w:rsidRDefault="00D95A97" w:rsidP="00605ECD">
      <w:pPr>
        <w:spacing w:line="240" w:lineRule="auto"/>
        <w:rPr>
          <w:b/>
        </w:rPr>
      </w:pPr>
    </w:p>
    <w:p w14:paraId="450CF818" w14:textId="77777777" w:rsidR="00D95A97" w:rsidRPr="00605ECD" w:rsidRDefault="00D95A97" w:rsidP="00605ECD">
      <w:pPr>
        <w:spacing w:line="240" w:lineRule="auto"/>
      </w:pPr>
    </w:p>
    <w:p w14:paraId="1D968970" w14:textId="77777777" w:rsidR="00D95A97" w:rsidRPr="00605ECD" w:rsidRDefault="00D95A97" w:rsidP="00605ECD">
      <w:pPr>
        <w:spacing w:line="240" w:lineRule="auto"/>
        <w:rPr>
          <w:b/>
        </w:rPr>
      </w:pPr>
      <w:r w:rsidRPr="00605ECD">
        <w:rPr>
          <w:b/>
        </w:rPr>
        <w:t>[</w:t>
      </w:r>
      <w:r w:rsidRPr="00D36BE7">
        <w:rPr>
          <w:b/>
        </w:rPr>
        <w:t>SECCIÓN 2</w:t>
      </w:r>
      <w:r w:rsidRPr="00605ECD">
        <w:rPr>
          <w:b/>
        </w:rPr>
        <w:t>]</w:t>
      </w:r>
      <w:r w:rsidRPr="00605ECD">
        <w:t xml:space="preserve"> </w:t>
      </w:r>
      <w:r w:rsidRPr="00605ECD">
        <w:rPr>
          <w:b/>
        </w:rPr>
        <w:t>2.1 La globalización de la información</w:t>
      </w:r>
    </w:p>
    <w:p w14:paraId="33234390" w14:textId="77777777" w:rsidR="00D95A97" w:rsidRPr="00605ECD" w:rsidRDefault="00D95A97" w:rsidP="00605ECD">
      <w:pPr>
        <w:spacing w:line="240" w:lineRule="auto"/>
      </w:pPr>
      <w:r w:rsidRPr="00605ECD">
        <w:rPr>
          <w:shd w:val="clear" w:color="auto" w:fill="FFFFFF"/>
        </w:rPr>
        <w:br/>
      </w:r>
      <w:r w:rsidRPr="00605ECD">
        <w:rPr>
          <w:rStyle w:val="un"/>
          <w:shd w:val="clear" w:color="auto" w:fill="FFFFFF"/>
        </w:rPr>
        <w:t xml:space="preserve">La globalización de la información ha sido posible por el desarrollo de las </w:t>
      </w:r>
      <w:r w:rsidRPr="00605ECD">
        <w:rPr>
          <w:rStyle w:val="Textoennegrita"/>
          <w:shd w:val="clear" w:color="auto" w:fill="FFFFFF"/>
        </w:rPr>
        <w:t>tecnologías de la comunicación</w:t>
      </w:r>
      <w:r w:rsidRPr="00605ECD">
        <w:rPr>
          <w:rStyle w:val="un"/>
          <w:shd w:val="clear" w:color="auto" w:fill="FFFFFF"/>
        </w:rPr>
        <w:t>, que han permitido el</w:t>
      </w:r>
      <w:r w:rsidRPr="00605ECD">
        <w:rPr>
          <w:rStyle w:val="apple-converted-space"/>
          <w:shd w:val="clear" w:color="auto" w:fill="FFFFFF"/>
        </w:rPr>
        <w:t> </w:t>
      </w:r>
      <w:r w:rsidRPr="00605ECD">
        <w:rPr>
          <w:rStyle w:val="Textoennegrita"/>
          <w:shd w:val="clear" w:color="auto" w:fill="FFFFFF"/>
        </w:rPr>
        <w:t>intercambio de datos</w:t>
      </w:r>
      <w:r w:rsidRPr="00605ECD">
        <w:rPr>
          <w:rStyle w:val="un"/>
          <w:shd w:val="clear" w:color="auto" w:fill="FFFFFF"/>
        </w:rPr>
        <w:t xml:space="preserve">, </w:t>
      </w:r>
      <w:r w:rsidRPr="00605ECD">
        <w:rPr>
          <w:rStyle w:val="Textoennegrita"/>
          <w:shd w:val="clear" w:color="auto" w:fill="FFFFFF"/>
        </w:rPr>
        <w:t>textos</w:t>
      </w:r>
      <w:r w:rsidRPr="00605ECD">
        <w:rPr>
          <w:rStyle w:val="un"/>
          <w:shd w:val="clear" w:color="auto" w:fill="FFFFFF"/>
        </w:rPr>
        <w:t>,</w:t>
      </w:r>
      <w:r w:rsidRPr="00605ECD">
        <w:rPr>
          <w:rStyle w:val="apple-converted-space"/>
          <w:shd w:val="clear" w:color="auto" w:fill="FFFFFF"/>
        </w:rPr>
        <w:t> </w:t>
      </w:r>
      <w:r w:rsidRPr="00605ECD">
        <w:rPr>
          <w:rStyle w:val="Textoennegrita"/>
          <w:shd w:val="clear" w:color="auto" w:fill="FFFFFF"/>
        </w:rPr>
        <w:t>sonidos</w:t>
      </w:r>
      <w:r w:rsidRPr="00605ECD">
        <w:rPr>
          <w:rStyle w:val="un"/>
          <w:shd w:val="clear" w:color="auto" w:fill="FFFFFF"/>
        </w:rPr>
        <w:t>,</w:t>
      </w:r>
      <w:r w:rsidRPr="00605ECD">
        <w:rPr>
          <w:rStyle w:val="apple-converted-space"/>
          <w:shd w:val="clear" w:color="auto" w:fill="FFFFFF"/>
        </w:rPr>
        <w:t> </w:t>
      </w:r>
      <w:r w:rsidRPr="00605ECD">
        <w:rPr>
          <w:rStyle w:val="Textoennegrita"/>
          <w:shd w:val="clear" w:color="auto" w:fill="FFFFFF"/>
        </w:rPr>
        <w:t>imágenes</w:t>
      </w:r>
      <w:r w:rsidRPr="00605ECD">
        <w:rPr>
          <w:rStyle w:val="apple-converted-space"/>
          <w:shd w:val="clear" w:color="auto" w:fill="FFFFFF"/>
        </w:rPr>
        <w:t> </w:t>
      </w:r>
      <w:r w:rsidRPr="00605ECD">
        <w:rPr>
          <w:rStyle w:val="un"/>
          <w:shd w:val="clear" w:color="auto" w:fill="FFFFFF"/>
        </w:rPr>
        <w:t>y</w:t>
      </w:r>
      <w:r w:rsidRPr="00605ECD">
        <w:rPr>
          <w:rStyle w:val="apple-converted-space"/>
          <w:shd w:val="clear" w:color="auto" w:fill="FFFFFF"/>
        </w:rPr>
        <w:t> </w:t>
      </w:r>
      <w:r w:rsidRPr="00605ECD">
        <w:rPr>
          <w:rStyle w:val="Textoennegrita"/>
          <w:shd w:val="clear" w:color="auto" w:fill="FFFFFF"/>
        </w:rPr>
        <w:t>v</w:t>
      </w:r>
      <w:r w:rsidR="00D36BE7">
        <w:rPr>
          <w:rStyle w:val="Textoennegrita"/>
          <w:shd w:val="clear" w:color="auto" w:fill="FFFFFF"/>
        </w:rPr>
        <w:t>i</w:t>
      </w:r>
      <w:r w:rsidRPr="00605ECD">
        <w:rPr>
          <w:rStyle w:val="Textoennegrita"/>
          <w:shd w:val="clear" w:color="auto" w:fill="FFFFFF"/>
        </w:rPr>
        <w:t>deos</w:t>
      </w:r>
      <w:r w:rsidRPr="00605ECD">
        <w:rPr>
          <w:rStyle w:val="apple-converted-space"/>
          <w:shd w:val="clear" w:color="auto" w:fill="FFFFFF"/>
        </w:rPr>
        <w:t> </w:t>
      </w:r>
      <w:r w:rsidRPr="00605ECD">
        <w:rPr>
          <w:rStyle w:val="un"/>
          <w:shd w:val="clear" w:color="auto" w:fill="FFFFFF"/>
        </w:rPr>
        <w:t>a través de</w:t>
      </w:r>
      <w:r w:rsidRPr="00605ECD">
        <w:rPr>
          <w:rStyle w:val="apple-converted-space"/>
          <w:shd w:val="clear" w:color="auto" w:fill="FFFFFF"/>
        </w:rPr>
        <w:t> </w:t>
      </w:r>
      <w:r w:rsidR="00D36BE7">
        <w:rPr>
          <w:rStyle w:val="Textoennegrita"/>
          <w:shd w:val="clear" w:color="auto" w:fill="FFFFFF"/>
        </w:rPr>
        <w:t>i</w:t>
      </w:r>
      <w:r w:rsidRPr="00605ECD">
        <w:rPr>
          <w:rStyle w:val="Textoennegrita"/>
          <w:shd w:val="clear" w:color="auto" w:fill="FFFFFF"/>
        </w:rPr>
        <w:t>nternet</w:t>
      </w:r>
      <w:r w:rsidRPr="00605ECD">
        <w:rPr>
          <w:rStyle w:val="apple-converted-space"/>
          <w:shd w:val="clear" w:color="auto" w:fill="FFFFFF"/>
        </w:rPr>
        <w:t> </w:t>
      </w:r>
      <w:r w:rsidRPr="00605ECD">
        <w:rPr>
          <w:rStyle w:val="un"/>
          <w:shd w:val="clear" w:color="auto" w:fill="FFFFFF"/>
        </w:rPr>
        <w:t>y la</w:t>
      </w:r>
      <w:r w:rsidRPr="00605ECD">
        <w:rPr>
          <w:rStyle w:val="apple-converted-space"/>
          <w:shd w:val="clear" w:color="auto" w:fill="FFFFFF"/>
        </w:rPr>
        <w:t> </w:t>
      </w:r>
      <w:r w:rsidRPr="00605ECD">
        <w:rPr>
          <w:rStyle w:val="Textoennegrita"/>
          <w:shd w:val="clear" w:color="auto" w:fill="FFFFFF"/>
        </w:rPr>
        <w:t>telefonía móvil</w:t>
      </w:r>
      <w:r w:rsidRPr="00605ECD">
        <w:rPr>
          <w:rStyle w:val="un"/>
          <w:shd w:val="clear" w:color="auto" w:fill="FFFFFF"/>
        </w:rPr>
        <w:t xml:space="preserve">. Todos estos </w:t>
      </w:r>
      <w:r w:rsidR="00765E6B">
        <w:rPr>
          <w:rStyle w:val="un"/>
          <w:shd w:val="clear" w:color="auto" w:fill="FFFFFF"/>
        </w:rPr>
        <w:t xml:space="preserve">avances tecnológicos garantizan </w:t>
      </w:r>
      <w:r w:rsidRPr="00605ECD">
        <w:rPr>
          <w:rStyle w:val="un"/>
          <w:shd w:val="clear" w:color="auto" w:fill="FFFFFF"/>
        </w:rPr>
        <w:t>una</w:t>
      </w:r>
      <w:r w:rsidRPr="00605ECD">
        <w:rPr>
          <w:rStyle w:val="apple-converted-space"/>
          <w:shd w:val="clear" w:color="auto" w:fill="FFFFFF"/>
        </w:rPr>
        <w:t> </w:t>
      </w:r>
      <w:r w:rsidRPr="00605ECD">
        <w:rPr>
          <w:rStyle w:val="Textoennegrita"/>
          <w:shd w:val="clear" w:color="auto" w:fill="FFFFFF"/>
        </w:rPr>
        <w:t>información inmediata</w:t>
      </w:r>
      <w:r w:rsidRPr="00605ECD">
        <w:rPr>
          <w:rStyle w:val="un"/>
          <w:shd w:val="clear" w:color="auto" w:fill="FFFFFF"/>
        </w:rPr>
        <w:t>. Asimismo, esta revolución tecnológica ha propiciado la aparición de un nuevo tipo de empresas, que conforman la denominada</w:t>
      </w:r>
      <w:r w:rsidRPr="00605ECD">
        <w:rPr>
          <w:rStyle w:val="apple-converted-space"/>
          <w:shd w:val="clear" w:color="auto" w:fill="FFFFFF"/>
        </w:rPr>
        <w:t> </w:t>
      </w:r>
      <w:r w:rsidRPr="00605ECD">
        <w:rPr>
          <w:rStyle w:val="Textoennegrita"/>
          <w:shd w:val="clear" w:color="auto" w:fill="FFFFFF"/>
        </w:rPr>
        <w:t>nueva economía</w:t>
      </w:r>
      <w:r w:rsidRPr="00605ECD">
        <w:rPr>
          <w:rStyle w:val="un"/>
          <w:shd w:val="clear" w:color="auto" w:fill="FFFFFF"/>
        </w:rPr>
        <w:t>.</w:t>
      </w:r>
    </w:p>
    <w:p w14:paraId="6AE3B5CA" w14:textId="77777777" w:rsidR="00D95A97" w:rsidRPr="00605ECD" w:rsidRDefault="00D95A97" w:rsidP="00605ECD">
      <w:pPr>
        <w:spacing w:line="240" w:lineRule="auto"/>
      </w:pPr>
    </w:p>
    <w:tbl>
      <w:tblPr>
        <w:tblStyle w:val="3"/>
        <w:tblW w:w="884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6380"/>
      </w:tblGrid>
      <w:tr w:rsidR="00605ECD" w:rsidRPr="00605ECD" w14:paraId="77EE57FB" w14:textId="77777777" w:rsidTr="00184CDE">
        <w:tc>
          <w:tcPr>
            <w:tcW w:w="8840" w:type="dxa"/>
            <w:gridSpan w:val="2"/>
            <w:shd w:val="clear" w:color="auto" w:fill="0D0D0D"/>
          </w:tcPr>
          <w:p w14:paraId="3CC1F55A" w14:textId="77777777" w:rsidR="00D95A97" w:rsidRPr="00605ECD" w:rsidRDefault="00D95A97" w:rsidP="00605ECD">
            <w:pPr>
              <w:spacing w:line="240" w:lineRule="auto"/>
              <w:ind w:left="-120"/>
              <w:jc w:val="center"/>
              <w:rPr>
                <w:b/>
                <w:color w:val="auto"/>
                <w:highlight w:val="none"/>
              </w:rPr>
            </w:pPr>
            <w:r w:rsidRPr="00605ECD">
              <w:rPr>
                <w:b/>
                <w:color w:val="auto"/>
                <w:highlight w:val="none"/>
              </w:rPr>
              <w:t>Imagen (fotografía, gráfica o ilustración)</w:t>
            </w:r>
          </w:p>
        </w:tc>
      </w:tr>
      <w:tr w:rsidR="00605ECD" w:rsidRPr="00605ECD" w14:paraId="07ECDA7F" w14:textId="77777777" w:rsidTr="00184CDE">
        <w:tc>
          <w:tcPr>
            <w:tcW w:w="2460" w:type="dxa"/>
          </w:tcPr>
          <w:p w14:paraId="0DB233AB" w14:textId="77777777" w:rsidR="00D95A97" w:rsidRPr="00605ECD" w:rsidRDefault="00D95A97" w:rsidP="00605ECD">
            <w:pPr>
              <w:spacing w:line="240" w:lineRule="auto"/>
              <w:rPr>
                <w:color w:val="auto"/>
              </w:rPr>
            </w:pPr>
            <w:r w:rsidRPr="00605ECD">
              <w:rPr>
                <w:b/>
                <w:color w:val="auto"/>
              </w:rPr>
              <w:t>Código</w:t>
            </w:r>
          </w:p>
        </w:tc>
        <w:tc>
          <w:tcPr>
            <w:tcW w:w="6380" w:type="dxa"/>
          </w:tcPr>
          <w:p w14:paraId="0874E7CA" w14:textId="77777777" w:rsidR="00D95A97" w:rsidRPr="00605ECD" w:rsidRDefault="0044317A" w:rsidP="00605ECD">
            <w:pPr>
              <w:spacing w:line="240" w:lineRule="auto"/>
              <w:rPr>
                <w:color w:val="auto"/>
              </w:rPr>
            </w:pPr>
            <w:r>
              <w:rPr>
                <w:color w:val="auto"/>
              </w:rPr>
              <w:t>CS_10_05_IMG80</w:t>
            </w:r>
          </w:p>
        </w:tc>
      </w:tr>
      <w:tr w:rsidR="00605ECD" w:rsidRPr="00605ECD" w14:paraId="11E2658E" w14:textId="77777777" w:rsidTr="00184CDE">
        <w:tc>
          <w:tcPr>
            <w:tcW w:w="2460" w:type="dxa"/>
          </w:tcPr>
          <w:p w14:paraId="2486F0C3" w14:textId="77777777" w:rsidR="00D95A97" w:rsidRPr="00605ECD" w:rsidRDefault="00D95A97" w:rsidP="00605ECD">
            <w:pPr>
              <w:spacing w:line="240" w:lineRule="auto"/>
              <w:rPr>
                <w:color w:val="auto"/>
              </w:rPr>
            </w:pPr>
            <w:r w:rsidRPr="00605ECD">
              <w:rPr>
                <w:b/>
                <w:color w:val="auto"/>
              </w:rPr>
              <w:t>Descripción</w:t>
            </w:r>
          </w:p>
        </w:tc>
        <w:tc>
          <w:tcPr>
            <w:tcW w:w="6380" w:type="dxa"/>
          </w:tcPr>
          <w:p w14:paraId="67CF2C46" w14:textId="77777777" w:rsidR="00D95A97" w:rsidRPr="00605ECD" w:rsidRDefault="00D95A97" w:rsidP="00605ECD">
            <w:pPr>
              <w:spacing w:line="240" w:lineRule="auto"/>
              <w:rPr>
                <w:color w:val="auto"/>
              </w:rPr>
            </w:pPr>
          </w:p>
        </w:tc>
      </w:tr>
      <w:tr w:rsidR="00605ECD" w:rsidRPr="00605ECD" w14:paraId="1E085311" w14:textId="77777777" w:rsidTr="00184CDE">
        <w:tc>
          <w:tcPr>
            <w:tcW w:w="2460" w:type="dxa"/>
          </w:tcPr>
          <w:p w14:paraId="355EB02F" w14:textId="77777777" w:rsidR="00D95A97" w:rsidRPr="00605ECD" w:rsidRDefault="00D95A97" w:rsidP="00605ECD">
            <w:pPr>
              <w:spacing w:line="240" w:lineRule="auto"/>
              <w:rPr>
                <w:color w:val="auto"/>
              </w:rPr>
            </w:pPr>
            <w:r w:rsidRPr="00605ECD">
              <w:rPr>
                <w:b/>
                <w:color w:val="auto"/>
              </w:rPr>
              <w:t>Código Shutterstock (o URL o la ruta en AulaPlaneta)</w:t>
            </w:r>
          </w:p>
        </w:tc>
        <w:tc>
          <w:tcPr>
            <w:tcW w:w="6380" w:type="dxa"/>
          </w:tcPr>
          <w:p w14:paraId="0C99CC60" w14:textId="77777777" w:rsidR="00D95A97" w:rsidRPr="00605ECD" w:rsidRDefault="00D95A97" w:rsidP="00605ECD">
            <w:pPr>
              <w:spacing w:line="240" w:lineRule="auto"/>
              <w:rPr>
                <w:color w:val="auto"/>
              </w:rPr>
            </w:pPr>
            <w:r w:rsidRPr="00605ECD">
              <w:rPr>
                <w:color w:val="auto"/>
              </w:rPr>
              <w:t>3° ESO/Geografía e historia/La organización económica del mundo actual/La globalización/La globalización de la información</w:t>
            </w:r>
          </w:p>
          <w:p w14:paraId="0342356D" w14:textId="77777777" w:rsidR="00D95A97" w:rsidRPr="00605ECD" w:rsidRDefault="00FA153B" w:rsidP="00605ECD">
            <w:pPr>
              <w:spacing w:line="240" w:lineRule="auto"/>
              <w:rPr>
                <w:color w:val="auto"/>
              </w:rPr>
            </w:pPr>
            <w:hyperlink r:id="rId19"/>
          </w:p>
        </w:tc>
      </w:tr>
      <w:tr w:rsidR="00605ECD" w:rsidRPr="00605ECD" w14:paraId="67169699" w14:textId="77777777" w:rsidTr="00184CDE">
        <w:tc>
          <w:tcPr>
            <w:tcW w:w="2460" w:type="dxa"/>
          </w:tcPr>
          <w:p w14:paraId="40677D0F" w14:textId="77777777" w:rsidR="00D95A97" w:rsidRPr="00605ECD" w:rsidRDefault="00D95A97" w:rsidP="00605ECD">
            <w:pPr>
              <w:spacing w:line="240" w:lineRule="auto"/>
              <w:rPr>
                <w:color w:val="auto"/>
              </w:rPr>
            </w:pPr>
            <w:r w:rsidRPr="00605ECD">
              <w:rPr>
                <w:b/>
                <w:color w:val="auto"/>
              </w:rPr>
              <w:t>Pie de imagen</w:t>
            </w:r>
          </w:p>
        </w:tc>
        <w:tc>
          <w:tcPr>
            <w:tcW w:w="6380" w:type="dxa"/>
          </w:tcPr>
          <w:p w14:paraId="5D3576AC" w14:textId="77777777" w:rsidR="00D95A97" w:rsidRPr="00605ECD" w:rsidRDefault="00D95A97" w:rsidP="00254334">
            <w:pPr>
              <w:spacing w:line="240" w:lineRule="auto"/>
              <w:rPr>
                <w:color w:val="auto"/>
              </w:rPr>
            </w:pPr>
            <w:r w:rsidRPr="00605ECD">
              <w:rPr>
                <w:color w:val="auto"/>
              </w:rPr>
              <w:t>Internet ha representado una de las grandes revoluciones de las telecomunicaciones desde finales del siglo XX. La generalización del acceso a la red en el mundo desarrollado ha transformado las comunicaciones, lo que ha influido en la economía, en las relaciones sociales y en la cultura.</w:t>
            </w:r>
          </w:p>
        </w:tc>
      </w:tr>
    </w:tbl>
    <w:p w14:paraId="689C5DEC" w14:textId="77777777" w:rsidR="00D95A97" w:rsidRPr="00605ECD" w:rsidRDefault="00D95A97" w:rsidP="00605ECD">
      <w:pPr>
        <w:spacing w:line="240" w:lineRule="auto"/>
      </w:pPr>
    </w:p>
    <w:p w14:paraId="51CC079E" w14:textId="77777777" w:rsidR="00D95A97" w:rsidRPr="00605ECD" w:rsidRDefault="00D95A97" w:rsidP="00605ECD">
      <w:pPr>
        <w:spacing w:line="240" w:lineRule="auto"/>
      </w:pPr>
      <w:r w:rsidRPr="00605ECD">
        <w:rPr>
          <w:shd w:val="clear" w:color="auto" w:fill="FFFFFF"/>
        </w:rPr>
        <w:t>De forma paralela, este desarrollo tecnológico sin precedentes ha influido también en las</w:t>
      </w:r>
      <w:r w:rsidRPr="00605ECD">
        <w:rPr>
          <w:rStyle w:val="apple-converted-space"/>
          <w:shd w:val="clear" w:color="auto" w:fill="FFFFFF"/>
        </w:rPr>
        <w:t> </w:t>
      </w:r>
      <w:r w:rsidRPr="00605ECD">
        <w:rPr>
          <w:rStyle w:val="Textoennegrita"/>
          <w:shd w:val="clear" w:color="auto" w:fill="FFFFFF"/>
        </w:rPr>
        <w:t>relaciones humanas</w:t>
      </w:r>
      <w:r w:rsidRPr="00605ECD">
        <w:rPr>
          <w:shd w:val="clear" w:color="auto" w:fill="FFFFFF"/>
        </w:rPr>
        <w:t>, sobre todo por la existencia de las</w:t>
      </w:r>
      <w:r w:rsidRPr="00605ECD">
        <w:rPr>
          <w:rStyle w:val="apple-converted-space"/>
          <w:shd w:val="clear" w:color="auto" w:fill="FFFFFF"/>
        </w:rPr>
        <w:t> </w:t>
      </w:r>
      <w:r w:rsidRPr="00605ECD">
        <w:rPr>
          <w:rStyle w:val="Textoennegrita"/>
          <w:shd w:val="clear" w:color="auto" w:fill="FFFFFF"/>
        </w:rPr>
        <w:t>redes sociales virtuales</w:t>
      </w:r>
      <w:r w:rsidRPr="00605ECD">
        <w:rPr>
          <w:rStyle w:val="apple-converted-space"/>
          <w:shd w:val="clear" w:color="auto" w:fill="FFFFFF"/>
        </w:rPr>
        <w:t> </w:t>
      </w:r>
      <w:r w:rsidRPr="00605ECD">
        <w:rPr>
          <w:shd w:val="clear" w:color="auto" w:fill="FFFFFF"/>
        </w:rPr>
        <w:t>con las cuales es fácil y rápido contactar y conocer gente de todas partes del mundo.</w:t>
      </w:r>
    </w:p>
    <w:p w14:paraId="1B4D0CEC" w14:textId="77777777" w:rsidR="00D95A97" w:rsidRPr="00605ECD" w:rsidRDefault="00D95A97" w:rsidP="00605ECD">
      <w:pPr>
        <w:spacing w:line="240" w:lineRule="auto"/>
      </w:pPr>
    </w:p>
    <w:tbl>
      <w:tblPr>
        <w:tblStyle w:val="Tablaconcuadrcula"/>
        <w:tblW w:w="0" w:type="auto"/>
        <w:tblLayout w:type="fixed"/>
        <w:tblLook w:val="04A0" w:firstRow="1" w:lastRow="0" w:firstColumn="1" w:lastColumn="0" w:noHBand="0" w:noVBand="1"/>
      </w:tblPr>
      <w:tblGrid>
        <w:gridCol w:w="3085"/>
        <w:gridCol w:w="5969"/>
      </w:tblGrid>
      <w:tr w:rsidR="00605ECD" w:rsidRPr="00605ECD" w14:paraId="62CA8988" w14:textId="77777777" w:rsidTr="00184CDE">
        <w:tc>
          <w:tcPr>
            <w:tcW w:w="9054" w:type="dxa"/>
            <w:gridSpan w:val="2"/>
            <w:shd w:val="clear" w:color="auto" w:fill="000000" w:themeFill="text1"/>
          </w:tcPr>
          <w:p w14:paraId="75F56903" w14:textId="77777777" w:rsidR="00D95A97" w:rsidRPr="00605ECD" w:rsidRDefault="00D95A97" w:rsidP="00605ECD">
            <w:pPr>
              <w:spacing w:line="240" w:lineRule="auto"/>
              <w:jc w:val="center"/>
              <w:rPr>
                <w:b/>
              </w:rPr>
            </w:pPr>
            <w:commentRangeStart w:id="8"/>
            <w:r w:rsidRPr="00605ECD">
              <w:rPr>
                <w:b/>
              </w:rPr>
              <w:t>Practica: recurso aprovechado</w:t>
            </w:r>
            <w:commentRangeEnd w:id="8"/>
            <w:r w:rsidR="002B074D">
              <w:rPr>
                <w:rStyle w:val="Refdecomentario"/>
                <w:lang w:val="es-CO"/>
              </w:rPr>
              <w:commentReference w:id="8"/>
            </w:r>
          </w:p>
        </w:tc>
      </w:tr>
      <w:tr w:rsidR="00605ECD" w:rsidRPr="00605ECD" w14:paraId="67C0E8E6" w14:textId="77777777" w:rsidTr="00184CDE">
        <w:tc>
          <w:tcPr>
            <w:tcW w:w="3085" w:type="dxa"/>
            <w:shd w:val="clear" w:color="auto" w:fill="auto"/>
          </w:tcPr>
          <w:p w14:paraId="0F0B008C" w14:textId="77777777" w:rsidR="00D95A97" w:rsidRPr="00605ECD" w:rsidRDefault="00D95A97" w:rsidP="00605ECD">
            <w:pPr>
              <w:spacing w:line="240" w:lineRule="auto"/>
              <w:rPr>
                <w:b/>
                <w:highlight w:val="none"/>
              </w:rPr>
            </w:pPr>
            <w:r w:rsidRPr="00605ECD">
              <w:rPr>
                <w:b/>
                <w:highlight w:val="none"/>
              </w:rPr>
              <w:t>Código</w:t>
            </w:r>
          </w:p>
        </w:tc>
        <w:tc>
          <w:tcPr>
            <w:tcW w:w="5969" w:type="dxa"/>
            <w:shd w:val="clear" w:color="auto" w:fill="auto"/>
          </w:tcPr>
          <w:p w14:paraId="3420C20B" w14:textId="77777777" w:rsidR="00D95A97" w:rsidRPr="00605ECD" w:rsidRDefault="00920D12" w:rsidP="00605ECD">
            <w:pPr>
              <w:spacing w:line="240" w:lineRule="auto"/>
              <w:rPr>
                <w:b/>
                <w:highlight w:val="none"/>
              </w:rPr>
            </w:pPr>
            <w:r>
              <w:rPr>
                <w:lang w:val="es"/>
              </w:rPr>
              <w:t>CS_10_06</w:t>
            </w:r>
            <w:r w:rsidRPr="00605ECD">
              <w:rPr>
                <w:lang w:val="es"/>
              </w:rPr>
              <w:t>_</w:t>
            </w:r>
            <w:r w:rsidRPr="00920D12">
              <w:rPr>
                <w:highlight w:val="none"/>
                <w:lang w:val="es"/>
              </w:rPr>
              <w:t>CO</w:t>
            </w:r>
            <w:r w:rsidRPr="00920D12">
              <w:rPr>
                <w:b/>
                <w:highlight w:val="none"/>
              </w:rPr>
              <w:softHyphen/>
            </w:r>
            <w:r w:rsidRPr="00920D12">
              <w:rPr>
                <w:b/>
                <w:highlight w:val="none"/>
              </w:rPr>
              <w:softHyphen/>
            </w:r>
            <w:r w:rsidRPr="00920D12">
              <w:rPr>
                <w:highlight w:val="none"/>
              </w:rPr>
              <w:t>_REC</w:t>
            </w:r>
            <w:r>
              <w:rPr>
                <w:highlight w:val="none"/>
              </w:rPr>
              <w:t>70</w:t>
            </w:r>
          </w:p>
        </w:tc>
      </w:tr>
      <w:tr w:rsidR="00605ECD" w:rsidRPr="00605ECD" w14:paraId="2A247F08" w14:textId="77777777" w:rsidTr="00184CDE">
        <w:tc>
          <w:tcPr>
            <w:tcW w:w="3085" w:type="dxa"/>
            <w:shd w:val="clear" w:color="auto" w:fill="auto"/>
          </w:tcPr>
          <w:p w14:paraId="6EB3B5A4" w14:textId="77777777" w:rsidR="00D95A97" w:rsidRPr="00605ECD" w:rsidRDefault="00D95A97" w:rsidP="00605ECD">
            <w:pPr>
              <w:spacing w:line="240" w:lineRule="auto"/>
              <w:rPr>
                <w:highlight w:val="none"/>
              </w:rPr>
            </w:pPr>
            <w:r w:rsidRPr="00605ECD">
              <w:rPr>
                <w:b/>
                <w:highlight w:val="none"/>
              </w:rPr>
              <w:t>Ubicación en Aula Planeta</w:t>
            </w:r>
          </w:p>
        </w:tc>
        <w:tc>
          <w:tcPr>
            <w:tcW w:w="5969" w:type="dxa"/>
            <w:shd w:val="clear" w:color="auto" w:fill="auto"/>
          </w:tcPr>
          <w:p w14:paraId="7F4C389B" w14:textId="77777777" w:rsidR="00D95A97" w:rsidRPr="00605ECD" w:rsidRDefault="00D95A97" w:rsidP="00605ECD">
            <w:pPr>
              <w:spacing w:line="240" w:lineRule="auto"/>
              <w:rPr>
                <w:highlight w:val="none"/>
              </w:rPr>
            </w:pPr>
            <w:r w:rsidRPr="00605ECD">
              <w:t>3° ESO/Geografía e historia/La organización económica del mundo actual/La globalización/La globalización de la información</w:t>
            </w:r>
          </w:p>
        </w:tc>
      </w:tr>
      <w:tr w:rsidR="00605ECD" w:rsidRPr="00605ECD" w14:paraId="36186555" w14:textId="77777777" w:rsidTr="00184CDE">
        <w:tc>
          <w:tcPr>
            <w:tcW w:w="3085" w:type="dxa"/>
            <w:shd w:val="clear" w:color="auto" w:fill="auto"/>
          </w:tcPr>
          <w:p w14:paraId="552A1EF6" w14:textId="77777777" w:rsidR="00D95A97" w:rsidRPr="00605ECD" w:rsidRDefault="00D95A97" w:rsidP="00605ECD">
            <w:pPr>
              <w:spacing w:line="240" w:lineRule="auto"/>
              <w:rPr>
                <w:highlight w:val="none"/>
              </w:rPr>
            </w:pPr>
            <w:r w:rsidRPr="00605ECD">
              <w:rPr>
                <w:b/>
                <w:highlight w:val="none"/>
              </w:rPr>
              <w:t>Cambio (descripción o capturas de pantallas)</w:t>
            </w:r>
          </w:p>
        </w:tc>
        <w:tc>
          <w:tcPr>
            <w:tcW w:w="5969" w:type="dxa"/>
            <w:shd w:val="clear" w:color="auto" w:fill="auto"/>
          </w:tcPr>
          <w:p w14:paraId="4BF2A107" w14:textId="77777777" w:rsidR="00D95A97" w:rsidRPr="00605ECD" w:rsidRDefault="00D95A97" w:rsidP="00605ECD">
            <w:pPr>
              <w:spacing w:line="240" w:lineRule="auto"/>
              <w:rPr>
                <w:highlight w:val="none"/>
              </w:rPr>
            </w:pPr>
          </w:p>
        </w:tc>
      </w:tr>
      <w:tr w:rsidR="00605ECD" w:rsidRPr="00605ECD" w14:paraId="49D1E1C9" w14:textId="77777777" w:rsidTr="00184CDE">
        <w:tc>
          <w:tcPr>
            <w:tcW w:w="3085" w:type="dxa"/>
            <w:shd w:val="clear" w:color="auto" w:fill="auto"/>
          </w:tcPr>
          <w:p w14:paraId="60F434E9" w14:textId="77777777" w:rsidR="00D95A97" w:rsidRPr="00605ECD" w:rsidRDefault="00D95A97" w:rsidP="00605ECD">
            <w:pPr>
              <w:spacing w:line="240" w:lineRule="auto"/>
              <w:rPr>
                <w:b/>
                <w:highlight w:val="none"/>
              </w:rPr>
            </w:pPr>
            <w:r w:rsidRPr="00605ECD">
              <w:rPr>
                <w:b/>
                <w:highlight w:val="none"/>
              </w:rPr>
              <w:t>Título</w:t>
            </w:r>
          </w:p>
        </w:tc>
        <w:tc>
          <w:tcPr>
            <w:tcW w:w="5969" w:type="dxa"/>
            <w:shd w:val="clear" w:color="auto" w:fill="auto"/>
          </w:tcPr>
          <w:p w14:paraId="139EAFFB" w14:textId="77777777" w:rsidR="00D95A97" w:rsidRPr="00605ECD" w:rsidRDefault="00D95A97" w:rsidP="00254334">
            <w:pPr>
              <w:spacing w:line="240" w:lineRule="auto"/>
              <w:rPr>
                <w:highlight w:val="none"/>
              </w:rPr>
            </w:pPr>
            <w:r w:rsidRPr="00605ECD">
              <w:rPr>
                <w:highlight w:val="none"/>
              </w:rPr>
              <w:t xml:space="preserve">Entiende el lugar que ocupa </w:t>
            </w:r>
            <w:r w:rsidR="00254334">
              <w:rPr>
                <w:highlight w:val="none"/>
              </w:rPr>
              <w:t>i</w:t>
            </w:r>
            <w:r w:rsidRPr="00605ECD">
              <w:rPr>
                <w:highlight w:val="none"/>
              </w:rPr>
              <w:t xml:space="preserve">nternet en el mundo actual </w:t>
            </w:r>
          </w:p>
        </w:tc>
      </w:tr>
      <w:tr w:rsidR="00D95A97" w:rsidRPr="00605ECD" w14:paraId="7EF9E0D4" w14:textId="77777777" w:rsidTr="00184CDE">
        <w:tc>
          <w:tcPr>
            <w:tcW w:w="3085" w:type="dxa"/>
            <w:shd w:val="clear" w:color="auto" w:fill="auto"/>
          </w:tcPr>
          <w:p w14:paraId="13CFBF4D" w14:textId="77777777" w:rsidR="00D95A97" w:rsidRPr="00605ECD" w:rsidRDefault="00D95A97" w:rsidP="00605ECD">
            <w:pPr>
              <w:spacing w:line="240" w:lineRule="auto"/>
              <w:rPr>
                <w:b/>
                <w:highlight w:val="none"/>
              </w:rPr>
            </w:pPr>
            <w:r w:rsidRPr="00605ECD">
              <w:rPr>
                <w:b/>
                <w:highlight w:val="none"/>
              </w:rPr>
              <w:t>Descripción</w:t>
            </w:r>
          </w:p>
        </w:tc>
        <w:tc>
          <w:tcPr>
            <w:tcW w:w="5969" w:type="dxa"/>
            <w:shd w:val="clear" w:color="auto" w:fill="auto"/>
          </w:tcPr>
          <w:p w14:paraId="23EABA4D" w14:textId="77777777" w:rsidR="00D95A97" w:rsidRPr="00605ECD" w:rsidRDefault="00D95A97" w:rsidP="00254334">
            <w:pPr>
              <w:spacing w:line="240" w:lineRule="auto"/>
              <w:rPr>
                <w:highlight w:val="none"/>
              </w:rPr>
            </w:pPr>
            <w:r w:rsidRPr="00605ECD">
              <w:rPr>
                <w:highlight w:val="none"/>
              </w:rPr>
              <w:t xml:space="preserve">Actividad que facilita comprobar los conocimientos sobre </w:t>
            </w:r>
            <w:r w:rsidR="00254334">
              <w:rPr>
                <w:highlight w:val="none"/>
              </w:rPr>
              <w:t>i</w:t>
            </w:r>
            <w:r w:rsidRPr="00605ECD">
              <w:rPr>
                <w:highlight w:val="none"/>
              </w:rPr>
              <w:t xml:space="preserve">nternet y las tecnologías de la información y su </w:t>
            </w:r>
            <w:r w:rsidRPr="00605ECD">
              <w:rPr>
                <w:highlight w:val="none"/>
              </w:rPr>
              <w:lastRenderedPageBreak/>
              <w:t>influencia en la transformación de la economía, la sociedad o la política</w:t>
            </w:r>
          </w:p>
        </w:tc>
      </w:tr>
    </w:tbl>
    <w:p w14:paraId="53332272" w14:textId="77777777" w:rsidR="00D95A97" w:rsidRPr="00605ECD" w:rsidRDefault="00D95A97" w:rsidP="00605ECD">
      <w:pPr>
        <w:spacing w:line="240" w:lineRule="auto"/>
      </w:pPr>
    </w:p>
    <w:p w14:paraId="6BBD4BF3" w14:textId="77777777" w:rsidR="00D95A97" w:rsidRPr="00605ECD" w:rsidRDefault="00D95A97" w:rsidP="00605ECD">
      <w:pPr>
        <w:spacing w:line="240" w:lineRule="auto"/>
      </w:pPr>
    </w:p>
    <w:p w14:paraId="58178FA1" w14:textId="77777777" w:rsidR="00D95A97" w:rsidRPr="00605ECD" w:rsidRDefault="00D95A97" w:rsidP="00605ECD">
      <w:pPr>
        <w:spacing w:line="240" w:lineRule="auto"/>
        <w:rPr>
          <w:b/>
        </w:rPr>
      </w:pPr>
      <w:r w:rsidRPr="00605ECD">
        <w:t>[</w:t>
      </w:r>
      <w:r w:rsidRPr="00254334">
        <w:rPr>
          <w:b/>
        </w:rPr>
        <w:t>SECCIÓN 2</w:t>
      </w:r>
      <w:r w:rsidRPr="00605ECD">
        <w:t xml:space="preserve">] </w:t>
      </w:r>
      <w:r w:rsidRPr="00605ECD">
        <w:rPr>
          <w:b/>
        </w:rPr>
        <w:t>2.2</w:t>
      </w:r>
      <w:r w:rsidRPr="00605ECD">
        <w:t xml:space="preserve"> </w:t>
      </w:r>
      <w:r w:rsidRPr="00605ECD">
        <w:rPr>
          <w:b/>
        </w:rPr>
        <w:t xml:space="preserve">La interconexión económica global </w:t>
      </w:r>
    </w:p>
    <w:p w14:paraId="1AEDF220" w14:textId="77777777" w:rsidR="00D95A97" w:rsidRPr="00605ECD" w:rsidRDefault="00D95A97" w:rsidP="00605ECD">
      <w:pPr>
        <w:pStyle w:val="Prrafodelista"/>
        <w:spacing w:line="240" w:lineRule="auto"/>
        <w:ind w:left="360"/>
        <w:jc w:val="both"/>
        <w:rPr>
          <w:rFonts w:ascii="Arial" w:hAnsi="Arial" w:cs="Arial"/>
          <w:szCs w:val="24"/>
        </w:rPr>
      </w:pPr>
    </w:p>
    <w:p w14:paraId="356E78E9" w14:textId="77777777" w:rsidR="00D95A97" w:rsidRPr="00605ECD" w:rsidRDefault="00D95A97" w:rsidP="00605ECD">
      <w:pPr>
        <w:spacing w:line="240" w:lineRule="auto"/>
        <w:rPr>
          <w:b/>
        </w:rPr>
      </w:pPr>
      <w:r w:rsidRPr="00605ECD">
        <w:t xml:space="preserve">Imagina cualquiera de los productos que habitualmente observas en los anuncios </w:t>
      </w:r>
      <w:r w:rsidRPr="00605ECD">
        <w:rPr>
          <w:b/>
        </w:rPr>
        <w:t xml:space="preserve">publicitarios </w:t>
      </w:r>
      <w:r w:rsidRPr="00605ECD">
        <w:t xml:space="preserve">o en las vitrinas de los centros comerciales. Es muy probable que para su elaboración se hayan </w:t>
      </w:r>
      <w:r w:rsidR="000744D6">
        <w:t>emplead</w:t>
      </w:r>
      <w:r w:rsidRPr="00605ECD">
        <w:t>o los recursos naturales y el trabajo de personas ubicadas en diferentes lugares del planeta: la naturaleza, los trabajadores, los empresarios, los administradores, los comerciantes y los banqueros. Todos participan de di</w:t>
      </w:r>
      <w:r w:rsidR="00254334">
        <w:t>stintas</w:t>
      </w:r>
      <w:r w:rsidRPr="00605ECD">
        <w:t xml:space="preserve"> </w:t>
      </w:r>
      <w:r w:rsidR="00254334">
        <w:t>formas</w:t>
      </w:r>
      <w:r w:rsidRPr="00605ECD">
        <w:t xml:space="preserve"> en la organización de </w:t>
      </w:r>
      <w:r w:rsidRPr="00605ECD">
        <w:rPr>
          <w:b/>
        </w:rPr>
        <w:t>la economía global.</w:t>
      </w:r>
    </w:p>
    <w:p w14:paraId="6A2160D4" w14:textId="77777777" w:rsidR="00D95A97" w:rsidRPr="00605ECD" w:rsidRDefault="00D95A97" w:rsidP="00605ECD">
      <w:pPr>
        <w:spacing w:line="240" w:lineRule="auto"/>
        <w:rPr>
          <w:b/>
        </w:rPr>
      </w:pPr>
    </w:p>
    <w:p w14:paraId="1D8C8B38" w14:textId="77777777" w:rsidR="00D95A97" w:rsidRPr="00605ECD" w:rsidRDefault="00D95A97" w:rsidP="00605ECD">
      <w:pPr>
        <w:spacing w:line="240" w:lineRule="auto"/>
      </w:pPr>
      <w:r w:rsidRPr="00605ECD">
        <w:t xml:space="preserve">De esta manera se creó una </w:t>
      </w:r>
      <w:r w:rsidRPr="00605ECD">
        <w:rPr>
          <w:b/>
        </w:rPr>
        <w:t>red de producción</w:t>
      </w:r>
      <w:r w:rsidRPr="00605ECD">
        <w:t xml:space="preserve"> y de </w:t>
      </w:r>
      <w:r w:rsidRPr="00605ECD">
        <w:rPr>
          <w:b/>
        </w:rPr>
        <w:t>comercio mundial</w:t>
      </w:r>
      <w:r w:rsidRPr="00254334">
        <w:t>,</w:t>
      </w:r>
      <w:r w:rsidRPr="00605ECD">
        <w:t xml:space="preserve"> en la que cada una de las decisiones tomadas por los gobiernos, las empresas, los bancos, los trabajadores y los consumidores de las diferentes naciones del mundo se </w:t>
      </w:r>
      <w:r w:rsidRPr="00605ECD">
        <w:rPr>
          <w:b/>
        </w:rPr>
        <w:t>interconectan</w:t>
      </w:r>
      <w:r w:rsidRPr="00254334">
        <w:t>,</w:t>
      </w:r>
      <w:r w:rsidRPr="00605ECD">
        <w:t xml:space="preserve"> </w:t>
      </w:r>
      <w:r w:rsidR="00254334">
        <w:t xml:space="preserve">lo que </w:t>
      </w:r>
      <w:r w:rsidRPr="00605ECD">
        <w:t xml:space="preserve">provoca reacciones en el resto de la </w:t>
      </w:r>
      <w:r w:rsidRPr="00605ECD">
        <w:rPr>
          <w:b/>
        </w:rPr>
        <w:t xml:space="preserve">economía </w:t>
      </w:r>
      <w:r w:rsidR="00254334">
        <w:rPr>
          <w:b/>
        </w:rPr>
        <w:t>global</w:t>
      </w:r>
      <w:r w:rsidRPr="00765E6B">
        <w:t xml:space="preserve">. </w:t>
      </w:r>
    </w:p>
    <w:p w14:paraId="33C5B3E5" w14:textId="77777777" w:rsidR="00D95A97" w:rsidRPr="00605ECD" w:rsidRDefault="00D95A97" w:rsidP="00605ECD">
      <w:pPr>
        <w:spacing w:line="240" w:lineRule="auto"/>
      </w:pPr>
    </w:p>
    <w:p w14:paraId="429315C8" w14:textId="77777777" w:rsidR="00D95A97" w:rsidRPr="00605ECD" w:rsidRDefault="00D95A97" w:rsidP="00605ECD">
      <w:pPr>
        <w:spacing w:line="240" w:lineRule="auto"/>
      </w:pPr>
      <w:r w:rsidRPr="00605ECD">
        <w:t xml:space="preserve">Un interés común impulsa a los diferentes </w:t>
      </w:r>
      <w:r w:rsidRPr="00605ECD">
        <w:rPr>
          <w:b/>
        </w:rPr>
        <w:t>actores económicos globales</w:t>
      </w:r>
      <w:r w:rsidRPr="0015328D">
        <w:t>:</w:t>
      </w:r>
      <w:r w:rsidRPr="00605ECD">
        <w:t xml:space="preserve"> producir para exportar. Ello explica que la globalización se distinga por una serie de </w:t>
      </w:r>
      <w:r w:rsidRPr="00605ECD">
        <w:rPr>
          <w:b/>
        </w:rPr>
        <w:t>movimientos</w:t>
      </w:r>
      <w:r w:rsidRPr="00605ECD">
        <w:t xml:space="preserve"> y de </w:t>
      </w:r>
      <w:r w:rsidRPr="00605ECD">
        <w:rPr>
          <w:b/>
        </w:rPr>
        <w:t>flujos</w:t>
      </w:r>
      <w:r w:rsidRPr="00605ECD">
        <w:t xml:space="preserve"> económicos que circulan a nivel planetario. Así, cada vez existe mayor interrelación e interdependencia entre las economías de unos y otros países y regiones. Los automóviles, los computadores, las prendas de marca, las comidas de cadena, los videojuegos, son ejemplos de productos globales que en su elaboración combinan insumos, tecnologías, capital y conocimientos procedentes de diferentes países.</w:t>
      </w:r>
      <w:r w:rsidR="00184CDE">
        <w:t xml:space="preserve"> </w:t>
      </w:r>
    </w:p>
    <w:p w14:paraId="1FB77F56"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63595950" w14:textId="77777777" w:rsidTr="00184CDE">
        <w:tc>
          <w:tcPr>
            <w:tcW w:w="9033" w:type="dxa"/>
            <w:gridSpan w:val="2"/>
            <w:shd w:val="clear" w:color="auto" w:fill="0D0D0D" w:themeFill="text1" w:themeFillTint="F2"/>
          </w:tcPr>
          <w:p w14:paraId="5D9CCC60" w14:textId="77777777" w:rsidR="00D95A97" w:rsidRPr="00605ECD" w:rsidRDefault="00D95A97" w:rsidP="00605ECD">
            <w:pPr>
              <w:spacing w:line="240" w:lineRule="auto"/>
              <w:rPr>
                <w:b/>
              </w:rPr>
            </w:pPr>
            <w:r w:rsidRPr="00605ECD">
              <w:rPr>
                <w:b/>
              </w:rPr>
              <w:t>I</w:t>
            </w:r>
            <w:commentRangeStart w:id="9"/>
            <w:r w:rsidRPr="00605ECD">
              <w:rPr>
                <w:b/>
              </w:rPr>
              <w:t>magen (fotografía, gráfica o ilustración)</w:t>
            </w:r>
            <w:commentRangeEnd w:id="9"/>
            <w:r w:rsidR="002B074D">
              <w:rPr>
                <w:rStyle w:val="Refdecomentario"/>
                <w:lang w:val="es-CO"/>
              </w:rPr>
              <w:commentReference w:id="9"/>
            </w:r>
          </w:p>
        </w:tc>
      </w:tr>
      <w:tr w:rsidR="00605ECD" w:rsidRPr="00605ECD" w14:paraId="617270DF" w14:textId="77777777" w:rsidTr="00184CDE">
        <w:tc>
          <w:tcPr>
            <w:tcW w:w="2518" w:type="dxa"/>
          </w:tcPr>
          <w:p w14:paraId="75C4351D" w14:textId="77777777" w:rsidR="00D95A97" w:rsidRPr="00605ECD" w:rsidRDefault="00D95A97" w:rsidP="00605ECD">
            <w:pPr>
              <w:spacing w:line="240" w:lineRule="auto"/>
              <w:rPr>
                <w:b/>
              </w:rPr>
            </w:pPr>
            <w:r w:rsidRPr="00605ECD">
              <w:rPr>
                <w:b/>
              </w:rPr>
              <w:t>Código</w:t>
            </w:r>
          </w:p>
        </w:tc>
        <w:tc>
          <w:tcPr>
            <w:tcW w:w="6515" w:type="dxa"/>
          </w:tcPr>
          <w:p w14:paraId="03369EB0" w14:textId="77777777" w:rsidR="00D95A97" w:rsidRPr="00605ECD" w:rsidRDefault="0044317A" w:rsidP="00605ECD">
            <w:pPr>
              <w:spacing w:line="240" w:lineRule="auto"/>
              <w:rPr>
                <w:b/>
              </w:rPr>
            </w:pPr>
            <w:r>
              <w:t>CS_G10_07_IMG90</w:t>
            </w:r>
          </w:p>
        </w:tc>
      </w:tr>
      <w:tr w:rsidR="00605ECD" w:rsidRPr="00605ECD" w14:paraId="42192C01" w14:textId="77777777" w:rsidTr="00184CDE">
        <w:tc>
          <w:tcPr>
            <w:tcW w:w="2518" w:type="dxa"/>
          </w:tcPr>
          <w:p w14:paraId="7E60F7EC" w14:textId="77777777" w:rsidR="00D95A97" w:rsidRPr="00605ECD" w:rsidRDefault="00D95A97" w:rsidP="00605ECD">
            <w:pPr>
              <w:spacing w:line="240" w:lineRule="auto"/>
            </w:pPr>
            <w:r w:rsidRPr="00605ECD">
              <w:rPr>
                <w:b/>
              </w:rPr>
              <w:t>Descripción</w:t>
            </w:r>
          </w:p>
        </w:tc>
        <w:tc>
          <w:tcPr>
            <w:tcW w:w="6515" w:type="dxa"/>
          </w:tcPr>
          <w:p w14:paraId="69141291" w14:textId="77777777" w:rsidR="00D95A97" w:rsidRPr="00605ECD" w:rsidRDefault="00D95A97" w:rsidP="00605ECD">
            <w:pPr>
              <w:spacing w:line="240" w:lineRule="auto"/>
              <w:rPr>
                <w:lang w:val="es-CO"/>
              </w:rPr>
            </w:pPr>
            <w:r w:rsidRPr="00605ECD">
              <w:rPr>
                <w:lang w:val="es-CO"/>
              </w:rPr>
              <w:t>Diseño de una</w:t>
            </w:r>
            <w:r w:rsidR="00184CDE">
              <w:rPr>
                <w:lang w:val="es-CO"/>
              </w:rPr>
              <w:t xml:space="preserve"> </w:t>
            </w:r>
            <w:r w:rsidRPr="00605ECD">
              <w:rPr>
                <w:lang w:val="es-CO"/>
              </w:rPr>
              <w:t>red de negocios</w:t>
            </w:r>
          </w:p>
        </w:tc>
      </w:tr>
      <w:tr w:rsidR="00605ECD" w:rsidRPr="00605ECD" w14:paraId="4DB4C2E2" w14:textId="77777777" w:rsidTr="00184CDE">
        <w:tc>
          <w:tcPr>
            <w:tcW w:w="2518" w:type="dxa"/>
          </w:tcPr>
          <w:p w14:paraId="5AB9E858" w14:textId="77777777" w:rsidR="00D95A97" w:rsidRPr="00605ECD" w:rsidRDefault="00D95A97" w:rsidP="00605ECD">
            <w:pPr>
              <w:spacing w:line="240" w:lineRule="auto"/>
            </w:pPr>
            <w:r w:rsidRPr="00605ECD">
              <w:rPr>
                <w:b/>
              </w:rPr>
              <w:t>Código Shutterstock (o URL o la ruta en AulaPlaneta)</w:t>
            </w:r>
          </w:p>
        </w:tc>
        <w:tc>
          <w:tcPr>
            <w:tcW w:w="6515" w:type="dxa"/>
          </w:tcPr>
          <w:p w14:paraId="29136AD6" w14:textId="77777777" w:rsidR="00D95A97" w:rsidRPr="00605ECD" w:rsidRDefault="00D95A97" w:rsidP="00605ECD">
            <w:pPr>
              <w:spacing w:line="240" w:lineRule="auto"/>
              <w:rPr>
                <w:lang w:val="es-CO"/>
              </w:rPr>
            </w:pPr>
            <w:r w:rsidRPr="00605ECD">
              <w:rPr>
                <w:noProof/>
              </w:rPr>
              <w:drawing>
                <wp:inline distT="0" distB="0" distL="0" distR="0" wp14:anchorId="4FA59669" wp14:editId="1E882345">
                  <wp:extent cx="1161358" cy="923925"/>
                  <wp:effectExtent l="0" t="0" r="1270" b="0"/>
                  <wp:docPr id="6" name="Imagen 6" descr="http://thumb101.shutterstock.com/display_pic_with_logo/710830/148507373/stock-photo-business-network-design-148507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710830/148507373/stock-photo-business-network-design-14850737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7791" cy="929043"/>
                          </a:xfrm>
                          <a:prstGeom prst="rect">
                            <a:avLst/>
                          </a:prstGeom>
                          <a:noFill/>
                          <a:ln>
                            <a:noFill/>
                          </a:ln>
                        </pic:spPr>
                      </pic:pic>
                    </a:graphicData>
                  </a:graphic>
                </wp:inline>
              </w:drawing>
            </w:r>
          </w:p>
          <w:p w14:paraId="68F658AD" w14:textId="77777777" w:rsidR="00D95A97" w:rsidRPr="00605ECD" w:rsidRDefault="00D95A97" w:rsidP="00605ECD">
            <w:pPr>
              <w:spacing w:line="240" w:lineRule="auto"/>
            </w:pPr>
            <w:r w:rsidRPr="00605ECD">
              <w:t>Número de la imagen 148507373</w:t>
            </w:r>
          </w:p>
        </w:tc>
      </w:tr>
      <w:tr w:rsidR="00D95A97" w:rsidRPr="00605ECD" w14:paraId="33700065" w14:textId="77777777" w:rsidTr="00184CDE">
        <w:tc>
          <w:tcPr>
            <w:tcW w:w="2518" w:type="dxa"/>
          </w:tcPr>
          <w:p w14:paraId="2AA5305E" w14:textId="77777777" w:rsidR="00D95A97" w:rsidRPr="00605ECD" w:rsidRDefault="00D95A97" w:rsidP="00605ECD">
            <w:pPr>
              <w:spacing w:line="240" w:lineRule="auto"/>
            </w:pPr>
            <w:r w:rsidRPr="00605ECD">
              <w:rPr>
                <w:b/>
              </w:rPr>
              <w:t>Pie de imagen</w:t>
            </w:r>
          </w:p>
        </w:tc>
        <w:tc>
          <w:tcPr>
            <w:tcW w:w="6515" w:type="dxa"/>
          </w:tcPr>
          <w:p w14:paraId="1E3D5EF1" w14:textId="77777777" w:rsidR="00D95A97" w:rsidRPr="00605ECD" w:rsidRDefault="00D95A97" w:rsidP="0015328D">
            <w:pPr>
              <w:spacing w:line="240" w:lineRule="auto"/>
            </w:pPr>
            <w:r w:rsidRPr="00605ECD">
              <w:t xml:space="preserve">Las redes se han convertido en </w:t>
            </w:r>
            <w:r w:rsidR="0015328D">
              <w:t xml:space="preserve">elementos </w:t>
            </w:r>
            <w:r w:rsidRPr="00605ECD">
              <w:t>clave</w:t>
            </w:r>
            <w:r w:rsidR="0015328D">
              <w:t>s</w:t>
            </w:r>
            <w:r w:rsidRPr="00605ECD">
              <w:t xml:space="preserve"> para el intercambio de bienes e información, la economía en red transforma la economía tradicional, basada principalmente en la fabricación y la industria, hacia una economía </w:t>
            </w:r>
            <w:r w:rsidR="0015328D">
              <w:t>fundamentad</w:t>
            </w:r>
            <w:r w:rsidRPr="00605ECD">
              <w:t xml:space="preserve">a en el conocimiento y la innovación gracias a los avances tecnológicos. </w:t>
            </w:r>
          </w:p>
        </w:tc>
      </w:tr>
    </w:tbl>
    <w:p w14:paraId="6ACBE90C" w14:textId="77777777" w:rsidR="00D95A97" w:rsidRPr="00605ECD" w:rsidRDefault="00D95A97" w:rsidP="00605ECD">
      <w:pPr>
        <w:spacing w:line="240" w:lineRule="auto"/>
      </w:pPr>
    </w:p>
    <w:p w14:paraId="2BB860B4" w14:textId="77777777" w:rsidR="00D95A97" w:rsidRPr="00605ECD" w:rsidRDefault="00D95A97" w:rsidP="00605ECD">
      <w:pPr>
        <w:spacing w:line="240" w:lineRule="auto"/>
      </w:pPr>
      <w:r w:rsidRPr="00605ECD">
        <w:lastRenderedPageBreak/>
        <w:t xml:space="preserve">La economía global también se conecta mediante los movimientos de dinero, en forma de flujos de inversiones, a través de las bolsas de valores del planeta, en las cuales participan las empresas de mayor rentabilidad. </w:t>
      </w:r>
    </w:p>
    <w:p w14:paraId="5B62B03B" w14:textId="77777777" w:rsidR="00D95A97" w:rsidRPr="00605ECD" w:rsidRDefault="00D95A97" w:rsidP="00605ECD">
      <w:pPr>
        <w:spacing w:line="240" w:lineRule="auto"/>
      </w:pPr>
    </w:p>
    <w:p w14:paraId="740FB547" w14:textId="77777777" w:rsidR="00D95A97" w:rsidRPr="00605ECD" w:rsidRDefault="00D95A97" w:rsidP="00605ECD">
      <w:pPr>
        <w:spacing w:line="240" w:lineRule="auto"/>
        <w:rPr>
          <w:b/>
        </w:rPr>
      </w:pPr>
      <w:r w:rsidRPr="00605ECD">
        <w:t xml:space="preserve">Gracias al soporte que ofrecen las </w:t>
      </w:r>
      <w:r w:rsidRPr="00605ECD">
        <w:rPr>
          <w:b/>
        </w:rPr>
        <w:t xml:space="preserve">tecnologías digitales de </w:t>
      </w:r>
      <w:r w:rsidR="00B86777">
        <w:rPr>
          <w:b/>
        </w:rPr>
        <w:t xml:space="preserve">la </w:t>
      </w:r>
      <w:r w:rsidRPr="00605ECD">
        <w:rPr>
          <w:b/>
        </w:rPr>
        <w:t>comunicación</w:t>
      </w:r>
      <w:r w:rsidRPr="0015328D">
        <w:t>,</w:t>
      </w:r>
      <w:r w:rsidRPr="00605ECD">
        <w:t xml:space="preserve"> la economía global se retroalimenta a cada segundo a través de la </w:t>
      </w:r>
      <w:r w:rsidRPr="00605ECD">
        <w:rPr>
          <w:b/>
        </w:rPr>
        <w:t>circulación planetaria</w:t>
      </w:r>
      <w:r w:rsidRPr="00605ECD">
        <w:t xml:space="preserve"> de millones de transacciones, información económica, ofertas, compras y mensajes publicitarios, los que, en conjunto, dan forma al </w:t>
      </w:r>
      <w:r w:rsidRPr="00605ECD">
        <w:rPr>
          <w:b/>
        </w:rPr>
        <w:t xml:space="preserve">intercambio económico mundial. </w:t>
      </w:r>
    </w:p>
    <w:p w14:paraId="19AA4993" w14:textId="77777777" w:rsidR="00D95A97" w:rsidRPr="00605ECD" w:rsidRDefault="00D95A97" w:rsidP="00605ECD">
      <w:pPr>
        <w:spacing w:line="240" w:lineRule="auto"/>
      </w:pPr>
    </w:p>
    <w:p w14:paraId="34D54BB8" w14:textId="77777777" w:rsidR="00D95A97" w:rsidRPr="00605ECD" w:rsidRDefault="00D95A97" w:rsidP="00605ECD">
      <w:pPr>
        <w:spacing w:line="240" w:lineRule="auto"/>
      </w:pPr>
      <w:r w:rsidRPr="00605ECD">
        <w:t xml:space="preserve">Dicho proceso de interrelación intensiva entre empresas, inversiones, trabajadores, mercados, consumidores y culturas, convierte a cada persona del mundo en una parte de la </w:t>
      </w:r>
      <w:r w:rsidRPr="00605ECD">
        <w:rPr>
          <w:b/>
        </w:rPr>
        <w:t>economía conectada en</w:t>
      </w:r>
      <w:r w:rsidRPr="00605ECD">
        <w:t xml:space="preserve"> </w:t>
      </w:r>
      <w:r w:rsidRPr="00605ECD">
        <w:rPr>
          <w:b/>
        </w:rPr>
        <w:t>red</w:t>
      </w:r>
      <w:r w:rsidRPr="00765E6B">
        <w:t>.</w:t>
      </w:r>
    </w:p>
    <w:p w14:paraId="75C697F9" w14:textId="77777777" w:rsidR="00D95A97" w:rsidRPr="00605ECD" w:rsidRDefault="00D95A97" w:rsidP="00605ECD">
      <w:pPr>
        <w:spacing w:line="240" w:lineRule="auto"/>
      </w:pPr>
    </w:p>
    <w:p w14:paraId="5EC12C42" w14:textId="77777777" w:rsidR="00D95A97" w:rsidRPr="00605ECD" w:rsidRDefault="00D95A97" w:rsidP="00605ECD">
      <w:pPr>
        <w:spacing w:line="240" w:lineRule="auto"/>
      </w:pPr>
      <w:r w:rsidRPr="00605ECD">
        <w:t xml:space="preserve">Así mismo, las empresas que controlan la economía global tienden a </w:t>
      </w:r>
      <w:r w:rsidRPr="00605ECD">
        <w:rPr>
          <w:b/>
        </w:rPr>
        <w:t>estandarizar</w:t>
      </w:r>
      <w:r w:rsidRPr="00605ECD">
        <w:t xml:space="preserve"> y a </w:t>
      </w:r>
      <w:r w:rsidRPr="00605ECD">
        <w:rPr>
          <w:b/>
        </w:rPr>
        <w:t xml:space="preserve">homogeneizar </w:t>
      </w:r>
      <w:r w:rsidRPr="00605ECD">
        <w:t>los productos que ofrecen, de tal manera que, en la mayor parte de los países globalizados se consumen las mismas marcas, se ven los mismos anuncios publicitarios y</w:t>
      </w:r>
      <w:r w:rsidR="0015328D">
        <w:t>,</w:t>
      </w:r>
      <w:r w:rsidRPr="00605ECD">
        <w:t xml:space="preserve"> en general</w:t>
      </w:r>
      <w:r w:rsidR="0015328D">
        <w:t>,</w:t>
      </w:r>
      <w:r w:rsidRPr="00605ECD">
        <w:t xml:space="preserve"> se impone un estilo de vida común.</w:t>
      </w:r>
      <w:r w:rsidR="00184CDE">
        <w:t xml:space="preserve"> </w:t>
      </w:r>
    </w:p>
    <w:p w14:paraId="33CBC31C"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0B03096B" w14:textId="77777777" w:rsidTr="00184CDE">
        <w:tc>
          <w:tcPr>
            <w:tcW w:w="9033" w:type="dxa"/>
            <w:gridSpan w:val="2"/>
            <w:shd w:val="clear" w:color="auto" w:fill="0D0D0D" w:themeFill="text1" w:themeFillTint="F2"/>
          </w:tcPr>
          <w:p w14:paraId="2B08C890" w14:textId="77777777" w:rsidR="00D95A97" w:rsidRPr="00605ECD" w:rsidRDefault="00D95A97" w:rsidP="00605ECD">
            <w:pPr>
              <w:spacing w:line="240" w:lineRule="auto"/>
              <w:rPr>
                <w:b/>
              </w:rPr>
            </w:pPr>
            <w:r w:rsidRPr="00605ECD">
              <w:rPr>
                <w:b/>
              </w:rPr>
              <w:t>I</w:t>
            </w:r>
            <w:commentRangeStart w:id="10"/>
            <w:r w:rsidRPr="00605ECD">
              <w:rPr>
                <w:b/>
              </w:rPr>
              <w:t>magen (fotografía, gráfica o ilustración)</w:t>
            </w:r>
            <w:commentRangeEnd w:id="10"/>
            <w:r w:rsidR="002B074D">
              <w:rPr>
                <w:rStyle w:val="Refdecomentario"/>
                <w:lang w:val="es-CO"/>
              </w:rPr>
              <w:commentReference w:id="10"/>
            </w:r>
          </w:p>
        </w:tc>
      </w:tr>
      <w:tr w:rsidR="00605ECD" w:rsidRPr="00605ECD" w14:paraId="5C02DFE4" w14:textId="77777777" w:rsidTr="00184CDE">
        <w:tc>
          <w:tcPr>
            <w:tcW w:w="2518" w:type="dxa"/>
          </w:tcPr>
          <w:p w14:paraId="0E8CFDD4" w14:textId="77777777" w:rsidR="00D95A97" w:rsidRPr="00605ECD" w:rsidRDefault="00D95A97" w:rsidP="00605ECD">
            <w:pPr>
              <w:spacing w:line="240" w:lineRule="auto"/>
              <w:rPr>
                <w:b/>
              </w:rPr>
            </w:pPr>
            <w:r w:rsidRPr="00605ECD">
              <w:rPr>
                <w:b/>
              </w:rPr>
              <w:t>Código</w:t>
            </w:r>
          </w:p>
        </w:tc>
        <w:tc>
          <w:tcPr>
            <w:tcW w:w="6515" w:type="dxa"/>
          </w:tcPr>
          <w:p w14:paraId="51F26B15" w14:textId="77777777" w:rsidR="00D95A97" w:rsidRPr="00605ECD" w:rsidRDefault="0044317A" w:rsidP="00605ECD">
            <w:pPr>
              <w:spacing w:line="240" w:lineRule="auto"/>
              <w:rPr>
                <w:b/>
              </w:rPr>
            </w:pPr>
            <w:r>
              <w:t>CS_G10_07_IMG100</w:t>
            </w:r>
          </w:p>
        </w:tc>
      </w:tr>
      <w:tr w:rsidR="00605ECD" w:rsidRPr="00605ECD" w14:paraId="1B9B47CD" w14:textId="77777777" w:rsidTr="00184CDE">
        <w:tc>
          <w:tcPr>
            <w:tcW w:w="2518" w:type="dxa"/>
          </w:tcPr>
          <w:p w14:paraId="755410CE" w14:textId="77777777" w:rsidR="00D95A97" w:rsidRPr="00605ECD" w:rsidRDefault="00D95A97" w:rsidP="00605ECD">
            <w:pPr>
              <w:spacing w:line="240" w:lineRule="auto"/>
            </w:pPr>
            <w:r w:rsidRPr="00605ECD">
              <w:rPr>
                <w:b/>
              </w:rPr>
              <w:t>Descripción</w:t>
            </w:r>
          </w:p>
        </w:tc>
        <w:tc>
          <w:tcPr>
            <w:tcW w:w="6515" w:type="dxa"/>
          </w:tcPr>
          <w:p w14:paraId="3515AD04" w14:textId="77777777" w:rsidR="00D95A97" w:rsidRPr="00605ECD" w:rsidRDefault="00D95A97" w:rsidP="00605ECD">
            <w:pPr>
              <w:spacing w:line="240" w:lineRule="auto"/>
              <w:rPr>
                <w:lang w:val="es-CO"/>
              </w:rPr>
            </w:pPr>
            <w:r w:rsidRPr="00605ECD">
              <w:rPr>
                <w:lang w:val="es-CO"/>
              </w:rPr>
              <w:t xml:space="preserve">Bolsa de valores </w:t>
            </w:r>
          </w:p>
        </w:tc>
      </w:tr>
      <w:tr w:rsidR="00605ECD" w:rsidRPr="00605ECD" w14:paraId="4EFD4ACA" w14:textId="77777777" w:rsidTr="00184CDE">
        <w:tc>
          <w:tcPr>
            <w:tcW w:w="2518" w:type="dxa"/>
          </w:tcPr>
          <w:p w14:paraId="2F1E32AE" w14:textId="77777777" w:rsidR="00D95A97" w:rsidRPr="00605ECD" w:rsidRDefault="00D95A97" w:rsidP="00605ECD">
            <w:pPr>
              <w:spacing w:line="240" w:lineRule="auto"/>
            </w:pPr>
            <w:r w:rsidRPr="00605ECD">
              <w:rPr>
                <w:b/>
              </w:rPr>
              <w:t>Código Shutterstock (o URL o la ruta en AulaPlaneta)</w:t>
            </w:r>
          </w:p>
        </w:tc>
        <w:tc>
          <w:tcPr>
            <w:tcW w:w="6515" w:type="dxa"/>
          </w:tcPr>
          <w:p w14:paraId="348B0152" w14:textId="77777777" w:rsidR="00D95A97" w:rsidRPr="00605ECD" w:rsidRDefault="00D95A97" w:rsidP="00605ECD">
            <w:pPr>
              <w:spacing w:line="240" w:lineRule="auto"/>
              <w:rPr>
                <w:lang w:val="es-CO"/>
              </w:rPr>
            </w:pPr>
            <w:r w:rsidRPr="00605ECD">
              <w:rPr>
                <w:noProof/>
              </w:rPr>
              <w:drawing>
                <wp:inline distT="0" distB="0" distL="0" distR="0" wp14:anchorId="67BDE1D6" wp14:editId="7A8DAB6D">
                  <wp:extent cx="1085300" cy="752475"/>
                  <wp:effectExtent l="0" t="0" r="635" b="0"/>
                  <wp:docPr id="3" name="Imagen 3" descr="Business Stock Exchange Trading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siness Stock Exchange Trading Concept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3723" cy="779115"/>
                          </a:xfrm>
                          <a:prstGeom prst="rect">
                            <a:avLst/>
                          </a:prstGeom>
                          <a:noFill/>
                          <a:ln>
                            <a:noFill/>
                          </a:ln>
                        </pic:spPr>
                      </pic:pic>
                    </a:graphicData>
                  </a:graphic>
                </wp:inline>
              </w:drawing>
            </w:r>
          </w:p>
          <w:p w14:paraId="53BE84E6" w14:textId="77777777" w:rsidR="00D95A97" w:rsidRPr="00605ECD" w:rsidRDefault="00D95A97" w:rsidP="00605ECD">
            <w:pPr>
              <w:spacing w:line="240" w:lineRule="auto"/>
            </w:pPr>
            <w:r w:rsidRPr="00605ECD">
              <w:t>Número de la imagen 229730320</w:t>
            </w:r>
          </w:p>
        </w:tc>
      </w:tr>
      <w:tr w:rsidR="00D95A97" w:rsidRPr="00605ECD" w14:paraId="1B0C0D2D" w14:textId="77777777" w:rsidTr="00184CDE">
        <w:tc>
          <w:tcPr>
            <w:tcW w:w="2518" w:type="dxa"/>
          </w:tcPr>
          <w:p w14:paraId="662AFC0D" w14:textId="77777777" w:rsidR="00D95A97" w:rsidRPr="00605ECD" w:rsidRDefault="00D95A97" w:rsidP="00605ECD">
            <w:pPr>
              <w:spacing w:line="240" w:lineRule="auto"/>
            </w:pPr>
            <w:r w:rsidRPr="00605ECD">
              <w:rPr>
                <w:b/>
              </w:rPr>
              <w:t>Pie de imagen</w:t>
            </w:r>
          </w:p>
        </w:tc>
        <w:tc>
          <w:tcPr>
            <w:tcW w:w="6515" w:type="dxa"/>
          </w:tcPr>
          <w:p w14:paraId="1A14624E" w14:textId="77777777" w:rsidR="00D95A97" w:rsidRPr="00605ECD" w:rsidRDefault="00D95A97" w:rsidP="00605ECD">
            <w:pPr>
              <w:spacing w:line="240" w:lineRule="auto"/>
            </w:pPr>
            <w:r w:rsidRPr="00605ECD">
              <w:t xml:space="preserve">El desarrollo extraordinario de los medios tecnológicos para almacenar y distribuir información los ha convertido en un factor determinante para que las grandes corporaciones controlen la economía global. </w:t>
            </w:r>
          </w:p>
        </w:tc>
      </w:tr>
    </w:tbl>
    <w:p w14:paraId="38622BB9"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523FEA3B" w14:textId="77777777" w:rsidTr="00184CDE">
        <w:tc>
          <w:tcPr>
            <w:tcW w:w="8978" w:type="dxa"/>
            <w:gridSpan w:val="2"/>
            <w:shd w:val="clear" w:color="auto" w:fill="000000" w:themeFill="text1"/>
          </w:tcPr>
          <w:p w14:paraId="293430C6" w14:textId="77777777" w:rsidR="00D95A97" w:rsidRPr="00605ECD" w:rsidRDefault="002B074D" w:rsidP="00283B53">
            <w:pPr>
              <w:spacing w:line="240" w:lineRule="auto"/>
              <w:jc w:val="center"/>
              <w:rPr>
                <w:b/>
              </w:rPr>
            </w:pPr>
            <w:commentRangeStart w:id="11"/>
            <w:r>
              <w:rPr>
                <w:b/>
              </w:rPr>
              <w:t xml:space="preserve">                  </w:t>
            </w:r>
            <w:r w:rsidR="00283B53">
              <w:rPr>
                <w:b/>
              </w:rPr>
              <w:t>Recuer</w:t>
            </w:r>
            <w:r w:rsidR="00D95A97" w:rsidRPr="00605ECD">
              <w:rPr>
                <w:b/>
              </w:rPr>
              <w:t>da</w:t>
            </w:r>
            <w:commentRangeEnd w:id="11"/>
            <w:r w:rsidR="00283B53">
              <w:rPr>
                <w:rStyle w:val="Refdecomentario"/>
                <w:lang w:val="es-CO"/>
              </w:rPr>
              <w:commentReference w:id="11"/>
            </w:r>
          </w:p>
        </w:tc>
      </w:tr>
      <w:tr w:rsidR="00D95A97" w:rsidRPr="00605ECD" w14:paraId="3AE5B14C" w14:textId="77777777" w:rsidTr="00184CDE">
        <w:tc>
          <w:tcPr>
            <w:tcW w:w="2518" w:type="dxa"/>
          </w:tcPr>
          <w:p w14:paraId="7909AC27" w14:textId="77777777" w:rsidR="00D95A97" w:rsidRPr="00605ECD" w:rsidRDefault="00D95A97" w:rsidP="00605ECD">
            <w:pPr>
              <w:spacing w:line="240" w:lineRule="auto"/>
              <w:rPr>
                <w:b/>
              </w:rPr>
            </w:pPr>
            <w:r w:rsidRPr="00605ECD">
              <w:rPr>
                <w:b/>
              </w:rPr>
              <w:t>Contenido</w:t>
            </w:r>
          </w:p>
        </w:tc>
        <w:tc>
          <w:tcPr>
            <w:tcW w:w="6460" w:type="dxa"/>
          </w:tcPr>
          <w:p w14:paraId="031E4264" w14:textId="77777777" w:rsidR="00D95A97" w:rsidRPr="00605ECD" w:rsidRDefault="00D95A97" w:rsidP="006F45D1">
            <w:pPr>
              <w:spacing w:line="240" w:lineRule="auto"/>
            </w:pPr>
            <w:r w:rsidRPr="00605ECD">
              <w:t>La interconexión e interdependencia entre economías puede favorecer el crecimiento mutuo de los países, pero también, la caída de una de las partes desestabiliza a la otra. La interrelación hace que ante una falla o una crisis, el resto de las economías se ven afectadas, tal como ocurri</w:t>
            </w:r>
            <w:r w:rsidR="006F45D1">
              <w:t>ó</w:t>
            </w:r>
            <w:r w:rsidRPr="00605ECD">
              <w:t xml:space="preserve"> con la crisis del 2008, </w:t>
            </w:r>
            <w:r w:rsidR="006F45D1">
              <w:t xml:space="preserve">que </w:t>
            </w:r>
            <w:r w:rsidRPr="00605ECD">
              <w:t xml:space="preserve">se inició en Estados Unidos y que luego se extendió hacia los demás países del mundo. </w:t>
            </w:r>
          </w:p>
        </w:tc>
      </w:tr>
    </w:tbl>
    <w:p w14:paraId="18CF8895" w14:textId="77777777" w:rsidR="00D95A97" w:rsidRPr="00605ECD" w:rsidRDefault="00D95A97" w:rsidP="00605ECD">
      <w:pPr>
        <w:spacing w:line="240" w:lineRule="auto"/>
      </w:pPr>
    </w:p>
    <w:p w14:paraId="6CB769AF" w14:textId="77777777" w:rsidR="00D95A97" w:rsidRPr="00605ECD" w:rsidRDefault="00D95A97" w:rsidP="00605ECD">
      <w:pPr>
        <w:spacing w:line="240" w:lineRule="auto"/>
      </w:pPr>
    </w:p>
    <w:p w14:paraId="535E4932"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012AA17C" w14:textId="77777777" w:rsidTr="00184CDE">
        <w:tc>
          <w:tcPr>
            <w:tcW w:w="9033" w:type="dxa"/>
            <w:gridSpan w:val="2"/>
            <w:shd w:val="clear" w:color="auto" w:fill="0D0D0D" w:themeFill="text1" w:themeFillTint="F2"/>
          </w:tcPr>
          <w:p w14:paraId="632AEF49" w14:textId="77777777" w:rsidR="00D95A97" w:rsidRPr="00605ECD" w:rsidRDefault="00D95A97" w:rsidP="00605ECD">
            <w:pPr>
              <w:spacing w:line="240" w:lineRule="auto"/>
              <w:rPr>
                <w:b/>
              </w:rPr>
            </w:pPr>
            <w:commentRangeStart w:id="12"/>
            <w:r w:rsidRPr="00605ECD">
              <w:rPr>
                <w:b/>
              </w:rPr>
              <w:t>Imagen (fotografía, gráfica o ilustración)</w:t>
            </w:r>
            <w:commentRangeEnd w:id="12"/>
            <w:r w:rsidR="00283B53">
              <w:rPr>
                <w:rStyle w:val="Refdecomentario"/>
                <w:lang w:val="es-CO"/>
              </w:rPr>
              <w:commentReference w:id="12"/>
            </w:r>
          </w:p>
        </w:tc>
      </w:tr>
      <w:tr w:rsidR="00605ECD" w:rsidRPr="00605ECD" w14:paraId="5F2B7503" w14:textId="77777777" w:rsidTr="00184CDE">
        <w:tc>
          <w:tcPr>
            <w:tcW w:w="2518" w:type="dxa"/>
          </w:tcPr>
          <w:p w14:paraId="5B81BCFB" w14:textId="77777777" w:rsidR="00D95A97" w:rsidRPr="00605ECD" w:rsidRDefault="00D95A97" w:rsidP="00605ECD">
            <w:pPr>
              <w:spacing w:line="240" w:lineRule="auto"/>
              <w:rPr>
                <w:b/>
              </w:rPr>
            </w:pPr>
            <w:r w:rsidRPr="00605ECD">
              <w:rPr>
                <w:b/>
              </w:rPr>
              <w:t>Código</w:t>
            </w:r>
          </w:p>
        </w:tc>
        <w:tc>
          <w:tcPr>
            <w:tcW w:w="6515" w:type="dxa"/>
          </w:tcPr>
          <w:p w14:paraId="1B3BC619" w14:textId="77777777" w:rsidR="00D95A97" w:rsidRPr="00605ECD" w:rsidRDefault="0044317A" w:rsidP="00605ECD">
            <w:pPr>
              <w:spacing w:line="240" w:lineRule="auto"/>
              <w:rPr>
                <w:b/>
              </w:rPr>
            </w:pPr>
            <w:r>
              <w:t>CS_G10_07_IMG110</w:t>
            </w:r>
          </w:p>
        </w:tc>
      </w:tr>
      <w:tr w:rsidR="00605ECD" w:rsidRPr="00605ECD" w14:paraId="63B45DBF" w14:textId="77777777" w:rsidTr="00184CDE">
        <w:tc>
          <w:tcPr>
            <w:tcW w:w="2518" w:type="dxa"/>
          </w:tcPr>
          <w:p w14:paraId="2134DC51" w14:textId="77777777" w:rsidR="00D95A97" w:rsidRPr="00605ECD" w:rsidRDefault="00D95A97" w:rsidP="00605ECD">
            <w:pPr>
              <w:spacing w:line="240" w:lineRule="auto"/>
            </w:pPr>
            <w:r w:rsidRPr="00605ECD">
              <w:rPr>
                <w:b/>
              </w:rPr>
              <w:lastRenderedPageBreak/>
              <w:t>Descripción</w:t>
            </w:r>
          </w:p>
        </w:tc>
        <w:tc>
          <w:tcPr>
            <w:tcW w:w="6515" w:type="dxa"/>
          </w:tcPr>
          <w:p w14:paraId="03F4DC4E" w14:textId="77777777" w:rsidR="00D95A97" w:rsidRPr="00605ECD" w:rsidRDefault="00D95A97" w:rsidP="00605ECD">
            <w:pPr>
              <w:spacing w:line="240" w:lineRule="auto"/>
              <w:rPr>
                <w:lang w:val="es-CO"/>
              </w:rPr>
            </w:pPr>
            <w:r w:rsidRPr="00605ECD">
              <w:rPr>
                <w:lang w:val="es-CO"/>
              </w:rPr>
              <w:t xml:space="preserve">Sede de la Organización Mundial de Comercio, Ginebra </w:t>
            </w:r>
          </w:p>
        </w:tc>
      </w:tr>
      <w:tr w:rsidR="00605ECD" w:rsidRPr="00605ECD" w14:paraId="4582A24B" w14:textId="77777777" w:rsidTr="00184CDE">
        <w:tc>
          <w:tcPr>
            <w:tcW w:w="2518" w:type="dxa"/>
          </w:tcPr>
          <w:p w14:paraId="197D582F" w14:textId="77777777" w:rsidR="00D95A97" w:rsidRPr="00605ECD" w:rsidRDefault="00D95A97" w:rsidP="00605ECD">
            <w:pPr>
              <w:spacing w:line="240" w:lineRule="auto"/>
            </w:pPr>
            <w:r w:rsidRPr="00605ECD">
              <w:rPr>
                <w:b/>
              </w:rPr>
              <w:t>Código Shutterstock (o URL o la ruta en AulaPlaneta)</w:t>
            </w:r>
          </w:p>
        </w:tc>
        <w:tc>
          <w:tcPr>
            <w:tcW w:w="6515" w:type="dxa"/>
          </w:tcPr>
          <w:p w14:paraId="78ACB6D9" w14:textId="77777777" w:rsidR="00D95A97" w:rsidRPr="00605ECD" w:rsidRDefault="00D95A97" w:rsidP="00605ECD">
            <w:pPr>
              <w:spacing w:line="240" w:lineRule="auto"/>
              <w:rPr>
                <w:lang w:val="es-CO"/>
              </w:rPr>
            </w:pPr>
            <w:r w:rsidRPr="00605ECD">
              <w:rPr>
                <w:noProof/>
              </w:rPr>
              <w:drawing>
                <wp:inline distT="0" distB="0" distL="0" distR="0" wp14:anchorId="27F668E3" wp14:editId="3322A2B5">
                  <wp:extent cx="1666875" cy="1248304"/>
                  <wp:effectExtent l="0" t="0" r="0" b="9525"/>
                  <wp:docPr id="11" name="Imagen 11" descr="http://thumb1.shutterstock.com/display_pic_with_logo/764320/215801890/stock-photo-geneva-switzerland-september-the-world-trade-organization-the-wto-deals-with-the-215801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shutterstock.com/display_pic_with_logo/764320/215801890/stock-photo-geneva-switzerland-september-the-world-trade-organization-the-wto-deals-with-the-21580189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88228" cy="1264295"/>
                          </a:xfrm>
                          <a:prstGeom prst="rect">
                            <a:avLst/>
                          </a:prstGeom>
                          <a:noFill/>
                          <a:ln>
                            <a:noFill/>
                          </a:ln>
                        </pic:spPr>
                      </pic:pic>
                    </a:graphicData>
                  </a:graphic>
                </wp:inline>
              </w:drawing>
            </w:r>
          </w:p>
          <w:p w14:paraId="14EF9061" w14:textId="77777777" w:rsidR="00D95A97" w:rsidRPr="00605ECD" w:rsidRDefault="00D95A97" w:rsidP="00605ECD">
            <w:pPr>
              <w:spacing w:line="240" w:lineRule="auto"/>
            </w:pPr>
            <w:r w:rsidRPr="00605ECD">
              <w:t>Número de la imagen</w:t>
            </w:r>
            <w:r w:rsidR="00184CDE">
              <w:t xml:space="preserve"> </w:t>
            </w:r>
            <w:r w:rsidRPr="00605ECD">
              <w:t>215801890</w:t>
            </w:r>
          </w:p>
        </w:tc>
      </w:tr>
      <w:tr w:rsidR="00D95A97" w:rsidRPr="00605ECD" w14:paraId="74582D91" w14:textId="77777777" w:rsidTr="00184CDE">
        <w:tc>
          <w:tcPr>
            <w:tcW w:w="2518" w:type="dxa"/>
          </w:tcPr>
          <w:p w14:paraId="3F98F4E8" w14:textId="77777777" w:rsidR="00D95A97" w:rsidRPr="00605ECD" w:rsidRDefault="00D95A97" w:rsidP="00605ECD">
            <w:pPr>
              <w:spacing w:line="240" w:lineRule="auto"/>
            </w:pPr>
            <w:r w:rsidRPr="00605ECD">
              <w:rPr>
                <w:b/>
              </w:rPr>
              <w:t>Pie de imagen</w:t>
            </w:r>
          </w:p>
        </w:tc>
        <w:tc>
          <w:tcPr>
            <w:tcW w:w="6515" w:type="dxa"/>
          </w:tcPr>
          <w:p w14:paraId="69F84411" w14:textId="77777777" w:rsidR="00D95A97" w:rsidRPr="00605ECD" w:rsidRDefault="00D95A97" w:rsidP="006F45D1">
            <w:pPr>
              <w:spacing w:line="240" w:lineRule="auto"/>
            </w:pPr>
            <w:r w:rsidRPr="00605ECD">
              <w:t xml:space="preserve">La OMC es una organización global cuyo objetivo es fomentar el comercio entre los países mediante la negociación de acuerdos y la aplicación de normas comerciales. </w:t>
            </w:r>
            <w:r w:rsidR="006F45D1">
              <w:t xml:space="preserve">A este organismo </w:t>
            </w:r>
            <w:r w:rsidRPr="00605ECD">
              <w:t>los gobiernos miembros acuden para resolver los problemas comerciales que tienen unos co</w:t>
            </w:r>
            <w:r w:rsidR="00765E6B">
              <w:t xml:space="preserve">n otros. </w:t>
            </w:r>
            <w:r w:rsidRPr="00605ECD">
              <w:t>La OMC nació como consecuencia de negociaciones, y todas sus actividades están mediadas por negociaciones.</w:t>
            </w:r>
          </w:p>
        </w:tc>
      </w:tr>
    </w:tbl>
    <w:p w14:paraId="75D91B5E" w14:textId="77777777" w:rsidR="00D95A97" w:rsidRPr="00605ECD" w:rsidRDefault="00D95A97" w:rsidP="00605ECD">
      <w:pPr>
        <w:spacing w:line="240" w:lineRule="auto"/>
      </w:pPr>
    </w:p>
    <w:tbl>
      <w:tblPr>
        <w:tblStyle w:val="Tablaconcuadrcula"/>
        <w:tblW w:w="0" w:type="auto"/>
        <w:tblLayout w:type="fixed"/>
        <w:tblLook w:val="04A0" w:firstRow="1" w:lastRow="0" w:firstColumn="1" w:lastColumn="0" w:noHBand="0" w:noVBand="1"/>
      </w:tblPr>
      <w:tblGrid>
        <w:gridCol w:w="2518"/>
        <w:gridCol w:w="6536"/>
      </w:tblGrid>
      <w:tr w:rsidR="00605ECD" w:rsidRPr="00605ECD" w14:paraId="6E55828B" w14:textId="77777777" w:rsidTr="00184CDE">
        <w:tc>
          <w:tcPr>
            <w:tcW w:w="9054" w:type="dxa"/>
            <w:gridSpan w:val="2"/>
            <w:shd w:val="clear" w:color="auto" w:fill="000000" w:themeFill="text1"/>
          </w:tcPr>
          <w:p w14:paraId="24FBE38E" w14:textId="77777777" w:rsidR="00D95A97" w:rsidRPr="00605ECD" w:rsidRDefault="00D95A97" w:rsidP="00605ECD">
            <w:pPr>
              <w:spacing w:line="240" w:lineRule="auto"/>
              <w:jc w:val="center"/>
              <w:rPr>
                <w:b/>
              </w:rPr>
            </w:pPr>
            <w:commentRangeStart w:id="13"/>
            <w:r w:rsidRPr="00605ECD">
              <w:rPr>
                <w:b/>
              </w:rPr>
              <w:t>Profundiza: recurso aprovechado</w:t>
            </w:r>
            <w:commentRangeEnd w:id="13"/>
            <w:r w:rsidR="00283B53">
              <w:rPr>
                <w:rStyle w:val="Refdecomentario"/>
                <w:lang w:val="es-CO"/>
              </w:rPr>
              <w:commentReference w:id="13"/>
            </w:r>
          </w:p>
        </w:tc>
      </w:tr>
      <w:tr w:rsidR="00605ECD" w:rsidRPr="00605ECD" w14:paraId="57BFA243" w14:textId="77777777" w:rsidTr="00184CDE">
        <w:tc>
          <w:tcPr>
            <w:tcW w:w="2518" w:type="dxa"/>
          </w:tcPr>
          <w:p w14:paraId="617E0508" w14:textId="77777777" w:rsidR="00D95A97" w:rsidRPr="00605ECD" w:rsidRDefault="00D95A97" w:rsidP="00605ECD">
            <w:pPr>
              <w:spacing w:line="240" w:lineRule="auto"/>
              <w:rPr>
                <w:b/>
              </w:rPr>
            </w:pPr>
            <w:r w:rsidRPr="00605ECD">
              <w:rPr>
                <w:b/>
              </w:rPr>
              <w:t>Código</w:t>
            </w:r>
          </w:p>
        </w:tc>
        <w:tc>
          <w:tcPr>
            <w:tcW w:w="6536" w:type="dxa"/>
          </w:tcPr>
          <w:p w14:paraId="3A93EB88" w14:textId="77777777" w:rsidR="00D95A97" w:rsidRPr="00605ECD" w:rsidRDefault="00920D12" w:rsidP="00605ECD">
            <w:pPr>
              <w:spacing w:line="240" w:lineRule="auto"/>
              <w:rPr>
                <w:b/>
              </w:rPr>
            </w:pPr>
            <w:r>
              <w:rPr>
                <w:lang w:val="es"/>
              </w:rPr>
              <w:t>CS_10_06</w:t>
            </w:r>
            <w:r w:rsidRPr="00605ECD">
              <w:rPr>
                <w:lang w:val="es"/>
              </w:rPr>
              <w:t>_</w:t>
            </w:r>
            <w:r w:rsidRPr="00920D12">
              <w:rPr>
                <w:highlight w:val="none"/>
                <w:lang w:val="es"/>
              </w:rPr>
              <w:t>CO</w:t>
            </w:r>
            <w:r w:rsidRPr="00920D12">
              <w:rPr>
                <w:b/>
                <w:highlight w:val="none"/>
              </w:rPr>
              <w:softHyphen/>
            </w:r>
            <w:r w:rsidRPr="00920D12">
              <w:rPr>
                <w:b/>
                <w:highlight w:val="none"/>
              </w:rPr>
              <w:softHyphen/>
            </w:r>
            <w:r w:rsidRPr="00920D12">
              <w:rPr>
                <w:highlight w:val="none"/>
              </w:rPr>
              <w:t>_REC</w:t>
            </w:r>
            <w:r>
              <w:rPr>
                <w:highlight w:val="none"/>
              </w:rPr>
              <w:t>80</w:t>
            </w:r>
          </w:p>
        </w:tc>
      </w:tr>
      <w:tr w:rsidR="00605ECD" w:rsidRPr="00605ECD" w14:paraId="343EFC87" w14:textId="77777777" w:rsidTr="00184CDE">
        <w:tc>
          <w:tcPr>
            <w:tcW w:w="2518" w:type="dxa"/>
          </w:tcPr>
          <w:p w14:paraId="6DC0C6B8" w14:textId="77777777" w:rsidR="00D95A97" w:rsidRPr="00605ECD" w:rsidRDefault="00D95A97" w:rsidP="00605ECD">
            <w:pPr>
              <w:spacing w:line="240" w:lineRule="auto"/>
            </w:pPr>
            <w:r w:rsidRPr="00605ECD">
              <w:rPr>
                <w:b/>
              </w:rPr>
              <w:t>Ubicación en Aula Planeta</w:t>
            </w:r>
          </w:p>
        </w:tc>
        <w:tc>
          <w:tcPr>
            <w:tcW w:w="6536" w:type="dxa"/>
          </w:tcPr>
          <w:p w14:paraId="17946DA4" w14:textId="77777777" w:rsidR="00D95A97" w:rsidRPr="00605ECD" w:rsidRDefault="00FA153B" w:rsidP="00605ECD">
            <w:pPr>
              <w:spacing w:line="240" w:lineRule="auto"/>
            </w:pPr>
            <w:hyperlink r:id="rId23" w:history="1">
              <w:r w:rsidR="00D95A97" w:rsidRPr="00605ECD">
                <w:rPr>
                  <w:rStyle w:val="Hipervnculo"/>
                  <w:color w:val="auto"/>
                </w:rPr>
                <w:t>http://profesores.aulaplaneta.com/AuxPages/RecursoProfesor.aspx?IdGuion=14228&amp;IdRecurso=734241&amp;Transparent=on</w:t>
              </w:r>
            </w:hyperlink>
            <w:r w:rsidR="00D95A97" w:rsidRPr="00605ECD">
              <w:t xml:space="preserve"> </w:t>
            </w:r>
          </w:p>
        </w:tc>
      </w:tr>
      <w:tr w:rsidR="00605ECD" w:rsidRPr="00605ECD" w14:paraId="33439900" w14:textId="77777777" w:rsidTr="00184CDE">
        <w:tc>
          <w:tcPr>
            <w:tcW w:w="2518" w:type="dxa"/>
          </w:tcPr>
          <w:p w14:paraId="6F6A999D" w14:textId="77777777" w:rsidR="00D95A97" w:rsidRPr="00605ECD" w:rsidRDefault="00D95A97" w:rsidP="00605ECD">
            <w:pPr>
              <w:spacing w:line="240" w:lineRule="auto"/>
            </w:pPr>
            <w:r w:rsidRPr="00605ECD">
              <w:rPr>
                <w:b/>
              </w:rPr>
              <w:t>Cambio (descripción o capturas de pantallas)</w:t>
            </w:r>
          </w:p>
        </w:tc>
        <w:tc>
          <w:tcPr>
            <w:tcW w:w="6536" w:type="dxa"/>
          </w:tcPr>
          <w:p w14:paraId="6793FC51" w14:textId="77777777" w:rsidR="00D95A97" w:rsidRPr="00605ECD" w:rsidRDefault="00D95A97" w:rsidP="00605ECD">
            <w:pPr>
              <w:spacing w:line="240" w:lineRule="auto"/>
            </w:pPr>
          </w:p>
        </w:tc>
      </w:tr>
      <w:tr w:rsidR="00605ECD" w:rsidRPr="00605ECD" w14:paraId="2161D483" w14:textId="77777777" w:rsidTr="00184CDE">
        <w:tc>
          <w:tcPr>
            <w:tcW w:w="2518" w:type="dxa"/>
          </w:tcPr>
          <w:p w14:paraId="43516C37" w14:textId="77777777" w:rsidR="00D95A97" w:rsidRPr="00605ECD" w:rsidRDefault="00D95A97" w:rsidP="00605ECD">
            <w:pPr>
              <w:spacing w:line="240" w:lineRule="auto"/>
              <w:rPr>
                <w:b/>
              </w:rPr>
            </w:pPr>
            <w:r w:rsidRPr="00605ECD">
              <w:rPr>
                <w:b/>
              </w:rPr>
              <w:t>Título</w:t>
            </w:r>
          </w:p>
        </w:tc>
        <w:tc>
          <w:tcPr>
            <w:tcW w:w="6536" w:type="dxa"/>
          </w:tcPr>
          <w:p w14:paraId="25B1644E" w14:textId="77777777" w:rsidR="00D95A97" w:rsidRPr="00605ECD" w:rsidRDefault="00D95A97" w:rsidP="00605ECD">
            <w:pPr>
              <w:spacing w:line="240" w:lineRule="auto"/>
            </w:pPr>
            <w:r w:rsidRPr="00605ECD">
              <w:t xml:space="preserve">Las instituciones económicas globales </w:t>
            </w:r>
          </w:p>
        </w:tc>
      </w:tr>
      <w:tr w:rsidR="00D95A97" w:rsidRPr="00605ECD" w14:paraId="044C5053" w14:textId="77777777" w:rsidTr="00184CDE">
        <w:tc>
          <w:tcPr>
            <w:tcW w:w="2518" w:type="dxa"/>
          </w:tcPr>
          <w:p w14:paraId="412266B4" w14:textId="77777777" w:rsidR="00D95A97" w:rsidRPr="00605ECD" w:rsidRDefault="00D95A97" w:rsidP="00605ECD">
            <w:pPr>
              <w:spacing w:line="240" w:lineRule="auto"/>
              <w:rPr>
                <w:b/>
              </w:rPr>
            </w:pPr>
            <w:r w:rsidRPr="00605ECD">
              <w:rPr>
                <w:b/>
              </w:rPr>
              <w:t>Descripción</w:t>
            </w:r>
          </w:p>
        </w:tc>
        <w:tc>
          <w:tcPr>
            <w:tcW w:w="6536" w:type="dxa"/>
          </w:tcPr>
          <w:p w14:paraId="5FCADB4F" w14:textId="77777777" w:rsidR="00D95A97" w:rsidRPr="00605ECD" w:rsidRDefault="00D95A97" w:rsidP="00605ECD">
            <w:pPr>
              <w:spacing w:line="240" w:lineRule="auto"/>
            </w:pPr>
            <w:r w:rsidRPr="00605ECD">
              <w:t>Interactivo que presenta algunas de las más importantes instituciones y organizaciones político-económicas del mundo globalizado</w:t>
            </w:r>
          </w:p>
        </w:tc>
      </w:tr>
    </w:tbl>
    <w:p w14:paraId="7EB245D5" w14:textId="77777777" w:rsidR="00D95A97" w:rsidRPr="00605ECD" w:rsidRDefault="00D95A97" w:rsidP="00605ECD">
      <w:pPr>
        <w:spacing w:line="240" w:lineRule="auto"/>
      </w:pPr>
    </w:p>
    <w:p w14:paraId="182DF9BD" w14:textId="77777777" w:rsidR="00D95A97" w:rsidRPr="00605ECD" w:rsidRDefault="00D95A97" w:rsidP="00605ECD">
      <w:pPr>
        <w:spacing w:line="240" w:lineRule="auto"/>
        <w:rPr>
          <w:b/>
        </w:rPr>
      </w:pPr>
      <w:r w:rsidRPr="006F45D1">
        <w:rPr>
          <w:b/>
        </w:rPr>
        <w:t>[SECCIÓN 2]</w:t>
      </w:r>
      <w:r w:rsidRPr="00605ECD">
        <w:t xml:space="preserve"> </w:t>
      </w:r>
      <w:r w:rsidRPr="00605ECD">
        <w:rPr>
          <w:b/>
        </w:rPr>
        <w:t xml:space="preserve">2.3 La aceleración del tiempo </w:t>
      </w:r>
    </w:p>
    <w:p w14:paraId="36D276CA" w14:textId="77777777" w:rsidR="00D95A97" w:rsidRPr="00605ECD" w:rsidRDefault="00D95A97" w:rsidP="00605ECD">
      <w:pPr>
        <w:pStyle w:val="Prrafodelista"/>
        <w:spacing w:line="240" w:lineRule="auto"/>
        <w:ind w:left="360"/>
        <w:jc w:val="both"/>
        <w:rPr>
          <w:rFonts w:ascii="Arial" w:hAnsi="Arial" w:cs="Arial"/>
          <w:szCs w:val="24"/>
        </w:rPr>
      </w:pPr>
    </w:p>
    <w:p w14:paraId="432406E3" w14:textId="77777777" w:rsidR="00D95A97" w:rsidRPr="00605ECD" w:rsidRDefault="00D95A97" w:rsidP="00605ECD">
      <w:pPr>
        <w:spacing w:line="240" w:lineRule="auto"/>
        <w:rPr>
          <w:b/>
        </w:rPr>
      </w:pPr>
      <w:r w:rsidRPr="00605ECD">
        <w:t xml:space="preserve">Con la </w:t>
      </w:r>
      <w:r w:rsidRPr="00605ECD">
        <w:rPr>
          <w:b/>
        </w:rPr>
        <w:t>globalización de las economías</w:t>
      </w:r>
      <w:r w:rsidRPr="00605ECD">
        <w:t xml:space="preserve">, las personas que participan de dicho proceso empezaron a vivir una experiencia diferente del espacio y del tiempo, comparada con la manera </w:t>
      </w:r>
      <w:r w:rsidR="006F45D1">
        <w:t xml:space="preserve">como </w:t>
      </w:r>
      <w:r w:rsidRPr="00605ECD">
        <w:t xml:space="preserve">tales dimensiones se viven en las </w:t>
      </w:r>
      <w:r w:rsidRPr="00605ECD">
        <w:rPr>
          <w:b/>
        </w:rPr>
        <w:t>sociedades industriales</w:t>
      </w:r>
      <w:r w:rsidRPr="00605ECD">
        <w:t xml:space="preserve"> y en las </w:t>
      </w:r>
      <w:r w:rsidRPr="00605ECD">
        <w:rPr>
          <w:b/>
        </w:rPr>
        <w:t xml:space="preserve">sociedades rurales. </w:t>
      </w:r>
    </w:p>
    <w:p w14:paraId="582914B2" w14:textId="77777777" w:rsidR="00D95A97" w:rsidRPr="00605ECD" w:rsidRDefault="00D95A97" w:rsidP="00605ECD">
      <w:pPr>
        <w:spacing w:line="240" w:lineRule="auto"/>
      </w:pPr>
    </w:p>
    <w:p w14:paraId="3B0BCF86" w14:textId="77777777" w:rsidR="00D95A97" w:rsidRPr="00605ECD" w:rsidRDefault="00D95A97" w:rsidP="00605ECD">
      <w:pPr>
        <w:spacing w:line="240" w:lineRule="auto"/>
      </w:pPr>
      <w:r w:rsidRPr="00605ECD">
        <w:t xml:space="preserve">En el caso de las sociedades rurales, se vive de acuerdo </w:t>
      </w:r>
      <w:r w:rsidR="006F45D1">
        <w:t>con</w:t>
      </w:r>
      <w:r w:rsidRPr="00605ECD">
        <w:t xml:space="preserve"> la interacción con la naturaleza y el tiempo transcurre de forma </w:t>
      </w:r>
      <w:r w:rsidRPr="00605ECD">
        <w:rPr>
          <w:b/>
        </w:rPr>
        <w:t>cíclica</w:t>
      </w:r>
      <w:r w:rsidRPr="00605ECD">
        <w:t xml:space="preserve">. La vivencia del tiempo es apacible y está marcada por la alternancia de los periodos de lluvia y de sequía, que </w:t>
      </w:r>
      <w:r w:rsidR="00283B53">
        <w:t>indican</w:t>
      </w:r>
      <w:r w:rsidRPr="00605ECD">
        <w:t xml:space="preserve"> los momentos adecuados para sembrar y para cosechar. </w:t>
      </w:r>
    </w:p>
    <w:p w14:paraId="4F251FDF" w14:textId="77777777" w:rsidR="00D95A97" w:rsidRPr="00605ECD" w:rsidRDefault="00D95A97" w:rsidP="00605ECD">
      <w:pPr>
        <w:spacing w:line="240" w:lineRule="auto"/>
      </w:pPr>
    </w:p>
    <w:p w14:paraId="5E447FD5" w14:textId="77777777" w:rsidR="00D95A97" w:rsidRPr="00605ECD" w:rsidRDefault="00D95A97" w:rsidP="00605ECD">
      <w:pPr>
        <w:spacing w:line="240" w:lineRule="auto"/>
      </w:pPr>
      <w:r w:rsidRPr="00605ECD">
        <w:t xml:space="preserve">La forma del tiempo en las sociedades industriales está marcada por el ritmo que impone la </w:t>
      </w:r>
      <w:r w:rsidRPr="00605ECD">
        <w:rPr>
          <w:b/>
        </w:rPr>
        <w:t>producción en serie</w:t>
      </w:r>
      <w:r w:rsidRPr="00605ECD">
        <w:t xml:space="preserve">, es el tiempo del reloj, el que marca el comienzo y </w:t>
      </w:r>
      <w:r w:rsidRPr="00605ECD">
        <w:lastRenderedPageBreak/>
        <w:t xml:space="preserve">el final de la jornada de las personas que viven la repetición de rutinas de acuerdo con los horarios y las agendas. </w:t>
      </w:r>
    </w:p>
    <w:p w14:paraId="04E8F5B5" w14:textId="77777777" w:rsidR="00D95A97" w:rsidRPr="00605ECD" w:rsidRDefault="00D95A97" w:rsidP="00605ECD">
      <w:pPr>
        <w:spacing w:line="240" w:lineRule="auto"/>
      </w:pPr>
    </w:p>
    <w:p w14:paraId="7826E6BC" w14:textId="77777777" w:rsidR="00D95A97" w:rsidRPr="00605ECD" w:rsidRDefault="00D95A97" w:rsidP="00605ECD">
      <w:pPr>
        <w:spacing w:line="240" w:lineRule="auto"/>
      </w:pPr>
      <w:r w:rsidRPr="00605ECD">
        <w:t xml:space="preserve">Por su parte, en las sociedades globalizadas, gracias a las tecnologías digitales de comunicación e información, las personas viven a otro ritmo caracterizado por la </w:t>
      </w:r>
      <w:r w:rsidRPr="00605ECD">
        <w:rPr>
          <w:b/>
        </w:rPr>
        <w:t xml:space="preserve">aceleración del tiempo </w:t>
      </w:r>
      <w:r w:rsidRPr="00605ECD">
        <w:t xml:space="preserve">y el </w:t>
      </w:r>
      <w:r w:rsidRPr="00605ECD">
        <w:rPr>
          <w:b/>
        </w:rPr>
        <w:t>encogimiento del espacio</w:t>
      </w:r>
      <w:r w:rsidRPr="00605ECD">
        <w:t xml:space="preserve">, fenómenos </w:t>
      </w:r>
      <w:r w:rsidR="00840919">
        <w:t xml:space="preserve">que </w:t>
      </w:r>
      <w:r w:rsidRPr="00605ECD">
        <w:t xml:space="preserve">caracterizan los procesos que ocurren en la </w:t>
      </w:r>
      <w:r w:rsidRPr="00605ECD">
        <w:rPr>
          <w:b/>
        </w:rPr>
        <w:t>aldea global.</w:t>
      </w:r>
      <w:r w:rsidRPr="00605ECD">
        <w:t xml:space="preserve"> </w:t>
      </w:r>
    </w:p>
    <w:p w14:paraId="076EAD2A" w14:textId="77777777" w:rsidR="00D95A97" w:rsidRPr="00605ECD" w:rsidRDefault="00D95A97" w:rsidP="00605ECD">
      <w:pPr>
        <w:spacing w:line="240" w:lineRule="auto"/>
      </w:pPr>
    </w:p>
    <w:p w14:paraId="3BF5E944" w14:textId="77777777" w:rsidR="00D95A97" w:rsidRPr="00605ECD" w:rsidRDefault="00D95A97" w:rsidP="00605ECD">
      <w:pPr>
        <w:spacing w:line="240" w:lineRule="auto"/>
        <w:rPr>
          <w:b/>
        </w:rPr>
      </w:pPr>
      <w:r w:rsidRPr="00605ECD">
        <w:t xml:space="preserve">La globalización no elimina las otras formas de vivir en el espacio y el tiempo, sino que las tres coexisten y se superponen. Ejemplo de ello son las </w:t>
      </w:r>
      <w:r w:rsidRPr="00605ECD">
        <w:rPr>
          <w:b/>
        </w:rPr>
        <w:t>transacciones económicas</w:t>
      </w:r>
      <w:r w:rsidRPr="00605ECD">
        <w:t xml:space="preserve"> que viajan por las redes a la velocidad de la luz, o la disponibilidad de las personas para el trabajo sin importar si es de día o de noche. Se vive un tiempo indiferenciado, en donde todo es posible a cualquier hora</w:t>
      </w:r>
      <w:r w:rsidRPr="00765E6B">
        <w:t xml:space="preserve">. </w:t>
      </w:r>
    </w:p>
    <w:p w14:paraId="6402BAB4" w14:textId="77777777" w:rsidR="00D95A97" w:rsidRPr="00605ECD" w:rsidRDefault="00D95A97" w:rsidP="00605ECD">
      <w:pPr>
        <w:spacing w:line="240" w:lineRule="auto"/>
      </w:pPr>
    </w:p>
    <w:tbl>
      <w:tblPr>
        <w:tblStyle w:val="Tablaconcuadrcula"/>
        <w:tblW w:w="0" w:type="auto"/>
        <w:tblLayout w:type="fixed"/>
        <w:tblLook w:val="04A0" w:firstRow="1" w:lastRow="0" w:firstColumn="1" w:lastColumn="0" w:noHBand="0" w:noVBand="1"/>
      </w:tblPr>
      <w:tblGrid>
        <w:gridCol w:w="2235"/>
        <w:gridCol w:w="6819"/>
      </w:tblGrid>
      <w:tr w:rsidR="00605ECD" w:rsidRPr="00605ECD" w14:paraId="363AA1B8" w14:textId="77777777" w:rsidTr="00184CDE">
        <w:tc>
          <w:tcPr>
            <w:tcW w:w="9054" w:type="dxa"/>
            <w:gridSpan w:val="2"/>
            <w:shd w:val="clear" w:color="auto" w:fill="0D0D0D" w:themeFill="text1" w:themeFillTint="F2"/>
          </w:tcPr>
          <w:p w14:paraId="57C185E6" w14:textId="77777777" w:rsidR="00D95A97" w:rsidRPr="00605ECD" w:rsidRDefault="00D95A97" w:rsidP="00605ECD">
            <w:pPr>
              <w:spacing w:line="240" w:lineRule="auto"/>
              <w:rPr>
                <w:b/>
              </w:rPr>
            </w:pPr>
            <w:r w:rsidRPr="00605ECD">
              <w:rPr>
                <w:b/>
              </w:rPr>
              <w:t>I</w:t>
            </w:r>
            <w:commentRangeStart w:id="14"/>
            <w:r w:rsidRPr="00605ECD">
              <w:rPr>
                <w:b/>
              </w:rPr>
              <w:t>magen (fotografía, gráfica o ilustración)</w:t>
            </w:r>
            <w:commentRangeEnd w:id="14"/>
            <w:r w:rsidR="003B35B3">
              <w:rPr>
                <w:rStyle w:val="Refdecomentario"/>
                <w:lang w:val="es-CO"/>
              </w:rPr>
              <w:commentReference w:id="14"/>
            </w:r>
          </w:p>
        </w:tc>
      </w:tr>
      <w:tr w:rsidR="00605ECD" w:rsidRPr="00605ECD" w14:paraId="2BC17DC0" w14:textId="77777777" w:rsidTr="00184CDE">
        <w:tc>
          <w:tcPr>
            <w:tcW w:w="2235" w:type="dxa"/>
          </w:tcPr>
          <w:p w14:paraId="025AEF88" w14:textId="77777777" w:rsidR="00D95A97" w:rsidRPr="00605ECD" w:rsidRDefault="00D95A97" w:rsidP="00605ECD">
            <w:pPr>
              <w:spacing w:line="240" w:lineRule="auto"/>
              <w:rPr>
                <w:b/>
              </w:rPr>
            </w:pPr>
            <w:r w:rsidRPr="00605ECD">
              <w:rPr>
                <w:b/>
              </w:rPr>
              <w:t>Código</w:t>
            </w:r>
          </w:p>
        </w:tc>
        <w:tc>
          <w:tcPr>
            <w:tcW w:w="6819" w:type="dxa"/>
          </w:tcPr>
          <w:p w14:paraId="75A3E628" w14:textId="77777777" w:rsidR="00D95A97" w:rsidRPr="00605ECD" w:rsidRDefault="0044317A" w:rsidP="00605ECD">
            <w:pPr>
              <w:spacing w:line="240" w:lineRule="auto"/>
              <w:rPr>
                <w:b/>
              </w:rPr>
            </w:pPr>
            <w:r>
              <w:t>CS_G10_07_IMG120</w:t>
            </w:r>
          </w:p>
        </w:tc>
      </w:tr>
      <w:tr w:rsidR="00605ECD" w:rsidRPr="00605ECD" w14:paraId="60AE2F27" w14:textId="77777777" w:rsidTr="00184CDE">
        <w:tc>
          <w:tcPr>
            <w:tcW w:w="2235" w:type="dxa"/>
          </w:tcPr>
          <w:p w14:paraId="39020AD6" w14:textId="77777777" w:rsidR="00D95A97" w:rsidRPr="00605ECD" w:rsidRDefault="00D95A97" w:rsidP="00605ECD">
            <w:pPr>
              <w:spacing w:line="240" w:lineRule="auto"/>
            </w:pPr>
            <w:r w:rsidRPr="00605ECD">
              <w:rPr>
                <w:b/>
              </w:rPr>
              <w:t>Descripción</w:t>
            </w:r>
          </w:p>
        </w:tc>
        <w:tc>
          <w:tcPr>
            <w:tcW w:w="6819" w:type="dxa"/>
          </w:tcPr>
          <w:p w14:paraId="1E6696A6" w14:textId="77777777" w:rsidR="00D95A97" w:rsidRPr="00605ECD" w:rsidRDefault="00D95A97" w:rsidP="00605ECD">
            <w:pPr>
              <w:tabs>
                <w:tab w:val="left" w:pos="4230"/>
              </w:tabs>
              <w:spacing w:line="240" w:lineRule="auto"/>
              <w:rPr>
                <w:lang w:val="es-CO"/>
              </w:rPr>
            </w:pPr>
            <w:r w:rsidRPr="00605ECD">
              <w:rPr>
                <w:lang w:val="es-CO"/>
              </w:rPr>
              <w:t>Imagen alusiva a interconexión de computadores</w:t>
            </w:r>
          </w:p>
        </w:tc>
      </w:tr>
      <w:tr w:rsidR="00605ECD" w:rsidRPr="00605ECD" w14:paraId="1AE213A1" w14:textId="77777777" w:rsidTr="00184CDE">
        <w:tc>
          <w:tcPr>
            <w:tcW w:w="2235" w:type="dxa"/>
          </w:tcPr>
          <w:p w14:paraId="1553C4A3" w14:textId="77777777" w:rsidR="00D95A97" w:rsidRPr="00605ECD" w:rsidRDefault="00D95A97" w:rsidP="00605ECD">
            <w:pPr>
              <w:spacing w:line="240" w:lineRule="auto"/>
            </w:pPr>
            <w:r w:rsidRPr="00605ECD">
              <w:rPr>
                <w:b/>
              </w:rPr>
              <w:t>Código Shutterstock (o URL o la ruta en AulaPlaneta)</w:t>
            </w:r>
          </w:p>
        </w:tc>
        <w:tc>
          <w:tcPr>
            <w:tcW w:w="6819" w:type="dxa"/>
          </w:tcPr>
          <w:p w14:paraId="49AB500B" w14:textId="77777777" w:rsidR="00D95A97" w:rsidRPr="00605ECD" w:rsidRDefault="00D95A97" w:rsidP="00605ECD">
            <w:pPr>
              <w:spacing w:line="240" w:lineRule="auto"/>
            </w:pPr>
            <w:r w:rsidRPr="00605ECD">
              <w:rPr>
                <w:noProof/>
              </w:rPr>
              <w:drawing>
                <wp:inline distT="0" distB="0" distL="0" distR="0" wp14:anchorId="52C8D637" wp14:editId="7DCEDB5C">
                  <wp:extent cx="1811970" cy="1264271"/>
                  <wp:effectExtent l="0" t="0" r="0" b="0"/>
                  <wp:docPr id="9" name="Imagen 9" descr="http://thumb7.shutterstock.com/display_pic_with_logo/289333/289333,1297684204,1/stock-photo-best-internet-concept-of-global-business-from-concepts-series-71146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289333/289333,1297684204,1/stock-photo-best-internet-concept-of-global-business-from-concepts-series-7114645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0392" cy="1277124"/>
                          </a:xfrm>
                          <a:prstGeom prst="rect">
                            <a:avLst/>
                          </a:prstGeom>
                          <a:noFill/>
                          <a:ln>
                            <a:noFill/>
                          </a:ln>
                        </pic:spPr>
                      </pic:pic>
                    </a:graphicData>
                  </a:graphic>
                </wp:inline>
              </w:drawing>
            </w:r>
          </w:p>
          <w:p w14:paraId="4C2AA3FE" w14:textId="77777777" w:rsidR="00D95A97" w:rsidRPr="00605ECD" w:rsidRDefault="00D95A97" w:rsidP="00605ECD">
            <w:pPr>
              <w:spacing w:line="240" w:lineRule="auto"/>
            </w:pPr>
            <w:r w:rsidRPr="00605ECD">
              <w:t>http://thumb7.shutterstock.com/display_pic_with_logo/289333/289333,1297684204,1/stock-photo-best-internet-concept-of-global-business-from-concepts-series-71146456.jpg</w:t>
            </w:r>
          </w:p>
        </w:tc>
      </w:tr>
      <w:tr w:rsidR="00D95A97" w:rsidRPr="00605ECD" w14:paraId="4F4F73D3" w14:textId="77777777" w:rsidTr="00184CDE">
        <w:tc>
          <w:tcPr>
            <w:tcW w:w="2235" w:type="dxa"/>
          </w:tcPr>
          <w:p w14:paraId="6E17BE7C" w14:textId="77777777" w:rsidR="00D95A97" w:rsidRPr="00605ECD" w:rsidRDefault="00D95A97" w:rsidP="00605ECD">
            <w:pPr>
              <w:spacing w:line="240" w:lineRule="auto"/>
            </w:pPr>
            <w:r w:rsidRPr="00605ECD">
              <w:rPr>
                <w:b/>
              </w:rPr>
              <w:t>Pie de imagen</w:t>
            </w:r>
          </w:p>
        </w:tc>
        <w:tc>
          <w:tcPr>
            <w:tcW w:w="6819" w:type="dxa"/>
          </w:tcPr>
          <w:p w14:paraId="1FF38154" w14:textId="77777777" w:rsidR="00D95A97" w:rsidRPr="00605ECD" w:rsidRDefault="00D95A97" w:rsidP="00605ECD">
            <w:pPr>
              <w:spacing w:line="240" w:lineRule="auto"/>
            </w:pPr>
            <w:r w:rsidRPr="00605ECD">
              <w:t xml:space="preserve">La interconexión de millones de personas mediante la red mundial de computadoras que funcionan a altas velocidades, altera el sentido del tiempo. Así, las personas tienen la percepción de que los eventos ocurren de forma </w:t>
            </w:r>
            <w:r w:rsidRPr="00605ECD">
              <w:rPr>
                <w:b/>
              </w:rPr>
              <w:t>inmediata</w:t>
            </w:r>
            <w:r w:rsidRPr="00605ECD">
              <w:t xml:space="preserve">. Existe una simultaneidad compartida por todas las personas conectadas en la red, la cual es reforzada por la influencia de medios masivos de comunicación. </w:t>
            </w:r>
          </w:p>
          <w:p w14:paraId="5BB524BE" w14:textId="77777777" w:rsidR="00D95A97" w:rsidRPr="00605ECD" w:rsidRDefault="00D95A97" w:rsidP="00605ECD">
            <w:pPr>
              <w:spacing w:line="240" w:lineRule="auto"/>
            </w:pPr>
          </w:p>
        </w:tc>
      </w:tr>
    </w:tbl>
    <w:p w14:paraId="361B4796" w14:textId="77777777" w:rsidR="00D95A97" w:rsidRPr="00605ECD" w:rsidRDefault="00D95A97" w:rsidP="00605ECD">
      <w:pPr>
        <w:spacing w:line="240" w:lineRule="auto"/>
      </w:pPr>
    </w:p>
    <w:p w14:paraId="4F96087A" w14:textId="77777777" w:rsidR="00D95A97" w:rsidRPr="00605ECD" w:rsidRDefault="00D95A97" w:rsidP="00605ECD">
      <w:pPr>
        <w:spacing w:line="240" w:lineRule="auto"/>
      </w:pPr>
      <w:r w:rsidRPr="00605ECD">
        <w:t xml:space="preserve">En el </w:t>
      </w:r>
      <w:r w:rsidRPr="00605ECD">
        <w:rPr>
          <w:b/>
        </w:rPr>
        <w:t>tiempo global</w:t>
      </w:r>
      <w:r w:rsidRPr="00605ECD">
        <w:t xml:space="preserve"> todo sucede con demasiada prisa, lo que ocasiona que se desdibuje el pasado y el futuro, </w:t>
      </w:r>
      <w:r w:rsidR="00FE64EA">
        <w:t xml:space="preserve">que </w:t>
      </w:r>
      <w:r w:rsidRPr="00605ECD">
        <w:t xml:space="preserve">son reemplazados por los límites temporales del </w:t>
      </w:r>
      <w:r w:rsidRPr="00605ECD">
        <w:rPr>
          <w:b/>
        </w:rPr>
        <w:t>presente</w:t>
      </w:r>
      <w:r w:rsidRPr="00605ECD">
        <w:t xml:space="preserve">. Las personas que viven sumergidas en el tiempo global desarrollan la tendencia a no proyectarse a largo plazo y también tienden a borrar sus lazos con el pasado y con las tradiciones de su territorio. Viven inmersas en un </w:t>
      </w:r>
      <w:r w:rsidRPr="00605ECD">
        <w:rPr>
          <w:b/>
        </w:rPr>
        <w:t>instante eterno</w:t>
      </w:r>
      <w:r w:rsidRPr="00605ECD">
        <w:t xml:space="preserve">. </w:t>
      </w:r>
    </w:p>
    <w:p w14:paraId="49D018FF"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0DB9B26C" w14:textId="77777777" w:rsidTr="00184CDE">
        <w:tc>
          <w:tcPr>
            <w:tcW w:w="8978" w:type="dxa"/>
            <w:gridSpan w:val="2"/>
            <w:shd w:val="clear" w:color="auto" w:fill="000000" w:themeFill="text1"/>
          </w:tcPr>
          <w:p w14:paraId="4F5BBEF6" w14:textId="77777777" w:rsidR="00D95A97" w:rsidRPr="00605ECD" w:rsidRDefault="00D95A97" w:rsidP="00605ECD">
            <w:pPr>
              <w:spacing w:line="240" w:lineRule="auto"/>
              <w:jc w:val="center"/>
              <w:rPr>
                <w:b/>
              </w:rPr>
            </w:pPr>
            <w:commentRangeStart w:id="15"/>
            <w:r w:rsidRPr="00605ECD">
              <w:rPr>
                <w:b/>
              </w:rPr>
              <w:t>Recuerda</w:t>
            </w:r>
            <w:commentRangeEnd w:id="15"/>
            <w:r w:rsidR="00FE64EA">
              <w:rPr>
                <w:rStyle w:val="Refdecomentario"/>
                <w:lang w:val="es-CO"/>
              </w:rPr>
              <w:commentReference w:id="15"/>
            </w:r>
          </w:p>
        </w:tc>
      </w:tr>
      <w:tr w:rsidR="00D95A97" w:rsidRPr="00605ECD" w14:paraId="4A613870" w14:textId="77777777" w:rsidTr="00184CDE">
        <w:tc>
          <w:tcPr>
            <w:tcW w:w="2518" w:type="dxa"/>
          </w:tcPr>
          <w:p w14:paraId="27FE7E8D" w14:textId="77777777" w:rsidR="00D95A97" w:rsidRPr="00605ECD" w:rsidRDefault="00D95A97" w:rsidP="00605ECD">
            <w:pPr>
              <w:spacing w:line="240" w:lineRule="auto"/>
              <w:rPr>
                <w:b/>
              </w:rPr>
            </w:pPr>
            <w:r w:rsidRPr="00605ECD">
              <w:rPr>
                <w:b/>
              </w:rPr>
              <w:t>Contenido</w:t>
            </w:r>
          </w:p>
        </w:tc>
        <w:tc>
          <w:tcPr>
            <w:tcW w:w="6460" w:type="dxa"/>
          </w:tcPr>
          <w:p w14:paraId="6949AC3B" w14:textId="77777777" w:rsidR="00D95A97" w:rsidRPr="00605ECD" w:rsidRDefault="00D95A97" w:rsidP="00605ECD">
            <w:pPr>
              <w:spacing w:line="240" w:lineRule="auto"/>
            </w:pPr>
            <w:r w:rsidRPr="00605ECD">
              <w:t>La alteración del tiempo con la globalización explica que se hayan pue</w:t>
            </w:r>
            <w:r w:rsidR="00765E6B">
              <w:t>sto en uso una serie de conceptos</w:t>
            </w:r>
            <w:r w:rsidRPr="00605ECD">
              <w:t xml:space="preserve"> como </w:t>
            </w:r>
            <w:r w:rsidRPr="00605ECD">
              <w:lastRenderedPageBreak/>
              <w:t>instantaneidad, inmediatez, efímero, corto plazo, cambio permanente, innovación y volatilidad, para explicar muchos de los fenómenos económicos globales.</w:t>
            </w:r>
          </w:p>
        </w:tc>
      </w:tr>
    </w:tbl>
    <w:p w14:paraId="0EBEF4D6" w14:textId="77777777" w:rsidR="00D95A97" w:rsidRPr="00605ECD" w:rsidRDefault="00D95A97" w:rsidP="00605ECD">
      <w:pPr>
        <w:spacing w:line="240" w:lineRule="auto"/>
        <w:rPr>
          <w:b/>
        </w:rPr>
      </w:pPr>
    </w:p>
    <w:p w14:paraId="4EC3688B" w14:textId="77777777" w:rsidR="00D95A97" w:rsidRPr="00605ECD" w:rsidRDefault="00D95A97" w:rsidP="00605ECD">
      <w:pPr>
        <w:spacing w:line="240" w:lineRule="auto"/>
        <w:rPr>
          <w:b/>
        </w:rPr>
      </w:pPr>
      <w:r w:rsidRPr="00605ECD">
        <w:t>[</w:t>
      </w:r>
      <w:r w:rsidRPr="0034734D">
        <w:rPr>
          <w:b/>
        </w:rPr>
        <w:t>SECCIÓN 2</w:t>
      </w:r>
      <w:r w:rsidRPr="00605ECD">
        <w:t xml:space="preserve">] </w:t>
      </w:r>
      <w:r w:rsidRPr="00605ECD">
        <w:rPr>
          <w:b/>
        </w:rPr>
        <w:t xml:space="preserve">2.4 El encogimiento del espacio </w:t>
      </w:r>
    </w:p>
    <w:p w14:paraId="398E7C2E" w14:textId="77777777" w:rsidR="00D95A97" w:rsidRPr="00605ECD" w:rsidRDefault="00D95A97" w:rsidP="00605ECD">
      <w:pPr>
        <w:spacing w:line="240" w:lineRule="auto"/>
      </w:pPr>
    </w:p>
    <w:p w14:paraId="2A3EC8D4" w14:textId="77777777" w:rsidR="00D95A97" w:rsidRPr="00605ECD" w:rsidRDefault="00D95A97" w:rsidP="00605ECD">
      <w:pPr>
        <w:spacing w:line="240" w:lineRule="auto"/>
      </w:pPr>
      <w:r w:rsidRPr="00605ECD">
        <w:t xml:space="preserve">La interconexión global también ha relativizado las distancias. </w:t>
      </w:r>
      <w:r w:rsidRPr="00605ECD">
        <w:rPr>
          <w:b/>
        </w:rPr>
        <w:t>La articulación mundial</w:t>
      </w:r>
      <w:r w:rsidRPr="00605ECD">
        <w:t xml:space="preserve"> entre los productores y consumidores hace que las personas experimenten la sensación de que cualquier lugar del planeta está al alcance de su mano, </w:t>
      </w:r>
      <w:r w:rsidR="0034734D">
        <w:t xml:space="preserve">lo que </w:t>
      </w:r>
      <w:r w:rsidRPr="00605ECD">
        <w:t xml:space="preserve">altera su noción de espacio y de territorio. </w:t>
      </w:r>
    </w:p>
    <w:p w14:paraId="45AB37DE" w14:textId="77777777" w:rsidR="00D95A97" w:rsidRPr="00605ECD" w:rsidRDefault="00D95A97" w:rsidP="00605ECD">
      <w:pPr>
        <w:spacing w:line="240" w:lineRule="auto"/>
      </w:pPr>
    </w:p>
    <w:p w14:paraId="548B2B18" w14:textId="77777777" w:rsidR="00D95A97" w:rsidRPr="00605ECD" w:rsidRDefault="00D95A97" w:rsidP="00605ECD">
      <w:pPr>
        <w:spacing w:line="240" w:lineRule="auto"/>
      </w:pPr>
      <w:r w:rsidRPr="00605ECD">
        <w:t xml:space="preserve">El creciente desarrollo de actividades a través de </w:t>
      </w:r>
      <w:r w:rsidRPr="00605ECD">
        <w:rPr>
          <w:b/>
        </w:rPr>
        <w:t>las redes globales</w:t>
      </w:r>
      <w:r w:rsidRPr="00605ECD">
        <w:t xml:space="preserve"> produce en las personas la sensación de que no existen límites geográficos. Al navegar </w:t>
      </w:r>
      <w:r w:rsidR="0088642F">
        <w:t>en</w:t>
      </w:r>
      <w:r w:rsidRPr="00605ECD">
        <w:t xml:space="preserve"> la red los internautas atraviesan las fronteras de los países y viven </w:t>
      </w:r>
      <w:r w:rsidR="0088642F">
        <w:t xml:space="preserve">en </w:t>
      </w:r>
      <w:r w:rsidRPr="00605ECD">
        <w:t xml:space="preserve">un territorio </w:t>
      </w:r>
      <w:r w:rsidR="0088642F">
        <w:t xml:space="preserve">donde </w:t>
      </w:r>
      <w:r w:rsidRPr="00605ECD">
        <w:t xml:space="preserve">las distancias no dependen de la realidad física que separa un punto de otro. Lo que antes se percibía como lejano, ahora se torna próximo y accesible. </w:t>
      </w:r>
    </w:p>
    <w:p w14:paraId="7A0123B0"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0DE302B2" w14:textId="77777777" w:rsidTr="00184CDE">
        <w:tc>
          <w:tcPr>
            <w:tcW w:w="9033" w:type="dxa"/>
            <w:gridSpan w:val="2"/>
            <w:shd w:val="clear" w:color="auto" w:fill="0D0D0D" w:themeFill="text1" w:themeFillTint="F2"/>
          </w:tcPr>
          <w:p w14:paraId="18C30D54" w14:textId="77777777" w:rsidR="00D95A97" w:rsidRPr="00605ECD" w:rsidRDefault="00D95A97" w:rsidP="00605ECD">
            <w:pPr>
              <w:spacing w:line="240" w:lineRule="auto"/>
              <w:rPr>
                <w:b/>
              </w:rPr>
            </w:pPr>
            <w:commentRangeStart w:id="16"/>
            <w:r w:rsidRPr="00605ECD">
              <w:rPr>
                <w:b/>
              </w:rPr>
              <w:t>Imagen (fotografía, gráfica o ilustración)</w:t>
            </w:r>
            <w:commentRangeEnd w:id="16"/>
            <w:r w:rsidR="00FE64EA">
              <w:rPr>
                <w:rStyle w:val="Refdecomentario"/>
                <w:lang w:val="es-CO"/>
              </w:rPr>
              <w:commentReference w:id="16"/>
            </w:r>
          </w:p>
        </w:tc>
      </w:tr>
      <w:tr w:rsidR="00605ECD" w:rsidRPr="00605ECD" w14:paraId="481B79C0" w14:textId="77777777" w:rsidTr="00184CDE">
        <w:tc>
          <w:tcPr>
            <w:tcW w:w="2518" w:type="dxa"/>
          </w:tcPr>
          <w:p w14:paraId="58EB1C76" w14:textId="77777777" w:rsidR="00D95A97" w:rsidRPr="00605ECD" w:rsidRDefault="00D95A97" w:rsidP="00605ECD">
            <w:pPr>
              <w:spacing w:line="240" w:lineRule="auto"/>
              <w:rPr>
                <w:b/>
              </w:rPr>
            </w:pPr>
            <w:r w:rsidRPr="00605ECD">
              <w:rPr>
                <w:b/>
              </w:rPr>
              <w:t>Código</w:t>
            </w:r>
          </w:p>
        </w:tc>
        <w:tc>
          <w:tcPr>
            <w:tcW w:w="6515" w:type="dxa"/>
          </w:tcPr>
          <w:p w14:paraId="4EAFC4BE" w14:textId="77777777" w:rsidR="00D95A97" w:rsidRPr="00605ECD" w:rsidRDefault="0044317A" w:rsidP="00605ECD">
            <w:pPr>
              <w:spacing w:line="240" w:lineRule="auto"/>
              <w:rPr>
                <w:b/>
              </w:rPr>
            </w:pPr>
            <w:r>
              <w:t>CS_G10_07_IMG130</w:t>
            </w:r>
          </w:p>
        </w:tc>
      </w:tr>
      <w:tr w:rsidR="00605ECD" w:rsidRPr="00605ECD" w14:paraId="030FB270" w14:textId="77777777" w:rsidTr="00184CDE">
        <w:tc>
          <w:tcPr>
            <w:tcW w:w="2518" w:type="dxa"/>
          </w:tcPr>
          <w:p w14:paraId="611A9496" w14:textId="77777777" w:rsidR="00D95A97" w:rsidRPr="00605ECD" w:rsidRDefault="00D95A97" w:rsidP="00605ECD">
            <w:pPr>
              <w:spacing w:line="240" w:lineRule="auto"/>
            </w:pPr>
            <w:r w:rsidRPr="00605ECD">
              <w:rPr>
                <w:b/>
              </w:rPr>
              <w:t>Descripción</w:t>
            </w:r>
          </w:p>
        </w:tc>
        <w:tc>
          <w:tcPr>
            <w:tcW w:w="6515" w:type="dxa"/>
          </w:tcPr>
          <w:p w14:paraId="53C33687" w14:textId="77777777" w:rsidR="00D95A97" w:rsidRPr="00605ECD" w:rsidRDefault="00D95A97" w:rsidP="00605ECD">
            <w:pPr>
              <w:spacing w:line="240" w:lineRule="auto"/>
              <w:rPr>
                <w:lang w:val="es-CO"/>
              </w:rPr>
            </w:pPr>
            <w:r w:rsidRPr="00605ECD">
              <w:rPr>
                <w:lang w:val="es-CO"/>
              </w:rPr>
              <w:t xml:space="preserve">Persona conectada a la red desde su computador </w:t>
            </w:r>
          </w:p>
        </w:tc>
      </w:tr>
      <w:tr w:rsidR="00605ECD" w:rsidRPr="00605ECD" w14:paraId="4A0B5750" w14:textId="77777777" w:rsidTr="00184CDE">
        <w:tc>
          <w:tcPr>
            <w:tcW w:w="2518" w:type="dxa"/>
          </w:tcPr>
          <w:p w14:paraId="0C3D1A8E" w14:textId="77777777" w:rsidR="00D95A97" w:rsidRPr="00605ECD" w:rsidRDefault="00D95A97" w:rsidP="00605ECD">
            <w:pPr>
              <w:spacing w:line="240" w:lineRule="auto"/>
            </w:pPr>
            <w:r w:rsidRPr="00605ECD">
              <w:rPr>
                <w:b/>
              </w:rPr>
              <w:t>Código Shutterstock (o URL o la ruta en AulaPlaneta)</w:t>
            </w:r>
          </w:p>
        </w:tc>
        <w:tc>
          <w:tcPr>
            <w:tcW w:w="6515" w:type="dxa"/>
          </w:tcPr>
          <w:p w14:paraId="1F305EFB" w14:textId="77777777" w:rsidR="00D95A97" w:rsidRPr="00605ECD" w:rsidRDefault="00D95A97" w:rsidP="00605ECD">
            <w:pPr>
              <w:spacing w:line="240" w:lineRule="auto"/>
              <w:rPr>
                <w:lang w:val="es-CO"/>
              </w:rPr>
            </w:pPr>
            <w:r w:rsidRPr="00605ECD">
              <w:rPr>
                <w:noProof/>
              </w:rPr>
              <w:drawing>
                <wp:inline distT="0" distB="0" distL="0" distR="0" wp14:anchorId="03C26165" wp14:editId="531F14AA">
                  <wp:extent cx="969794" cy="771525"/>
                  <wp:effectExtent l="0" t="0" r="1905" b="0"/>
                  <wp:docPr id="18" name="Imagen 18" descr="http://thumb7.shutterstock.com/display_pic_with_logo/172762/172762,1310682139,1/stock-photo-girl-suring-on-web-with-modern-laptop-81103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172762,1310682139,1/stock-photo-girl-suring-on-web-with-modern-laptop-8110306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75204" cy="775829"/>
                          </a:xfrm>
                          <a:prstGeom prst="rect">
                            <a:avLst/>
                          </a:prstGeom>
                          <a:noFill/>
                          <a:ln>
                            <a:noFill/>
                          </a:ln>
                        </pic:spPr>
                      </pic:pic>
                    </a:graphicData>
                  </a:graphic>
                </wp:inline>
              </w:drawing>
            </w:r>
          </w:p>
          <w:p w14:paraId="1DB87FCB" w14:textId="77777777" w:rsidR="00D95A97" w:rsidRPr="00605ECD" w:rsidRDefault="00D95A97" w:rsidP="00605ECD">
            <w:pPr>
              <w:spacing w:line="240" w:lineRule="auto"/>
            </w:pPr>
            <w:r w:rsidRPr="00605ECD">
              <w:t>Número de la imagen</w:t>
            </w:r>
            <w:r w:rsidR="00184CDE">
              <w:t xml:space="preserve"> </w:t>
            </w:r>
            <w:r w:rsidRPr="00605ECD">
              <w:t>81103063</w:t>
            </w:r>
          </w:p>
        </w:tc>
      </w:tr>
      <w:tr w:rsidR="00D95A97" w:rsidRPr="00605ECD" w14:paraId="3585CFDC" w14:textId="77777777" w:rsidTr="00184CDE">
        <w:tc>
          <w:tcPr>
            <w:tcW w:w="2518" w:type="dxa"/>
          </w:tcPr>
          <w:p w14:paraId="302181FA" w14:textId="77777777" w:rsidR="00D95A97" w:rsidRPr="00605ECD" w:rsidRDefault="00D95A97" w:rsidP="00605ECD">
            <w:pPr>
              <w:spacing w:line="240" w:lineRule="auto"/>
            </w:pPr>
            <w:r w:rsidRPr="00605ECD">
              <w:rPr>
                <w:b/>
              </w:rPr>
              <w:t>Pie de imagen</w:t>
            </w:r>
          </w:p>
        </w:tc>
        <w:tc>
          <w:tcPr>
            <w:tcW w:w="6515" w:type="dxa"/>
          </w:tcPr>
          <w:p w14:paraId="108410D1" w14:textId="77777777" w:rsidR="00D95A97" w:rsidRPr="00605ECD" w:rsidRDefault="00D95A97" w:rsidP="0088642F">
            <w:pPr>
              <w:spacing w:line="240" w:lineRule="auto"/>
            </w:pPr>
            <w:r w:rsidRPr="00605ECD">
              <w:t xml:space="preserve">Las nuevas tecnologías de comercio a través de internet permiten que </w:t>
            </w:r>
            <w:r w:rsidR="0088642F">
              <w:t xml:space="preserve">una </w:t>
            </w:r>
            <w:r w:rsidRPr="00605ECD">
              <w:t xml:space="preserve">persona pueda obtener productos desde cualquier punto del planeta y a un </w:t>
            </w:r>
            <w:r w:rsidRPr="00605ECD">
              <w:rPr>
                <w:i/>
              </w:rPr>
              <w:t>click</w:t>
            </w:r>
            <w:r w:rsidRPr="00605ECD">
              <w:t xml:space="preserve"> de distancia. Al crear una tienda virtual nunca se cierran las puertas. Asimismo se puede comprar en una moneda uniforme, transferir y recibir dinero en segundos desde y hacia cualquier parte del mundo y proveer servicios a miles de kilómetros de distancia.</w:t>
            </w:r>
            <w:r w:rsidR="00184CDE">
              <w:t xml:space="preserve"> </w:t>
            </w:r>
          </w:p>
        </w:tc>
      </w:tr>
    </w:tbl>
    <w:p w14:paraId="6983EBA8" w14:textId="77777777" w:rsidR="00D95A97" w:rsidRPr="00605ECD" w:rsidRDefault="00D95A97" w:rsidP="00605ECD">
      <w:pPr>
        <w:spacing w:line="240" w:lineRule="auto"/>
      </w:pPr>
    </w:p>
    <w:p w14:paraId="04F489D7" w14:textId="77777777" w:rsidR="00D95A97" w:rsidRPr="00605ECD" w:rsidRDefault="00D95A97" w:rsidP="00605ECD">
      <w:pPr>
        <w:spacing w:line="240" w:lineRule="auto"/>
      </w:pPr>
      <w:r w:rsidRPr="00605ECD">
        <w:t xml:space="preserve">Ya no es necesario un mercado físico para las transacciones comerciales. </w:t>
      </w:r>
      <w:r w:rsidRPr="00605ECD">
        <w:rPr>
          <w:b/>
        </w:rPr>
        <w:t xml:space="preserve">Internet </w:t>
      </w:r>
      <w:r w:rsidRPr="00605ECD">
        <w:t xml:space="preserve">permite que las nuevas empresas aumenten su visibilidad y alcancen una población de clientes potenciales nunca antes vista. También la mejora en los medios de transporte ha favorecido la </w:t>
      </w:r>
      <w:r w:rsidRPr="00605ECD">
        <w:rPr>
          <w:b/>
        </w:rPr>
        <w:t>movilidad global</w:t>
      </w:r>
      <w:r w:rsidRPr="00605ECD">
        <w:t xml:space="preserve"> de modo masivo: trenes de alta velocidad, barcos cargueros, puertos marítimos y aéreos, superautopistas y autopistas marítimas. </w:t>
      </w:r>
    </w:p>
    <w:p w14:paraId="3458AF9C" w14:textId="77777777" w:rsidR="00D95A97" w:rsidRPr="00605ECD" w:rsidRDefault="00D95A97" w:rsidP="00605ECD">
      <w:pPr>
        <w:spacing w:line="240" w:lineRule="auto"/>
      </w:pPr>
    </w:p>
    <w:p w14:paraId="4955B77B" w14:textId="77777777" w:rsidR="00D95A97" w:rsidRPr="00605ECD" w:rsidRDefault="00D95A97" w:rsidP="00605ECD">
      <w:pPr>
        <w:spacing w:line="240" w:lineRule="auto"/>
      </w:pPr>
      <w:r w:rsidRPr="00605ECD">
        <w:t xml:space="preserve">Tales mejoras hacen posible la circulación global de mercancías a través de los </w:t>
      </w:r>
      <w:r w:rsidRPr="00605ECD">
        <w:rPr>
          <w:b/>
        </w:rPr>
        <w:t>circuitos comerciales</w:t>
      </w:r>
      <w:r w:rsidR="00FE64EA" w:rsidRPr="00FE64EA">
        <w:t>,</w:t>
      </w:r>
      <w:r w:rsidRPr="00605ECD">
        <w:t xml:space="preserve"> que permiten el transporte eficiente de materias primas y de mercancías, desde y hacia cualquier punto del mundo. </w:t>
      </w:r>
    </w:p>
    <w:p w14:paraId="786CD248" w14:textId="77777777" w:rsidR="00D95A97" w:rsidRPr="00605ECD" w:rsidRDefault="00D95A97" w:rsidP="00605ECD">
      <w:pPr>
        <w:spacing w:line="240" w:lineRule="auto"/>
      </w:pPr>
    </w:p>
    <w:p w14:paraId="01CC03E1" w14:textId="77777777" w:rsidR="00D95A97" w:rsidRPr="00605ECD" w:rsidRDefault="00D95A97" w:rsidP="00605ECD">
      <w:pPr>
        <w:spacing w:line="240" w:lineRule="auto"/>
      </w:pPr>
      <w:r w:rsidRPr="00605ECD">
        <w:lastRenderedPageBreak/>
        <w:t xml:space="preserve">Otro aspecto de la alteración del espacio en la globalización es la </w:t>
      </w:r>
      <w:r w:rsidRPr="00605ECD">
        <w:rPr>
          <w:b/>
        </w:rPr>
        <w:t>virtualidad</w:t>
      </w:r>
      <w:r w:rsidRPr="00FE64EA">
        <w:t>.</w:t>
      </w:r>
      <w:r w:rsidR="00184CDE">
        <w:rPr>
          <w:b/>
        </w:rPr>
        <w:t xml:space="preserve"> </w:t>
      </w:r>
      <w:r w:rsidRPr="00605ECD">
        <w:t xml:space="preserve">El espacio virtual se presenta como un lugar no físico </w:t>
      </w:r>
      <w:r w:rsidR="0088642F">
        <w:t xml:space="preserve">donde </w:t>
      </w:r>
      <w:r w:rsidRPr="00605ECD">
        <w:t xml:space="preserve">se pueden desarrollar todo tipo de </w:t>
      </w:r>
      <w:r w:rsidRPr="00605ECD">
        <w:rPr>
          <w:b/>
        </w:rPr>
        <w:t>actividades económicas</w:t>
      </w:r>
      <w:r w:rsidR="0088642F" w:rsidRPr="0088642F">
        <w:t>,</w:t>
      </w:r>
      <w:r w:rsidRPr="00605ECD">
        <w:t xml:space="preserve"> como trabajar, comprar, vender y anunciar. </w:t>
      </w:r>
    </w:p>
    <w:p w14:paraId="0ABD7BA0" w14:textId="77777777" w:rsidR="00D95A97" w:rsidRPr="00605ECD" w:rsidRDefault="00D95A97" w:rsidP="00605ECD">
      <w:pPr>
        <w:spacing w:line="240" w:lineRule="auto"/>
      </w:pPr>
    </w:p>
    <w:p w14:paraId="223C550A"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1499"/>
        <w:gridCol w:w="7555"/>
      </w:tblGrid>
      <w:tr w:rsidR="00605ECD" w:rsidRPr="00605ECD" w14:paraId="62274927" w14:textId="77777777" w:rsidTr="00184CDE">
        <w:tc>
          <w:tcPr>
            <w:tcW w:w="9033" w:type="dxa"/>
            <w:gridSpan w:val="2"/>
            <w:shd w:val="clear" w:color="auto" w:fill="0D0D0D" w:themeFill="text1" w:themeFillTint="F2"/>
          </w:tcPr>
          <w:p w14:paraId="7F9715AB" w14:textId="77777777" w:rsidR="00D95A97" w:rsidRPr="00605ECD" w:rsidRDefault="00D95A97" w:rsidP="00605ECD">
            <w:pPr>
              <w:spacing w:line="240" w:lineRule="auto"/>
              <w:rPr>
                <w:b/>
              </w:rPr>
            </w:pPr>
            <w:commentRangeStart w:id="17"/>
            <w:r w:rsidRPr="00605ECD">
              <w:rPr>
                <w:b/>
              </w:rPr>
              <w:t>Imagen (fotografía, gráfica o ilustración)</w:t>
            </w:r>
            <w:commentRangeEnd w:id="17"/>
            <w:r w:rsidR="00FE64EA">
              <w:rPr>
                <w:rStyle w:val="Refdecomentario"/>
                <w:lang w:val="es-CO"/>
              </w:rPr>
              <w:commentReference w:id="17"/>
            </w:r>
          </w:p>
        </w:tc>
      </w:tr>
      <w:tr w:rsidR="00605ECD" w:rsidRPr="00605ECD" w14:paraId="772D4C5A" w14:textId="77777777" w:rsidTr="00184CDE">
        <w:tc>
          <w:tcPr>
            <w:tcW w:w="2518" w:type="dxa"/>
          </w:tcPr>
          <w:p w14:paraId="182E415A" w14:textId="77777777" w:rsidR="00D95A97" w:rsidRPr="00605ECD" w:rsidRDefault="00D95A97" w:rsidP="00605ECD">
            <w:pPr>
              <w:spacing w:line="240" w:lineRule="auto"/>
              <w:rPr>
                <w:b/>
              </w:rPr>
            </w:pPr>
            <w:r w:rsidRPr="00605ECD">
              <w:rPr>
                <w:b/>
              </w:rPr>
              <w:t>Código</w:t>
            </w:r>
          </w:p>
        </w:tc>
        <w:tc>
          <w:tcPr>
            <w:tcW w:w="6515" w:type="dxa"/>
          </w:tcPr>
          <w:p w14:paraId="418DC78D" w14:textId="77777777" w:rsidR="00D95A97" w:rsidRPr="00605ECD" w:rsidRDefault="0044317A" w:rsidP="00605ECD">
            <w:pPr>
              <w:spacing w:line="240" w:lineRule="auto"/>
              <w:rPr>
                <w:b/>
              </w:rPr>
            </w:pPr>
            <w:r>
              <w:t>CS_G10_07_IMG140</w:t>
            </w:r>
          </w:p>
        </w:tc>
      </w:tr>
      <w:tr w:rsidR="00605ECD" w:rsidRPr="00605ECD" w14:paraId="1D0C2AB0" w14:textId="77777777" w:rsidTr="00184CDE">
        <w:tc>
          <w:tcPr>
            <w:tcW w:w="2518" w:type="dxa"/>
          </w:tcPr>
          <w:p w14:paraId="1FD71AA0" w14:textId="77777777" w:rsidR="00D95A97" w:rsidRPr="00605ECD" w:rsidRDefault="00D95A97" w:rsidP="00605ECD">
            <w:pPr>
              <w:spacing w:line="240" w:lineRule="auto"/>
            </w:pPr>
            <w:r w:rsidRPr="00605ECD">
              <w:rPr>
                <w:b/>
              </w:rPr>
              <w:t>Descripción</w:t>
            </w:r>
          </w:p>
        </w:tc>
        <w:tc>
          <w:tcPr>
            <w:tcW w:w="6515" w:type="dxa"/>
          </w:tcPr>
          <w:p w14:paraId="1A251E68" w14:textId="77777777" w:rsidR="00D95A97" w:rsidRPr="00605ECD" w:rsidRDefault="00D95A97" w:rsidP="0088642F">
            <w:pPr>
              <w:spacing w:line="240" w:lineRule="auto"/>
              <w:rPr>
                <w:lang w:val="es-CO"/>
              </w:rPr>
            </w:pPr>
            <w:r w:rsidRPr="00605ECD">
              <w:rPr>
                <w:lang w:val="es-CO"/>
              </w:rPr>
              <w:t xml:space="preserve">Imagen alusiva a </w:t>
            </w:r>
            <w:r w:rsidR="0088642F">
              <w:rPr>
                <w:lang w:val="es-CO"/>
              </w:rPr>
              <w:t>i</w:t>
            </w:r>
            <w:r w:rsidRPr="00605ECD">
              <w:rPr>
                <w:lang w:val="es-CO"/>
              </w:rPr>
              <w:t>nternet</w:t>
            </w:r>
          </w:p>
        </w:tc>
      </w:tr>
      <w:tr w:rsidR="00605ECD" w:rsidRPr="00605ECD" w14:paraId="63372012" w14:textId="77777777" w:rsidTr="00184CDE">
        <w:tc>
          <w:tcPr>
            <w:tcW w:w="2518" w:type="dxa"/>
          </w:tcPr>
          <w:p w14:paraId="76CE7089" w14:textId="77777777" w:rsidR="00D95A97" w:rsidRPr="00605ECD" w:rsidRDefault="00D95A97" w:rsidP="00605ECD">
            <w:pPr>
              <w:spacing w:line="240" w:lineRule="auto"/>
            </w:pPr>
            <w:r w:rsidRPr="00605ECD">
              <w:rPr>
                <w:b/>
              </w:rPr>
              <w:t>Código Shutterstock (o URL o la ruta en AulaPlaneta)</w:t>
            </w:r>
          </w:p>
        </w:tc>
        <w:tc>
          <w:tcPr>
            <w:tcW w:w="6515" w:type="dxa"/>
          </w:tcPr>
          <w:p w14:paraId="68C0265D" w14:textId="77777777" w:rsidR="00D95A97" w:rsidRPr="00605ECD" w:rsidRDefault="00D95A97" w:rsidP="00605ECD">
            <w:pPr>
              <w:spacing w:line="240" w:lineRule="auto"/>
            </w:pPr>
            <w:r w:rsidRPr="00605ECD">
              <w:rPr>
                <w:noProof/>
              </w:rPr>
              <w:drawing>
                <wp:inline distT="0" distB="0" distL="0" distR="0" wp14:anchorId="6A68A7B4" wp14:editId="4BF69E73">
                  <wp:extent cx="1127573" cy="797103"/>
                  <wp:effectExtent l="0" t="0" r="0" b="3175"/>
                  <wp:docPr id="14" name="Imagen 14" descr="http://thumb7.shutterstock.com/display_pic_with_logo/95952/246869491/stock-photo-businessman-hand-browsing-internet-websites-on-his-laptop-2468694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7.shutterstock.com/display_pic_with_logo/95952/246869491/stock-photo-businessman-hand-browsing-internet-websites-on-his-laptop-24686949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0785" cy="806443"/>
                          </a:xfrm>
                          <a:prstGeom prst="rect">
                            <a:avLst/>
                          </a:prstGeom>
                          <a:noFill/>
                          <a:ln>
                            <a:noFill/>
                          </a:ln>
                        </pic:spPr>
                      </pic:pic>
                    </a:graphicData>
                  </a:graphic>
                </wp:inline>
              </w:drawing>
            </w:r>
          </w:p>
          <w:p w14:paraId="2E8C9B86" w14:textId="77777777" w:rsidR="00D95A97" w:rsidRPr="00605ECD" w:rsidRDefault="00FA153B" w:rsidP="00605ECD">
            <w:pPr>
              <w:spacing w:line="240" w:lineRule="auto"/>
            </w:pPr>
            <w:hyperlink r:id="rId27" w:history="1">
              <w:r w:rsidR="0088642F" w:rsidRPr="00744EE8">
                <w:rPr>
                  <w:rStyle w:val="Hipervnculo"/>
                </w:rPr>
                <w:t>http://thumb7.shutterstock.com/display_pic_with_logo/95952/246869491/stock-photo-businessman-hand-browsing-internet-websites-on-his-laptop-246869491.jpg</w:t>
              </w:r>
            </w:hyperlink>
          </w:p>
        </w:tc>
      </w:tr>
      <w:tr w:rsidR="00D95A97" w:rsidRPr="00605ECD" w14:paraId="18636B44" w14:textId="77777777" w:rsidTr="00184CDE">
        <w:tc>
          <w:tcPr>
            <w:tcW w:w="2518" w:type="dxa"/>
          </w:tcPr>
          <w:p w14:paraId="54D63BD0" w14:textId="77777777" w:rsidR="00D95A97" w:rsidRPr="00605ECD" w:rsidRDefault="00D95A97" w:rsidP="00605ECD">
            <w:pPr>
              <w:spacing w:line="240" w:lineRule="auto"/>
            </w:pPr>
            <w:r w:rsidRPr="00605ECD">
              <w:rPr>
                <w:b/>
              </w:rPr>
              <w:t>Pie de imagen</w:t>
            </w:r>
          </w:p>
        </w:tc>
        <w:tc>
          <w:tcPr>
            <w:tcW w:w="6515" w:type="dxa"/>
          </w:tcPr>
          <w:p w14:paraId="39C17C45" w14:textId="77777777" w:rsidR="00D95A97" w:rsidRPr="00605ECD" w:rsidRDefault="00D95A97" w:rsidP="00605ECD">
            <w:pPr>
              <w:spacing w:line="240" w:lineRule="auto"/>
            </w:pPr>
            <w:r w:rsidRPr="00605ECD">
              <w:t xml:space="preserve">Basta con un portal de </w:t>
            </w:r>
            <w:r w:rsidR="0088642F">
              <w:t>i</w:t>
            </w:r>
            <w:r w:rsidRPr="00605ECD">
              <w:t>nternet, para que los actores económicos se encuentren sin necesidad de un contacto cara a cara en un lugar físico. Incluso no es necesaria la mediación de billetes, sino que las transacciones se realizan mediante el uso de medios electrónicos.</w:t>
            </w:r>
            <w:r w:rsidR="00184CDE">
              <w:t xml:space="preserve"> </w:t>
            </w:r>
          </w:p>
          <w:p w14:paraId="4EC93783" w14:textId="77777777" w:rsidR="00D95A97" w:rsidRPr="00605ECD" w:rsidRDefault="00D95A97" w:rsidP="00605ECD">
            <w:pPr>
              <w:spacing w:line="240" w:lineRule="auto"/>
            </w:pPr>
          </w:p>
        </w:tc>
      </w:tr>
    </w:tbl>
    <w:p w14:paraId="3916DEE7" w14:textId="77777777" w:rsidR="00D95A97" w:rsidRPr="00605ECD" w:rsidRDefault="00D95A97" w:rsidP="00605ECD">
      <w:pPr>
        <w:spacing w:line="240" w:lineRule="auto"/>
      </w:pPr>
    </w:p>
    <w:p w14:paraId="3D721D88"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0750E687" w14:textId="77777777" w:rsidTr="00184CDE">
        <w:tc>
          <w:tcPr>
            <w:tcW w:w="8978" w:type="dxa"/>
            <w:gridSpan w:val="2"/>
            <w:shd w:val="clear" w:color="auto" w:fill="000000" w:themeFill="text1"/>
          </w:tcPr>
          <w:p w14:paraId="5DE3CD89" w14:textId="77777777" w:rsidR="00D95A97" w:rsidRPr="00605ECD" w:rsidRDefault="00D95A97" w:rsidP="00605ECD">
            <w:pPr>
              <w:spacing w:line="240" w:lineRule="auto"/>
            </w:pPr>
            <w:commentRangeStart w:id="18"/>
            <w:r w:rsidRPr="00605ECD">
              <w:t>Recuerda</w:t>
            </w:r>
            <w:commentRangeEnd w:id="18"/>
            <w:r w:rsidR="00FE64EA">
              <w:rPr>
                <w:rStyle w:val="Refdecomentario"/>
                <w:lang w:val="es-CO"/>
              </w:rPr>
              <w:commentReference w:id="18"/>
            </w:r>
          </w:p>
        </w:tc>
      </w:tr>
      <w:tr w:rsidR="00D95A97" w:rsidRPr="00605ECD" w14:paraId="308530E3" w14:textId="77777777" w:rsidTr="00184CDE">
        <w:tc>
          <w:tcPr>
            <w:tcW w:w="2518" w:type="dxa"/>
          </w:tcPr>
          <w:p w14:paraId="45A86FC8" w14:textId="77777777" w:rsidR="00D95A97" w:rsidRPr="00605ECD" w:rsidRDefault="00D95A97" w:rsidP="00605ECD">
            <w:pPr>
              <w:spacing w:line="240" w:lineRule="auto"/>
            </w:pPr>
            <w:r w:rsidRPr="00605ECD">
              <w:t>Contenido</w:t>
            </w:r>
          </w:p>
        </w:tc>
        <w:tc>
          <w:tcPr>
            <w:tcW w:w="6460" w:type="dxa"/>
          </w:tcPr>
          <w:p w14:paraId="69D521F9" w14:textId="77777777" w:rsidR="00D95A97" w:rsidRPr="00605ECD" w:rsidRDefault="00D95A97" w:rsidP="0088642F">
            <w:pPr>
              <w:spacing w:line="240" w:lineRule="auto"/>
            </w:pPr>
            <w:r w:rsidRPr="00605ECD">
              <w:t>Tampoco se puede perder de vista que muchas veces al hablar de la globalización se olvida la dimensión local. Sin embargo, lo global no puede existir sin lo local. Al olvidar lo local, se corre el riesgo de perder la conexión con la cultura, con la naturaleza y con l</w:t>
            </w:r>
            <w:r w:rsidR="00765E6B">
              <w:t>as tradiciones.</w:t>
            </w:r>
            <w:r w:rsidRPr="00605ECD">
              <w:t xml:space="preserve"> Ello significa que, si bien, la globalización económica pone a disposición de las personas una multitud</w:t>
            </w:r>
            <w:r w:rsidR="00765E6B">
              <w:t xml:space="preserve"> de productos para su elección,</w:t>
            </w:r>
            <w:r w:rsidRPr="00605ECD">
              <w:t xml:space="preserve"> por su parte, la dimensión local les aporta a los </w:t>
            </w:r>
            <w:r w:rsidR="00765E6B">
              <w:t xml:space="preserve">individuos un sentido de pertenencia a su </w:t>
            </w:r>
            <w:r w:rsidR="00184CDE">
              <w:t>comunidad</w:t>
            </w:r>
            <w:r w:rsidRPr="00605ECD">
              <w:t xml:space="preserve"> y una conexión con la vida cotidiana de las personas que viven a su lado. Por ello se afirma que se debe pensar globalmente y actuar localmente.</w:t>
            </w:r>
          </w:p>
        </w:tc>
      </w:tr>
    </w:tbl>
    <w:p w14:paraId="00B14FBB" w14:textId="77777777" w:rsidR="00D95A97" w:rsidRPr="00605ECD" w:rsidRDefault="00D95A97" w:rsidP="00605ECD">
      <w:pPr>
        <w:spacing w:line="240" w:lineRule="auto"/>
      </w:pPr>
    </w:p>
    <w:tbl>
      <w:tblPr>
        <w:tblStyle w:val="Tablaconcuadrcula"/>
        <w:tblW w:w="9054" w:type="dxa"/>
        <w:tblLayout w:type="fixed"/>
        <w:tblLook w:val="04A0" w:firstRow="1" w:lastRow="0" w:firstColumn="1" w:lastColumn="0" w:noHBand="0" w:noVBand="1"/>
      </w:tblPr>
      <w:tblGrid>
        <w:gridCol w:w="2518"/>
        <w:gridCol w:w="6536"/>
      </w:tblGrid>
      <w:tr w:rsidR="00605ECD" w:rsidRPr="00605ECD" w14:paraId="69467A0A" w14:textId="77777777" w:rsidTr="00920D12">
        <w:tc>
          <w:tcPr>
            <w:tcW w:w="9054" w:type="dxa"/>
            <w:gridSpan w:val="2"/>
            <w:shd w:val="clear" w:color="auto" w:fill="000000" w:themeFill="text1"/>
          </w:tcPr>
          <w:p w14:paraId="2D4C758D" w14:textId="77777777" w:rsidR="00D95A97" w:rsidRPr="00605ECD" w:rsidRDefault="00920D12" w:rsidP="00605ECD">
            <w:pPr>
              <w:spacing w:line="240" w:lineRule="auto"/>
              <w:jc w:val="center"/>
              <w:rPr>
                <w:b/>
              </w:rPr>
            </w:pPr>
            <w:commentRangeStart w:id="19"/>
            <w:r>
              <w:rPr>
                <w:b/>
              </w:rPr>
              <w:t>Practica: recurso nuevo</w:t>
            </w:r>
            <w:commentRangeEnd w:id="19"/>
            <w:r w:rsidR="00FE64EA">
              <w:rPr>
                <w:rStyle w:val="Refdecomentario"/>
                <w:lang w:val="es-CO"/>
              </w:rPr>
              <w:commentReference w:id="19"/>
            </w:r>
          </w:p>
        </w:tc>
      </w:tr>
      <w:tr w:rsidR="00605ECD" w:rsidRPr="00605ECD" w14:paraId="3CD7A097" w14:textId="77777777" w:rsidTr="00920D12">
        <w:tc>
          <w:tcPr>
            <w:tcW w:w="2518" w:type="dxa"/>
          </w:tcPr>
          <w:p w14:paraId="4FC4B27A" w14:textId="77777777" w:rsidR="00D95A97" w:rsidRPr="00605ECD" w:rsidRDefault="00D95A97" w:rsidP="00605ECD">
            <w:pPr>
              <w:spacing w:line="240" w:lineRule="auto"/>
              <w:rPr>
                <w:b/>
              </w:rPr>
            </w:pPr>
            <w:r w:rsidRPr="00605ECD">
              <w:rPr>
                <w:b/>
              </w:rPr>
              <w:t>Código</w:t>
            </w:r>
          </w:p>
        </w:tc>
        <w:tc>
          <w:tcPr>
            <w:tcW w:w="6536" w:type="dxa"/>
          </w:tcPr>
          <w:p w14:paraId="47FFD693" w14:textId="77777777" w:rsidR="00D95A97" w:rsidRPr="00605ECD" w:rsidRDefault="00920D12" w:rsidP="00605ECD">
            <w:pPr>
              <w:spacing w:line="240" w:lineRule="auto"/>
              <w:rPr>
                <w:b/>
              </w:rPr>
            </w:pPr>
            <w:r>
              <w:rPr>
                <w:lang w:val="es"/>
              </w:rPr>
              <w:t>CS_10_06</w:t>
            </w:r>
            <w:r w:rsidRPr="00605ECD">
              <w:rPr>
                <w:lang w:val="es"/>
              </w:rPr>
              <w:t>_</w:t>
            </w:r>
            <w:r w:rsidRPr="00920D12">
              <w:rPr>
                <w:highlight w:val="none"/>
                <w:lang w:val="es"/>
              </w:rPr>
              <w:t>CO</w:t>
            </w:r>
            <w:r w:rsidRPr="00920D12">
              <w:rPr>
                <w:b/>
                <w:highlight w:val="none"/>
              </w:rPr>
              <w:softHyphen/>
            </w:r>
            <w:r w:rsidRPr="00920D12">
              <w:rPr>
                <w:b/>
                <w:highlight w:val="none"/>
              </w:rPr>
              <w:softHyphen/>
            </w:r>
            <w:r w:rsidRPr="00920D12">
              <w:rPr>
                <w:highlight w:val="none"/>
              </w:rPr>
              <w:t>_REC</w:t>
            </w:r>
            <w:r>
              <w:rPr>
                <w:highlight w:val="none"/>
              </w:rPr>
              <w:t>90</w:t>
            </w:r>
          </w:p>
        </w:tc>
      </w:tr>
      <w:tr w:rsidR="00605ECD" w:rsidRPr="00605ECD" w14:paraId="5E436B76" w14:textId="77777777" w:rsidTr="00920D12">
        <w:tc>
          <w:tcPr>
            <w:tcW w:w="2518" w:type="dxa"/>
          </w:tcPr>
          <w:p w14:paraId="37389CDE" w14:textId="77777777" w:rsidR="00D95A97" w:rsidRPr="00605ECD" w:rsidRDefault="00D95A97" w:rsidP="00605ECD">
            <w:pPr>
              <w:spacing w:line="240" w:lineRule="auto"/>
              <w:rPr>
                <w:b/>
              </w:rPr>
            </w:pPr>
            <w:r w:rsidRPr="00605ECD">
              <w:rPr>
                <w:b/>
              </w:rPr>
              <w:t>Título</w:t>
            </w:r>
          </w:p>
        </w:tc>
        <w:tc>
          <w:tcPr>
            <w:tcW w:w="6536" w:type="dxa"/>
          </w:tcPr>
          <w:p w14:paraId="11E6CC97" w14:textId="77777777" w:rsidR="00D95A97" w:rsidRPr="00605ECD" w:rsidRDefault="00920D12" w:rsidP="00605ECD">
            <w:pPr>
              <w:spacing w:line="240" w:lineRule="auto"/>
            </w:pPr>
            <w:r>
              <w:t>Reconoce efectos de la globalización en la sociedad</w:t>
            </w:r>
          </w:p>
        </w:tc>
      </w:tr>
      <w:tr w:rsidR="00920D12" w:rsidRPr="00605ECD" w14:paraId="18EF7815" w14:textId="77777777" w:rsidTr="00920D12">
        <w:tc>
          <w:tcPr>
            <w:tcW w:w="2518" w:type="dxa"/>
          </w:tcPr>
          <w:p w14:paraId="5B7E66F5" w14:textId="77777777" w:rsidR="00D95A97" w:rsidRPr="00605ECD" w:rsidRDefault="00D95A97" w:rsidP="00605ECD">
            <w:pPr>
              <w:spacing w:line="240" w:lineRule="auto"/>
              <w:rPr>
                <w:b/>
              </w:rPr>
            </w:pPr>
            <w:r w:rsidRPr="00605ECD">
              <w:rPr>
                <w:b/>
              </w:rPr>
              <w:t>Descripción</w:t>
            </w:r>
          </w:p>
        </w:tc>
        <w:tc>
          <w:tcPr>
            <w:tcW w:w="6536" w:type="dxa"/>
          </w:tcPr>
          <w:p w14:paraId="1B409DB9" w14:textId="77777777" w:rsidR="00D95A97" w:rsidRPr="00605ECD" w:rsidRDefault="00D95A97" w:rsidP="00920D12">
            <w:pPr>
              <w:spacing w:line="240" w:lineRule="auto"/>
            </w:pPr>
            <w:r w:rsidRPr="00605ECD">
              <w:t xml:space="preserve">Actividad que permite </w:t>
            </w:r>
            <w:r w:rsidR="00920D12">
              <w:t>identificar cambios en la sociedad globalizada</w:t>
            </w:r>
          </w:p>
        </w:tc>
      </w:tr>
    </w:tbl>
    <w:p w14:paraId="35DE881C" w14:textId="77777777" w:rsidR="00D95A97" w:rsidRPr="00605ECD" w:rsidRDefault="00D95A97" w:rsidP="00605ECD">
      <w:pPr>
        <w:spacing w:line="240" w:lineRule="auto"/>
      </w:pPr>
    </w:p>
    <w:p w14:paraId="351862C7" w14:textId="77777777" w:rsidR="00D95A97" w:rsidRPr="00605ECD" w:rsidRDefault="00D95A97" w:rsidP="00605ECD">
      <w:pPr>
        <w:spacing w:line="240" w:lineRule="auto"/>
        <w:rPr>
          <w:b/>
        </w:rPr>
      </w:pPr>
      <w:r w:rsidRPr="0088642F">
        <w:rPr>
          <w:b/>
        </w:rPr>
        <w:t>[SECCIÓN 2]</w:t>
      </w:r>
      <w:r w:rsidRPr="00605ECD">
        <w:t xml:space="preserve"> </w:t>
      </w:r>
      <w:r w:rsidRPr="00605ECD">
        <w:rPr>
          <w:b/>
        </w:rPr>
        <w:t>2.5 Consolidación</w:t>
      </w:r>
    </w:p>
    <w:p w14:paraId="03924683" w14:textId="77777777" w:rsidR="00D95A97" w:rsidRPr="00605ECD" w:rsidRDefault="00D95A97" w:rsidP="00605ECD">
      <w:pPr>
        <w:spacing w:line="240" w:lineRule="auto"/>
        <w:rPr>
          <w:b/>
        </w:rPr>
      </w:pPr>
      <w:r w:rsidRPr="00605ECD">
        <w:rPr>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605ECD" w:rsidRPr="00605ECD" w14:paraId="4632C906" w14:textId="77777777" w:rsidTr="00184CDE">
        <w:tc>
          <w:tcPr>
            <w:tcW w:w="9054" w:type="dxa"/>
            <w:gridSpan w:val="2"/>
            <w:shd w:val="clear" w:color="auto" w:fill="000000" w:themeFill="text1"/>
          </w:tcPr>
          <w:p w14:paraId="1DA7B761" w14:textId="77777777" w:rsidR="00D95A97" w:rsidRPr="00605ECD" w:rsidRDefault="00D95A97" w:rsidP="00605ECD">
            <w:pPr>
              <w:spacing w:line="240" w:lineRule="auto"/>
              <w:jc w:val="center"/>
              <w:rPr>
                <w:b/>
              </w:rPr>
            </w:pPr>
            <w:commentRangeStart w:id="20"/>
            <w:r w:rsidRPr="00605ECD">
              <w:rPr>
                <w:b/>
              </w:rPr>
              <w:lastRenderedPageBreak/>
              <w:t>Practica: recurso nuevo</w:t>
            </w:r>
            <w:commentRangeEnd w:id="20"/>
            <w:r w:rsidR="00FE64EA">
              <w:rPr>
                <w:rStyle w:val="Refdecomentario"/>
                <w:lang w:val="es-CO"/>
              </w:rPr>
              <w:commentReference w:id="20"/>
            </w:r>
          </w:p>
        </w:tc>
      </w:tr>
      <w:tr w:rsidR="00605ECD" w:rsidRPr="00605ECD" w14:paraId="4E632903" w14:textId="77777777" w:rsidTr="00184CDE">
        <w:tc>
          <w:tcPr>
            <w:tcW w:w="2518" w:type="dxa"/>
          </w:tcPr>
          <w:p w14:paraId="2556BB48" w14:textId="77777777" w:rsidR="00D95A97" w:rsidRPr="00605ECD" w:rsidRDefault="00D95A97" w:rsidP="00605ECD">
            <w:pPr>
              <w:spacing w:line="240" w:lineRule="auto"/>
              <w:rPr>
                <w:b/>
              </w:rPr>
            </w:pPr>
            <w:r w:rsidRPr="00605ECD">
              <w:rPr>
                <w:b/>
              </w:rPr>
              <w:t>Código</w:t>
            </w:r>
          </w:p>
        </w:tc>
        <w:tc>
          <w:tcPr>
            <w:tcW w:w="6536" w:type="dxa"/>
          </w:tcPr>
          <w:p w14:paraId="0B5B734E" w14:textId="77777777" w:rsidR="00D95A97" w:rsidRPr="00605ECD" w:rsidRDefault="00920D12" w:rsidP="00605ECD">
            <w:pPr>
              <w:spacing w:line="240" w:lineRule="auto"/>
              <w:rPr>
                <w:b/>
              </w:rPr>
            </w:pPr>
            <w:r>
              <w:rPr>
                <w:lang w:val="es"/>
              </w:rPr>
              <w:t>CS_10_06</w:t>
            </w:r>
            <w:r w:rsidRPr="00605ECD">
              <w:rPr>
                <w:lang w:val="es"/>
              </w:rPr>
              <w:t>_</w:t>
            </w:r>
            <w:r w:rsidRPr="00920D12">
              <w:rPr>
                <w:highlight w:val="none"/>
                <w:lang w:val="es"/>
              </w:rPr>
              <w:t>CO</w:t>
            </w:r>
            <w:r w:rsidRPr="00920D12">
              <w:rPr>
                <w:b/>
                <w:highlight w:val="none"/>
              </w:rPr>
              <w:softHyphen/>
            </w:r>
            <w:r w:rsidRPr="00920D12">
              <w:rPr>
                <w:b/>
                <w:highlight w:val="none"/>
              </w:rPr>
              <w:softHyphen/>
            </w:r>
            <w:r w:rsidRPr="00920D12">
              <w:rPr>
                <w:highlight w:val="none"/>
              </w:rPr>
              <w:t>_REC</w:t>
            </w:r>
            <w:r>
              <w:rPr>
                <w:highlight w:val="none"/>
              </w:rPr>
              <w:t>100</w:t>
            </w:r>
          </w:p>
        </w:tc>
      </w:tr>
      <w:tr w:rsidR="00605ECD" w:rsidRPr="00605ECD" w14:paraId="11D80CCD" w14:textId="77777777" w:rsidTr="00184CDE">
        <w:tc>
          <w:tcPr>
            <w:tcW w:w="2518" w:type="dxa"/>
          </w:tcPr>
          <w:p w14:paraId="4D294256" w14:textId="77777777" w:rsidR="00D95A97" w:rsidRPr="00605ECD" w:rsidRDefault="00D95A97" w:rsidP="00605ECD">
            <w:pPr>
              <w:spacing w:line="240" w:lineRule="auto"/>
              <w:rPr>
                <w:b/>
              </w:rPr>
            </w:pPr>
            <w:r w:rsidRPr="00605ECD">
              <w:rPr>
                <w:b/>
              </w:rPr>
              <w:t>Título</w:t>
            </w:r>
          </w:p>
        </w:tc>
        <w:tc>
          <w:tcPr>
            <w:tcW w:w="6536" w:type="dxa"/>
          </w:tcPr>
          <w:p w14:paraId="42E2CCD0" w14:textId="77777777" w:rsidR="00D95A97" w:rsidRPr="00605ECD" w:rsidRDefault="00D95A97" w:rsidP="00605ECD">
            <w:pPr>
              <w:spacing w:line="240" w:lineRule="auto"/>
            </w:pPr>
            <w:r w:rsidRPr="00605ECD">
              <w:t>Refuerza tu aprendizaje: Claves para comprender la globalización económica</w:t>
            </w:r>
          </w:p>
        </w:tc>
      </w:tr>
      <w:tr w:rsidR="00920D12" w:rsidRPr="00605ECD" w14:paraId="5A6932DA" w14:textId="77777777" w:rsidTr="00184CDE">
        <w:tc>
          <w:tcPr>
            <w:tcW w:w="2518" w:type="dxa"/>
          </w:tcPr>
          <w:p w14:paraId="286FC1A8" w14:textId="77777777" w:rsidR="00D95A97" w:rsidRPr="00605ECD" w:rsidRDefault="00D95A97" w:rsidP="00605ECD">
            <w:pPr>
              <w:spacing w:line="240" w:lineRule="auto"/>
              <w:rPr>
                <w:b/>
              </w:rPr>
            </w:pPr>
            <w:r w:rsidRPr="00605ECD">
              <w:rPr>
                <w:b/>
              </w:rPr>
              <w:t>Descripción</w:t>
            </w:r>
          </w:p>
        </w:tc>
        <w:tc>
          <w:tcPr>
            <w:tcW w:w="6536" w:type="dxa"/>
          </w:tcPr>
          <w:p w14:paraId="626511D0" w14:textId="77777777" w:rsidR="00D95A97" w:rsidRPr="00605ECD" w:rsidRDefault="00605ECD" w:rsidP="00605ECD">
            <w:pPr>
              <w:spacing w:line="240" w:lineRule="auto"/>
            </w:pPr>
            <w:r>
              <w:t>Actividad</w:t>
            </w:r>
            <w:r w:rsidR="00D95A97" w:rsidRPr="00605ECD">
              <w:t xml:space="preserve"> sobre Claves para comprender la globalización económica</w:t>
            </w:r>
          </w:p>
        </w:tc>
      </w:tr>
    </w:tbl>
    <w:p w14:paraId="10D0AA51" w14:textId="77777777" w:rsidR="00D95A97" w:rsidRPr="00605ECD" w:rsidRDefault="00D95A97" w:rsidP="00605ECD">
      <w:pPr>
        <w:spacing w:line="240" w:lineRule="auto"/>
      </w:pPr>
    </w:p>
    <w:p w14:paraId="3022A617" w14:textId="77777777" w:rsidR="00D95A97" w:rsidRPr="00605ECD" w:rsidRDefault="00D95A97" w:rsidP="00605ECD">
      <w:pPr>
        <w:spacing w:line="240" w:lineRule="auto"/>
      </w:pPr>
    </w:p>
    <w:p w14:paraId="3C4A90D4" w14:textId="77777777" w:rsidR="00D95A97" w:rsidRPr="00605ECD" w:rsidRDefault="00D95A97" w:rsidP="00605ECD">
      <w:pPr>
        <w:spacing w:line="240" w:lineRule="auto"/>
        <w:rPr>
          <w:b/>
        </w:rPr>
      </w:pPr>
      <w:r w:rsidRPr="0088642F">
        <w:rPr>
          <w:b/>
        </w:rPr>
        <w:t>[SECCIÓN 1]</w:t>
      </w:r>
      <w:r w:rsidRPr="00605ECD">
        <w:t xml:space="preserve"> </w:t>
      </w:r>
      <w:r w:rsidRPr="00605ECD">
        <w:rPr>
          <w:b/>
        </w:rPr>
        <w:t xml:space="preserve">3 La organización de la economía global </w:t>
      </w:r>
    </w:p>
    <w:p w14:paraId="13A2F201" w14:textId="77777777" w:rsidR="00D95A97" w:rsidRPr="00605ECD" w:rsidRDefault="00D95A97" w:rsidP="00605ECD">
      <w:pPr>
        <w:spacing w:line="240" w:lineRule="auto"/>
      </w:pPr>
    </w:p>
    <w:p w14:paraId="6D2AD3CC" w14:textId="77777777" w:rsidR="00D95A97" w:rsidRPr="00DC4439" w:rsidRDefault="00D95A97" w:rsidP="00605ECD">
      <w:pPr>
        <w:spacing w:line="240" w:lineRule="auto"/>
      </w:pPr>
      <w:r w:rsidRPr="00605ECD">
        <w:t xml:space="preserve">El sector productivo está conformado por el conjunto de empresas que elaboran los productos y que prestan los servicios necesarios para sostener económicamente las necesidades de la población. Desde finales del siglo XX, las </w:t>
      </w:r>
      <w:r w:rsidRPr="00605ECD">
        <w:rPr>
          <w:b/>
        </w:rPr>
        <w:t xml:space="preserve">corporaciones transnacionales </w:t>
      </w:r>
      <w:r w:rsidRPr="00605ECD">
        <w:t>se han convertido en las principales protagonistas de la producción mundial</w:t>
      </w:r>
      <w:r w:rsidRPr="00DC4439">
        <w:t xml:space="preserve">. </w:t>
      </w:r>
    </w:p>
    <w:p w14:paraId="1F0C253C" w14:textId="77777777" w:rsidR="00D95A97" w:rsidRPr="00605ECD" w:rsidRDefault="00D95A97" w:rsidP="00605ECD">
      <w:pPr>
        <w:spacing w:line="240" w:lineRule="auto"/>
        <w:rPr>
          <w:b/>
        </w:rPr>
      </w:pPr>
    </w:p>
    <w:tbl>
      <w:tblPr>
        <w:tblStyle w:val="Tablaconcuadrcula"/>
        <w:tblW w:w="0" w:type="auto"/>
        <w:tblLook w:val="04A0" w:firstRow="1" w:lastRow="0" w:firstColumn="1" w:lastColumn="0" w:noHBand="0" w:noVBand="1"/>
      </w:tblPr>
      <w:tblGrid>
        <w:gridCol w:w="2518"/>
        <w:gridCol w:w="6460"/>
      </w:tblGrid>
      <w:tr w:rsidR="00605ECD" w:rsidRPr="00605ECD" w14:paraId="1DB9A1DD" w14:textId="77777777" w:rsidTr="00184CDE">
        <w:tc>
          <w:tcPr>
            <w:tcW w:w="8978" w:type="dxa"/>
            <w:gridSpan w:val="2"/>
            <w:shd w:val="clear" w:color="auto" w:fill="000000" w:themeFill="text1"/>
          </w:tcPr>
          <w:p w14:paraId="2FFD2678" w14:textId="77777777" w:rsidR="00D95A97" w:rsidRPr="00605ECD" w:rsidRDefault="00D95A97" w:rsidP="00605ECD">
            <w:pPr>
              <w:spacing w:line="240" w:lineRule="auto"/>
              <w:jc w:val="center"/>
            </w:pPr>
            <w:commentRangeStart w:id="21"/>
            <w:r w:rsidRPr="0088642F">
              <w:t>Destacado</w:t>
            </w:r>
            <w:commentRangeEnd w:id="21"/>
            <w:r w:rsidR="00FE64EA">
              <w:rPr>
                <w:rStyle w:val="Refdecomentario"/>
                <w:lang w:val="es-CO"/>
              </w:rPr>
              <w:commentReference w:id="21"/>
            </w:r>
          </w:p>
        </w:tc>
      </w:tr>
      <w:tr w:rsidR="00605ECD" w:rsidRPr="00605ECD" w14:paraId="15B69083" w14:textId="77777777" w:rsidTr="00184CDE">
        <w:tc>
          <w:tcPr>
            <w:tcW w:w="2518" w:type="dxa"/>
          </w:tcPr>
          <w:p w14:paraId="75834DB5" w14:textId="77777777" w:rsidR="00D95A97" w:rsidRPr="00605ECD" w:rsidRDefault="00D95A97" w:rsidP="00605ECD">
            <w:pPr>
              <w:spacing w:line="240" w:lineRule="auto"/>
            </w:pPr>
            <w:r w:rsidRPr="00605ECD">
              <w:t>Título</w:t>
            </w:r>
          </w:p>
        </w:tc>
        <w:tc>
          <w:tcPr>
            <w:tcW w:w="6460" w:type="dxa"/>
          </w:tcPr>
          <w:p w14:paraId="49492252" w14:textId="77777777" w:rsidR="00D95A97" w:rsidRPr="00605ECD" w:rsidRDefault="00D95A97" w:rsidP="00605ECD">
            <w:pPr>
              <w:spacing w:line="240" w:lineRule="auto"/>
              <w:jc w:val="center"/>
              <w:rPr>
                <w:b/>
              </w:rPr>
            </w:pPr>
            <w:r w:rsidRPr="00605ECD">
              <w:rPr>
                <w:b/>
              </w:rPr>
              <w:t xml:space="preserve">Las empresas transnacionales </w:t>
            </w:r>
          </w:p>
        </w:tc>
      </w:tr>
      <w:tr w:rsidR="00605ECD" w:rsidRPr="00605ECD" w14:paraId="2BB56AD8" w14:textId="77777777" w:rsidTr="00184CDE">
        <w:tc>
          <w:tcPr>
            <w:tcW w:w="2518" w:type="dxa"/>
          </w:tcPr>
          <w:p w14:paraId="17D2BA93" w14:textId="77777777" w:rsidR="00D95A97" w:rsidRPr="00605ECD" w:rsidRDefault="00D95A97" w:rsidP="00605ECD">
            <w:pPr>
              <w:spacing w:line="240" w:lineRule="auto"/>
            </w:pPr>
            <w:r w:rsidRPr="00605ECD">
              <w:t>Contenido</w:t>
            </w:r>
          </w:p>
        </w:tc>
        <w:tc>
          <w:tcPr>
            <w:tcW w:w="6460" w:type="dxa"/>
          </w:tcPr>
          <w:p w14:paraId="0A4C49BC" w14:textId="77777777" w:rsidR="00D95A97" w:rsidRPr="00605ECD" w:rsidRDefault="00D95A97" w:rsidP="002818E0">
            <w:pPr>
              <w:spacing w:line="240" w:lineRule="auto"/>
            </w:pPr>
            <w:r w:rsidRPr="00605ECD">
              <w:t xml:space="preserve">Las transnacionales son empresas privadas que se registran en un país y al mismo tiempo establecen sucursales o filiales en otros países, expandiendo su influencia económica a nivel mundial. Operan </w:t>
            </w:r>
            <w:r w:rsidR="002818E0">
              <w:t xml:space="preserve">en </w:t>
            </w:r>
            <w:r w:rsidRPr="00605ECD">
              <w:t>el planeta para obtener materias primas, contratan trabajadores en diferentes países, mueven su dinero a través de las bolsas de valores de todo el mundo y sus mercancías circulan por los puertos atravesando las fronteras de los países. También consideran a la población mundial como sus clientes potenciales</w:t>
            </w:r>
            <w:r w:rsidRPr="00DC4439">
              <w:t>.</w:t>
            </w:r>
            <w:r w:rsidR="00184CDE">
              <w:t xml:space="preserve"> </w:t>
            </w:r>
          </w:p>
        </w:tc>
      </w:tr>
    </w:tbl>
    <w:p w14:paraId="69D0A720" w14:textId="77777777" w:rsidR="00D95A97" w:rsidRPr="00605ECD" w:rsidRDefault="00D95A97" w:rsidP="00605ECD">
      <w:pPr>
        <w:spacing w:line="240" w:lineRule="auto"/>
      </w:pPr>
      <w:r w:rsidRPr="00605ECD">
        <w:t xml:space="preserve"> </w:t>
      </w:r>
    </w:p>
    <w:tbl>
      <w:tblPr>
        <w:tblStyle w:val="Tablaconcuadrcula"/>
        <w:tblW w:w="0" w:type="auto"/>
        <w:tblLook w:val="04A0" w:firstRow="1" w:lastRow="0" w:firstColumn="1" w:lastColumn="0" w:noHBand="0" w:noVBand="1"/>
      </w:tblPr>
      <w:tblGrid>
        <w:gridCol w:w="2518"/>
        <w:gridCol w:w="6515"/>
      </w:tblGrid>
      <w:tr w:rsidR="00605ECD" w:rsidRPr="00605ECD" w14:paraId="49CA43E4" w14:textId="77777777" w:rsidTr="00184CDE">
        <w:tc>
          <w:tcPr>
            <w:tcW w:w="9033" w:type="dxa"/>
            <w:gridSpan w:val="2"/>
            <w:shd w:val="clear" w:color="auto" w:fill="0D0D0D" w:themeFill="text1" w:themeFillTint="F2"/>
          </w:tcPr>
          <w:p w14:paraId="04A85B7C" w14:textId="77777777" w:rsidR="00D95A97" w:rsidRPr="00605ECD" w:rsidRDefault="00D95A97" w:rsidP="00605ECD">
            <w:pPr>
              <w:spacing w:line="240" w:lineRule="auto"/>
              <w:rPr>
                <w:b/>
              </w:rPr>
            </w:pPr>
            <w:r w:rsidRPr="00605ECD">
              <w:rPr>
                <w:b/>
              </w:rPr>
              <w:t>Imagen (fotografía, gráfica o ilustración)</w:t>
            </w:r>
          </w:p>
        </w:tc>
      </w:tr>
      <w:tr w:rsidR="00605ECD" w:rsidRPr="00605ECD" w14:paraId="66D98C2A" w14:textId="77777777" w:rsidTr="00184CDE">
        <w:tc>
          <w:tcPr>
            <w:tcW w:w="2518" w:type="dxa"/>
          </w:tcPr>
          <w:p w14:paraId="6F9B633B" w14:textId="77777777" w:rsidR="00D95A97" w:rsidRPr="00605ECD" w:rsidRDefault="00D95A97" w:rsidP="00605ECD">
            <w:pPr>
              <w:spacing w:line="240" w:lineRule="auto"/>
              <w:rPr>
                <w:b/>
              </w:rPr>
            </w:pPr>
            <w:r w:rsidRPr="00605ECD">
              <w:rPr>
                <w:b/>
              </w:rPr>
              <w:t>Código</w:t>
            </w:r>
          </w:p>
        </w:tc>
        <w:tc>
          <w:tcPr>
            <w:tcW w:w="6515" w:type="dxa"/>
          </w:tcPr>
          <w:p w14:paraId="373AD3BB" w14:textId="77777777" w:rsidR="00D95A97" w:rsidRPr="00605ECD" w:rsidRDefault="0044317A" w:rsidP="00605ECD">
            <w:pPr>
              <w:spacing w:line="240" w:lineRule="auto"/>
              <w:rPr>
                <w:b/>
              </w:rPr>
            </w:pPr>
            <w:r>
              <w:t>CS_G10_07_IMG150</w:t>
            </w:r>
          </w:p>
        </w:tc>
      </w:tr>
      <w:tr w:rsidR="00605ECD" w:rsidRPr="00605ECD" w14:paraId="14601C12" w14:textId="77777777" w:rsidTr="00184CDE">
        <w:tc>
          <w:tcPr>
            <w:tcW w:w="2518" w:type="dxa"/>
          </w:tcPr>
          <w:p w14:paraId="42E3224A" w14:textId="77777777" w:rsidR="00D95A97" w:rsidRPr="00605ECD" w:rsidRDefault="00D95A97" w:rsidP="00605ECD">
            <w:pPr>
              <w:spacing w:line="240" w:lineRule="auto"/>
            </w:pPr>
            <w:r w:rsidRPr="00605ECD">
              <w:rPr>
                <w:b/>
              </w:rPr>
              <w:t>Descripción</w:t>
            </w:r>
          </w:p>
        </w:tc>
        <w:tc>
          <w:tcPr>
            <w:tcW w:w="6515" w:type="dxa"/>
          </w:tcPr>
          <w:p w14:paraId="1EA75477" w14:textId="77777777" w:rsidR="00D95A97" w:rsidRPr="00605ECD" w:rsidRDefault="00D95A97" w:rsidP="00605ECD">
            <w:pPr>
              <w:tabs>
                <w:tab w:val="left" w:pos="3795"/>
              </w:tabs>
              <w:spacing w:line="240" w:lineRule="auto"/>
              <w:rPr>
                <w:lang w:val="es-CO"/>
              </w:rPr>
            </w:pPr>
            <w:r w:rsidRPr="00605ECD">
              <w:rPr>
                <w:lang w:val="es-CO"/>
              </w:rPr>
              <w:t>Imagen alusiva a globalización</w:t>
            </w:r>
          </w:p>
        </w:tc>
      </w:tr>
      <w:tr w:rsidR="00605ECD" w:rsidRPr="00605ECD" w14:paraId="1FC7F81D" w14:textId="77777777" w:rsidTr="00184CDE">
        <w:tc>
          <w:tcPr>
            <w:tcW w:w="2518" w:type="dxa"/>
          </w:tcPr>
          <w:p w14:paraId="462192EA" w14:textId="77777777" w:rsidR="00D95A97" w:rsidRPr="00605ECD" w:rsidRDefault="00D95A97" w:rsidP="00605ECD">
            <w:pPr>
              <w:spacing w:line="240" w:lineRule="auto"/>
            </w:pPr>
            <w:r w:rsidRPr="00605ECD">
              <w:rPr>
                <w:b/>
              </w:rPr>
              <w:t>Código Shutterstock (o URL o la ruta en AulaPlaneta)</w:t>
            </w:r>
          </w:p>
        </w:tc>
        <w:tc>
          <w:tcPr>
            <w:tcW w:w="6515" w:type="dxa"/>
          </w:tcPr>
          <w:p w14:paraId="110DF394" w14:textId="77777777" w:rsidR="00D95A97" w:rsidRPr="00605ECD" w:rsidRDefault="00D95A97" w:rsidP="00605ECD">
            <w:pPr>
              <w:spacing w:line="240" w:lineRule="auto"/>
              <w:rPr>
                <w:lang w:val="es-CO"/>
              </w:rPr>
            </w:pPr>
            <w:r w:rsidRPr="00605ECD">
              <w:rPr>
                <w:noProof/>
              </w:rPr>
              <w:drawing>
                <wp:inline distT="0" distB="0" distL="0" distR="0" wp14:anchorId="4F29777F" wp14:editId="04DA1530">
                  <wp:extent cx="1400175" cy="908558"/>
                  <wp:effectExtent l="0" t="0" r="0" b="6350"/>
                  <wp:docPr id="23" name="Imagen 23" descr="http://thumb9.shutterstock.com/display_pic_with_logo/539965/254716396/stock-photo-internet-connection-world-technologies-social-networking-254716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539965/254716396/stock-photo-internet-connection-world-technologies-social-networking-25471639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8771" cy="920625"/>
                          </a:xfrm>
                          <a:prstGeom prst="rect">
                            <a:avLst/>
                          </a:prstGeom>
                          <a:noFill/>
                          <a:ln>
                            <a:noFill/>
                          </a:ln>
                        </pic:spPr>
                      </pic:pic>
                    </a:graphicData>
                  </a:graphic>
                </wp:inline>
              </w:drawing>
            </w:r>
          </w:p>
          <w:p w14:paraId="5F461CB3" w14:textId="77777777" w:rsidR="00D95A97" w:rsidRPr="00605ECD" w:rsidRDefault="00D95A97" w:rsidP="00605ECD">
            <w:pPr>
              <w:spacing w:line="240" w:lineRule="auto"/>
            </w:pPr>
            <w:r w:rsidRPr="00605ECD">
              <w:t>Número de la imagen</w:t>
            </w:r>
            <w:r w:rsidR="00184CDE">
              <w:t xml:space="preserve"> </w:t>
            </w:r>
            <w:r w:rsidRPr="00605ECD">
              <w:t>254716396</w:t>
            </w:r>
          </w:p>
        </w:tc>
      </w:tr>
      <w:tr w:rsidR="00D95A97" w:rsidRPr="00605ECD" w14:paraId="1CCA8C7E" w14:textId="77777777" w:rsidTr="00184CDE">
        <w:tc>
          <w:tcPr>
            <w:tcW w:w="2518" w:type="dxa"/>
          </w:tcPr>
          <w:p w14:paraId="55863864" w14:textId="77777777" w:rsidR="00D95A97" w:rsidRPr="00605ECD" w:rsidRDefault="00D95A97" w:rsidP="00605ECD">
            <w:pPr>
              <w:spacing w:line="240" w:lineRule="auto"/>
            </w:pPr>
            <w:r w:rsidRPr="00605ECD">
              <w:rPr>
                <w:b/>
              </w:rPr>
              <w:t>Pie de imagen</w:t>
            </w:r>
          </w:p>
        </w:tc>
        <w:tc>
          <w:tcPr>
            <w:tcW w:w="6515" w:type="dxa"/>
          </w:tcPr>
          <w:p w14:paraId="192E3596" w14:textId="77777777" w:rsidR="00D95A97" w:rsidRPr="00605ECD" w:rsidRDefault="00D95A97" w:rsidP="00605ECD">
            <w:pPr>
              <w:spacing w:line="240" w:lineRule="auto"/>
            </w:pPr>
            <w:r w:rsidRPr="00605ECD">
              <w:t>Las actividades de las empresas transnacionales funcionan como un solo sistema integrado. Para ello, conectan el trabajo que se desarrolla en granjas, minas, fábricas, oficinas, talleres, carreteras, barcos, puertos aéreos y marítimos, bodegas, almacenes y centros comerciales de las principales ciudades del mundo.</w:t>
            </w:r>
          </w:p>
        </w:tc>
      </w:tr>
    </w:tbl>
    <w:p w14:paraId="217C7ED0" w14:textId="77777777" w:rsidR="00D95A97" w:rsidRPr="00605ECD" w:rsidRDefault="00D95A97" w:rsidP="00605ECD">
      <w:pPr>
        <w:spacing w:line="240" w:lineRule="auto"/>
      </w:pPr>
    </w:p>
    <w:p w14:paraId="4019BE84" w14:textId="77777777" w:rsidR="00D95A97" w:rsidRPr="00605ECD" w:rsidRDefault="00D95A97" w:rsidP="00605ECD">
      <w:pPr>
        <w:spacing w:line="240" w:lineRule="auto"/>
        <w:rPr>
          <w:b/>
        </w:rPr>
      </w:pPr>
      <w:r w:rsidRPr="002818E0">
        <w:rPr>
          <w:b/>
        </w:rPr>
        <w:t>[SECCIÓN 2]</w:t>
      </w:r>
      <w:r w:rsidRPr="00605ECD">
        <w:t xml:space="preserve"> </w:t>
      </w:r>
      <w:r w:rsidRPr="00605ECD">
        <w:rPr>
          <w:b/>
        </w:rPr>
        <w:t>3.1 Las empresas en la economía global</w:t>
      </w:r>
    </w:p>
    <w:p w14:paraId="36AE9656" w14:textId="77777777" w:rsidR="00D95A97" w:rsidRPr="00605ECD" w:rsidRDefault="00D95A97" w:rsidP="00605ECD">
      <w:pPr>
        <w:spacing w:line="240" w:lineRule="auto"/>
      </w:pPr>
    </w:p>
    <w:p w14:paraId="62CA268D" w14:textId="77777777" w:rsidR="00D95A97" w:rsidRPr="00605ECD" w:rsidRDefault="00D95A97" w:rsidP="00605ECD">
      <w:pPr>
        <w:spacing w:line="240" w:lineRule="auto"/>
      </w:pPr>
      <w:r w:rsidRPr="00605ECD">
        <w:t xml:space="preserve">La </w:t>
      </w:r>
      <w:r w:rsidRPr="00605ECD">
        <w:rPr>
          <w:b/>
        </w:rPr>
        <w:t>administración</w:t>
      </w:r>
      <w:r w:rsidRPr="00605ECD">
        <w:t xml:space="preserve"> de las multinacionales se imparte desde el país de origen y su objetivo es controlar mercados cada vez de mayor tamaño y obtener </w:t>
      </w:r>
      <w:r w:rsidR="003E1DC5">
        <w:t xml:space="preserve">más </w:t>
      </w:r>
      <w:r w:rsidRPr="00605ECD">
        <w:t xml:space="preserve">ganancias. También captan recursos mediante la negociación de </w:t>
      </w:r>
      <w:r w:rsidRPr="00605ECD">
        <w:rPr>
          <w:b/>
        </w:rPr>
        <w:t>acciones</w:t>
      </w:r>
      <w:r w:rsidRPr="00605ECD">
        <w:t xml:space="preserve"> en las bolsas de valores del mundo. </w:t>
      </w:r>
    </w:p>
    <w:p w14:paraId="0035C9BE" w14:textId="77777777" w:rsidR="00D95A97" w:rsidRPr="00605ECD" w:rsidRDefault="00D95A97" w:rsidP="00605ECD">
      <w:pPr>
        <w:spacing w:line="240" w:lineRule="auto"/>
      </w:pPr>
    </w:p>
    <w:p w14:paraId="2A891B52" w14:textId="77777777" w:rsidR="00D95A97" w:rsidRPr="00605ECD" w:rsidRDefault="00D95A97" w:rsidP="00605ECD">
      <w:pPr>
        <w:spacing w:line="240" w:lineRule="auto"/>
      </w:pPr>
      <w:r w:rsidRPr="00605ECD">
        <w:t xml:space="preserve">Asimismo, destinan importantes recursos para la </w:t>
      </w:r>
      <w:r w:rsidRPr="00605ECD">
        <w:rPr>
          <w:b/>
        </w:rPr>
        <w:t>investigación científica</w:t>
      </w:r>
      <w:r w:rsidRPr="00605ECD">
        <w:t xml:space="preserve"> y el </w:t>
      </w:r>
      <w:r w:rsidRPr="00605ECD">
        <w:rPr>
          <w:b/>
        </w:rPr>
        <w:t>desarrollo de tecnologías</w:t>
      </w:r>
      <w:r w:rsidRPr="00605ECD">
        <w:t xml:space="preserve"> de vanguardia aplicadas en la producción, la distribución, el mercadeo, la publicidad y las ventas. Generalmente elaboran productos y servicios </w:t>
      </w:r>
      <w:r w:rsidRPr="00605ECD">
        <w:rPr>
          <w:b/>
        </w:rPr>
        <w:t>estandarizados</w:t>
      </w:r>
      <w:r w:rsidRPr="003E1DC5">
        <w:t>,</w:t>
      </w:r>
      <w:r w:rsidRPr="00605ECD">
        <w:rPr>
          <w:b/>
        </w:rPr>
        <w:t xml:space="preserve"> </w:t>
      </w:r>
      <w:r w:rsidRPr="00605ECD">
        <w:t xml:space="preserve">lo cual les facilita ingresar a los mercados mundiales con </w:t>
      </w:r>
      <w:r w:rsidRPr="00605ECD">
        <w:rPr>
          <w:b/>
        </w:rPr>
        <w:t>precios competitivos</w:t>
      </w:r>
      <w:r w:rsidRPr="00605ECD">
        <w:t>.</w:t>
      </w:r>
    </w:p>
    <w:p w14:paraId="68E9F374" w14:textId="77777777" w:rsidR="00D95A97" w:rsidRPr="00605ECD" w:rsidRDefault="00D95A97" w:rsidP="00605ECD">
      <w:pPr>
        <w:spacing w:line="240" w:lineRule="auto"/>
      </w:pPr>
    </w:p>
    <w:p w14:paraId="722D891F" w14:textId="77777777" w:rsidR="00D95A97" w:rsidRPr="00605ECD" w:rsidRDefault="00D95A97" w:rsidP="00605ECD">
      <w:pPr>
        <w:spacing w:line="240" w:lineRule="auto"/>
      </w:pPr>
      <w:r w:rsidRPr="00605ECD">
        <w:t>Muchas veces las transnacionales llegan a adquirir grandes dimensiones y acumulan mucho poder económico. Ello les facilita influir en los gobiernos para obtener ventajas y aumentar sus beneficios.</w:t>
      </w:r>
    </w:p>
    <w:p w14:paraId="57F25E40"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66B79321" w14:textId="77777777" w:rsidTr="00184CDE">
        <w:tc>
          <w:tcPr>
            <w:tcW w:w="9033" w:type="dxa"/>
            <w:gridSpan w:val="2"/>
            <w:shd w:val="clear" w:color="auto" w:fill="0D0D0D" w:themeFill="text1" w:themeFillTint="F2"/>
          </w:tcPr>
          <w:p w14:paraId="08169DFC" w14:textId="77777777" w:rsidR="00D95A97" w:rsidRPr="00605ECD" w:rsidRDefault="00D95A97" w:rsidP="00605ECD">
            <w:pPr>
              <w:spacing w:line="240" w:lineRule="auto"/>
              <w:rPr>
                <w:b/>
              </w:rPr>
            </w:pPr>
            <w:r w:rsidRPr="00605ECD">
              <w:rPr>
                <w:b/>
              </w:rPr>
              <w:t>Imagen (fotografía, gráfica o ilustración)</w:t>
            </w:r>
          </w:p>
        </w:tc>
      </w:tr>
      <w:tr w:rsidR="00605ECD" w:rsidRPr="00605ECD" w14:paraId="49BD4F6C" w14:textId="77777777" w:rsidTr="00184CDE">
        <w:tc>
          <w:tcPr>
            <w:tcW w:w="2518" w:type="dxa"/>
          </w:tcPr>
          <w:p w14:paraId="2B9436E0" w14:textId="77777777" w:rsidR="00D95A97" w:rsidRPr="00605ECD" w:rsidRDefault="00D95A97" w:rsidP="00605ECD">
            <w:pPr>
              <w:spacing w:line="240" w:lineRule="auto"/>
              <w:rPr>
                <w:b/>
              </w:rPr>
            </w:pPr>
            <w:r w:rsidRPr="00605ECD">
              <w:rPr>
                <w:b/>
              </w:rPr>
              <w:t>Código</w:t>
            </w:r>
          </w:p>
        </w:tc>
        <w:tc>
          <w:tcPr>
            <w:tcW w:w="6515" w:type="dxa"/>
          </w:tcPr>
          <w:p w14:paraId="7009F9B4" w14:textId="77777777" w:rsidR="00D95A97" w:rsidRPr="00605ECD" w:rsidRDefault="0044317A" w:rsidP="0044317A">
            <w:pPr>
              <w:spacing w:line="240" w:lineRule="auto"/>
              <w:rPr>
                <w:b/>
              </w:rPr>
            </w:pPr>
            <w:r>
              <w:t>CS_G10_07_IMG160</w:t>
            </w:r>
          </w:p>
        </w:tc>
      </w:tr>
      <w:tr w:rsidR="00605ECD" w:rsidRPr="00605ECD" w14:paraId="1ED33A43" w14:textId="77777777" w:rsidTr="00184CDE">
        <w:tc>
          <w:tcPr>
            <w:tcW w:w="2518" w:type="dxa"/>
          </w:tcPr>
          <w:p w14:paraId="7E9CC4C3" w14:textId="77777777" w:rsidR="00D95A97" w:rsidRPr="00605ECD" w:rsidRDefault="00D95A97" w:rsidP="00605ECD">
            <w:pPr>
              <w:spacing w:line="240" w:lineRule="auto"/>
            </w:pPr>
            <w:r w:rsidRPr="00605ECD">
              <w:rPr>
                <w:b/>
              </w:rPr>
              <w:t>Descripción</w:t>
            </w:r>
          </w:p>
        </w:tc>
        <w:tc>
          <w:tcPr>
            <w:tcW w:w="6515" w:type="dxa"/>
          </w:tcPr>
          <w:p w14:paraId="5F356792" w14:textId="77777777" w:rsidR="00D95A97" w:rsidRPr="00605ECD" w:rsidRDefault="00D95A97" w:rsidP="00605ECD">
            <w:pPr>
              <w:spacing w:line="240" w:lineRule="auto"/>
              <w:rPr>
                <w:lang w:val="es-CO"/>
              </w:rPr>
            </w:pPr>
            <w:r w:rsidRPr="00605ECD">
              <w:rPr>
                <w:lang w:val="es-CO"/>
              </w:rPr>
              <w:t>Un hombre de negocios parado encima de un globo terráqueo</w:t>
            </w:r>
          </w:p>
        </w:tc>
      </w:tr>
      <w:tr w:rsidR="00605ECD" w:rsidRPr="00605ECD" w14:paraId="0E7896C2" w14:textId="77777777" w:rsidTr="00184CDE">
        <w:tc>
          <w:tcPr>
            <w:tcW w:w="2518" w:type="dxa"/>
          </w:tcPr>
          <w:p w14:paraId="286ED73C" w14:textId="77777777" w:rsidR="00D95A97" w:rsidRPr="00605ECD" w:rsidRDefault="00D95A97" w:rsidP="00605ECD">
            <w:pPr>
              <w:spacing w:line="240" w:lineRule="auto"/>
            </w:pPr>
            <w:r w:rsidRPr="00605ECD">
              <w:rPr>
                <w:b/>
              </w:rPr>
              <w:t>Código Shutterstock (o URL o la ruta en AulaPlaneta)</w:t>
            </w:r>
          </w:p>
        </w:tc>
        <w:tc>
          <w:tcPr>
            <w:tcW w:w="6515" w:type="dxa"/>
          </w:tcPr>
          <w:p w14:paraId="3F43E9CB" w14:textId="77777777" w:rsidR="00D95A97" w:rsidRPr="00605ECD" w:rsidRDefault="00D95A97" w:rsidP="00605ECD">
            <w:pPr>
              <w:spacing w:line="240" w:lineRule="auto"/>
              <w:rPr>
                <w:lang w:val="es-CO"/>
              </w:rPr>
            </w:pPr>
            <w:r w:rsidRPr="00605ECD">
              <w:rPr>
                <w:noProof/>
              </w:rPr>
              <w:drawing>
                <wp:inline distT="0" distB="0" distL="0" distR="0" wp14:anchorId="3D6B81F1" wp14:editId="6064DA88">
                  <wp:extent cx="1238250" cy="880534"/>
                  <wp:effectExtent l="0" t="0" r="0" b="0"/>
                  <wp:docPr id="25" name="Imagen 25" descr="http://thumb101.shutterstock.com/display_pic_with_logo/60994/60994,1179939982,3/stock-photo-a-miniature-businessman-stands-alone-on-top-of-a-globe-against-a-white-background-336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60994/60994,1179939982,3/stock-photo-a-miniature-businessman-stands-alone-on-top-of-a-globe-against-a-white-background-336337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59120" cy="895375"/>
                          </a:xfrm>
                          <a:prstGeom prst="rect">
                            <a:avLst/>
                          </a:prstGeom>
                          <a:noFill/>
                          <a:ln>
                            <a:noFill/>
                          </a:ln>
                        </pic:spPr>
                      </pic:pic>
                    </a:graphicData>
                  </a:graphic>
                </wp:inline>
              </w:drawing>
            </w:r>
          </w:p>
          <w:p w14:paraId="2B6CF826" w14:textId="77777777" w:rsidR="00D95A97" w:rsidRPr="00605ECD" w:rsidRDefault="00D95A97" w:rsidP="00605ECD">
            <w:pPr>
              <w:spacing w:line="240" w:lineRule="auto"/>
            </w:pPr>
            <w:r w:rsidRPr="00605ECD">
              <w:t>Número de la imagen</w:t>
            </w:r>
            <w:r w:rsidR="00184CDE">
              <w:t xml:space="preserve"> </w:t>
            </w:r>
            <w:r w:rsidRPr="00605ECD">
              <w:t>3363376</w:t>
            </w:r>
          </w:p>
        </w:tc>
      </w:tr>
      <w:tr w:rsidR="00D95A97" w:rsidRPr="00605ECD" w14:paraId="441A72F2" w14:textId="77777777" w:rsidTr="00184CDE">
        <w:tc>
          <w:tcPr>
            <w:tcW w:w="2518" w:type="dxa"/>
          </w:tcPr>
          <w:p w14:paraId="433C58DC" w14:textId="77777777" w:rsidR="00D95A97" w:rsidRPr="00605ECD" w:rsidRDefault="00D95A97" w:rsidP="00605ECD">
            <w:pPr>
              <w:spacing w:line="240" w:lineRule="auto"/>
            </w:pPr>
            <w:r w:rsidRPr="00605ECD">
              <w:rPr>
                <w:b/>
              </w:rPr>
              <w:t>Pie de imagen</w:t>
            </w:r>
          </w:p>
        </w:tc>
        <w:tc>
          <w:tcPr>
            <w:tcW w:w="6515" w:type="dxa"/>
          </w:tcPr>
          <w:p w14:paraId="7D29B53A" w14:textId="77777777" w:rsidR="00D95A97" w:rsidRPr="00605ECD" w:rsidRDefault="00D95A97" w:rsidP="00B51255">
            <w:pPr>
              <w:spacing w:line="240" w:lineRule="auto"/>
            </w:pPr>
            <w:r w:rsidRPr="00605ECD">
              <w:t>El enorme poder económico de las empresas transnacionales ha sido diagnosticado por el Programa de las Naciones Unidas para el Desarrollo (PNUD)</w:t>
            </w:r>
            <w:r w:rsidR="003E1DC5">
              <w:t>,</w:t>
            </w:r>
            <w:r w:rsidRPr="00605ECD">
              <w:t xml:space="preserve"> que afirmó que las ventas totales de estas empresas superan el Producto Interno (PIB) de muchos países, es decir, que las ventas anuales de las transnacionales son mayores que los presupuestos con que disponen cada año muchas naciones del mundo</w:t>
            </w:r>
            <w:r w:rsidRPr="00DC4439">
              <w:t>.</w:t>
            </w:r>
          </w:p>
        </w:tc>
      </w:tr>
    </w:tbl>
    <w:p w14:paraId="45B897F0" w14:textId="77777777" w:rsidR="00D95A97" w:rsidRPr="00605ECD" w:rsidRDefault="00D95A97" w:rsidP="00605ECD">
      <w:pPr>
        <w:spacing w:line="240" w:lineRule="auto"/>
      </w:pPr>
    </w:p>
    <w:p w14:paraId="55A9ACDA" w14:textId="77777777" w:rsidR="00D95A97" w:rsidRPr="00605ECD" w:rsidRDefault="00D95A97" w:rsidP="00605ECD">
      <w:pPr>
        <w:spacing w:line="240" w:lineRule="auto"/>
      </w:pPr>
      <w:r w:rsidRPr="00605ECD">
        <w:t xml:space="preserve">Hoy, gran parte de la </w:t>
      </w:r>
      <w:r w:rsidRPr="00605ECD">
        <w:rPr>
          <w:b/>
        </w:rPr>
        <w:t>producción global</w:t>
      </w:r>
      <w:r w:rsidRPr="00605ECD">
        <w:t xml:space="preserve"> está controlada por las transnacionales. Muchas de las noticias económicas globales s</w:t>
      </w:r>
      <w:r w:rsidR="00DC4439">
        <w:t>on protagonizadas por las fusiones y disputas de</w:t>
      </w:r>
      <w:r w:rsidRPr="00605ECD">
        <w:t xml:space="preserve"> grandes </w:t>
      </w:r>
      <w:r w:rsidRPr="00605ECD">
        <w:rPr>
          <w:b/>
        </w:rPr>
        <w:t>corporaciones transnacionales</w:t>
      </w:r>
      <w:r w:rsidRPr="003E1DC5">
        <w:t>,</w:t>
      </w:r>
      <w:r w:rsidRPr="00605ECD">
        <w:t xml:space="preserve"> que se enfrentan entre sí en una competencia planetaria por el control de recursos, </w:t>
      </w:r>
      <w:r w:rsidRPr="00605ECD">
        <w:rPr>
          <w:b/>
        </w:rPr>
        <w:t>mercados y redes comerciales</w:t>
      </w:r>
      <w:r w:rsidRPr="00605ECD">
        <w:t>.</w:t>
      </w:r>
      <w:r w:rsidR="00184CDE">
        <w:t xml:space="preserve"> </w:t>
      </w:r>
    </w:p>
    <w:p w14:paraId="6958F8CA"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52EF81F7" w14:textId="77777777" w:rsidTr="00184CDE">
        <w:tc>
          <w:tcPr>
            <w:tcW w:w="8978" w:type="dxa"/>
            <w:gridSpan w:val="2"/>
            <w:shd w:val="clear" w:color="auto" w:fill="000000" w:themeFill="text1"/>
          </w:tcPr>
          <w:p w14:paraId="154D562C" w14:textId="77777777" w:rsidR="00D95A97" w:rsidRPr="00605ECD" w:rsidRDefault="00D95A97" w:rsidP="00605ECD">
            <w:pPr>
              <w:spacing w:line="240" w:lineRule="auto"/>
              <w:jc w:val="center"/>
              <w:rPr>
                <w:b/>
              </w:rPr>
            </w:pPr>
            <w:commentRangeStart w:id="22"/>
            <w:r w:rsidRPr="00605ECD">
              <w:rPr>
                <w:b/>
              </w:rPr>
              <w:t>Recuerda</w:t>
            </w:r>
            <w:commentRangeEnd w:id="22"/>
            <w:r w:rsidR="00B51255">
              <w:rPr>
                <w:rStyle w:val="Refdecomentario"/>
                <w:lang w:val="es-CO"/>
              </w:rPr>
              <w:commentReference w:id="22"/>
            </w:r>
          </w:p>
        </w:tc>
      </w:tr>
      <w:tr w:rsidR="00920D12" w:rsidRPr="00605ECD" w14:paraId="22B1C6A1" w14:textId="77777777" w:rsidTr="00184CDE">
        <w:tc>
          <w:tcPr>
            <w:tcW w:w="2518" w:type="dxa"/>
          </w:tcPr>
          <w:p w14:paraId="4959D279" w14:textId="77777777" w:rsidR="00D95A97" w:rsidRPr="00605ECD" w:rsidRDefault="00D95A97" w:rsidP="00605ECD">
            <w:pPr>
              <w:spacing w:line="240" w:lineRule="auto"/>
              <w:rPr>
                <w:b/>
              </w:rPr>
            </w:pPr>
            <w:r w:rsidRPr="00605ECD">
              <w:rPr>
                <w:b/>
              </w:rPr>
              <w:t>Contenido</w:t>
            </w:r>
          </w:p>
        </w:tc>
        <w:tc>
          <w:tcPr>
            <w:tcW w:w="6460" w:type="dxa"/>
          </w:tcPr>
          <w:p w14:paraId="15EC3B75" w14:textId="77777777" w:rsidR="00D95A97" w:rsidRPr="00605ECD" w:rsidRDefault="00D95A97" w:rsidP="003E1DC5">
            <w:pPr>
              <w:spacing w:line="240" w:lineRule="auto"/>
            </w:pPr>
            <w:r w:rsidRPr="00605ECD">
              <w:t xml:space="preserve">Una de las principales estrategias que los países implementan para estimular la globalización de sus economías es la construcción de las denominadas </w:t>
            </w:r>
            <w:r w:rsidRPr="00605ECD">
              <w:rPr>
                <w:b/>
              </w:rPr>
              <w:t>zonas francas</w:t>
            </w:r>
            <w:r w:rsidRPr="00605ECD">
              <w:t xml:space="preserve">. Son áreas del territorio de un país donde las </w:t>
            </w:r>
            <w:r w:rsidRPr="00605ECD">
              <w:lastRenderedPageBreak/>
              <w:t xml:space="preserve">empresas obtienen </w:t>
            </w:r>
            <w:r w:rsidRPr="00605ECD">
              <w:rPr>
                <w:b/>
              </w:rPr>
              <w:t>beneficios especiales</w:t>
            </w:r>
            <w:r w:rsidR="003E1DC5">
              <w:t xml:space="preserve">, </w:t>
            </w:r>
            <w:r w:rsidRPr="00605ECD">
              <w:t xml:space="preserve">como menores impuestos, menores salarios y facilidades para exportar e importar. Un caso ejemplar de zona franca son las </w:t>
            </w:r>
            <w:r w:rsidRPr="00605ECD">
              <w:rPr>
                <w:b/>
              </w:rPr>
              <w:t>maquiladoras</w:t>
            </w:r>
            <w:r w:rsidRPr="00605ECD">
              <w:t>.</w:t>
            </w:r>
          </w:p>
        </w:tc>
      </w:tr>
    </w:tbl>
    <w:p w14:paraId="191DE123" w14:textId="77777777" w:rsidR="00D95A97" w:rsidRPr="00605ECD" w:rsidRDefault="00D95A97" w:rsidP="00605ECD">
      <w:pPr>
        <w:spacing w:line="240" w:lineRule="auto"/>
      </w:pPr>
    </w:p>
    <w:p w14:paraId="2A52BC9B" w14:textId="77777777" w:rsidR="00D95A97" w:rsidRPr="00605ECD" w:rsidRDefault="00D95A97" w:rsidP="00605ECD">
      <w:pPr>
        <w:spacing w:line="240" w:lineRule="auto"/>
      </w:pPr>
      <w:r w:rsidRPr="003E1DC5">
        <w:rPr>
          <w:b/>
        </w:rPr>
        <w:t xml:space="preserve">[SECCIÓN </w:t>
      </w:r>
      <w:r w:rsidR="003E1DC5" w:rsidRPr="003E1DC5">
        <w:rPr>
          <w:b/>
        </w:rPr>
        <w:t>2</w:t>
      </w:r>
      <w:r w:rsidRPr="003E1DC5">
        <w:rPr>
          <w:b/>
        </w:rPr>
        <w:t>]</w:t>
      </w:r>
      <w:r w:rsidRPr="00605ECD">
        <w:t xml:space="preserve"> </w:t>
      </w:r>
      <w:r w:rsidRPr="00605ECD">
        <w:rPr>
          <w:b/>
        </w:rPr>
        <w:t>3.2 El trabajo global</w:t>
      </w:r>
    </w:p>
    <w:p w14:paraId="431A4553" w14:textId="77777777" w:rsidR="00D95A97" w:rsidRPr="00605ECD" w:rsidRDefault="00D95A97" w:rsidP="00605ECD">
      <w:pPr>
        <w:pStyle w:val="Prrafodelista"/>
        <w:spacing w:line="240" w:lineRule="auto"/>
        <w:ind w:left="360"/>
        <w:jc w:val="both"/>
        <w:rPr>
          <w:rFonts w:ascii="Arial" w:hAnsi="Arial" w:cs="Arial"/>
          <w:szCs w:val="24"/>
        </w:rPr>
      </w:pPr>
    </w:p>
    <w:p w14:paraId="61E251C6" w14:textId="77777777" w:rsidR="00D95A97" w:rsidRPr="00605ECD" w:rsidRDefault="00D95A97" w:rsidP="00605ECD">
      <w:pPr>
        <w:spacing w:line="240" w:lineRule="auto"/>
      </w:pPr>
      <w:r w:rsidRPr="00605ECD">
        <w:t>La globalización económica introdujo cambios importantes en la forma de trabajar</w:t>
      </w:r>
      <w:r w:rsidR="003E1DC5">
        <w:t>,</w:t>
      </w:r>
      <w:r w:rsidRPr="00605ECD">
        <w:t xml:space="preserve"> como el trabajo inmaterial</w:t>
      </w:r>
      <w:r w:rsidR="003E1DC5">
        <w:t>,</w:t>
      </w:r>
      <w:r w:rsidRPr="00605ECD">
        <w:t xml:space="preserve"> que exige mayor formación, capacidad y desarrollo </w:t>
      </w:r>
      <w:r w:rsidRPr="00605ECD">
        <w:rPr>
          <w:b/>
        </w:rPr>
        <w:t>intelectual</w:t>
      </w:r>
      <w:r w:rsidRPr="00605ECD">
        <w:t xml:space="preserve">. Se pide al trabajador que tome decisiones, que tenga iniciativa, que se adapte a los cambios y se anticipe a los problemas. Sin embargo, hay que tener en cuenta que las </w:t>
      </w:r>
      <w:r w:rsidRPr="00605ECD">
        <w:rPr>
          <w:b/>
        </w:rPr>
        <w:t>empresas transnacionales</w:t>
      </w:r>
      <w:r w:rsidRPr="00605ECD">
        <w:t xml:space="preserve"> emplean solo un 3</w:t>
      </w:r>
      <w:r w:rsidR="003E1DC5">
        <w:t xml:space="preserve"> </w:t>
      </w:r>
      <w:r w:rsidRPr="00605ECD">
        <w:t xml:space="preserve">% de la fuerza de trabajo mundial. </w:t>
      </w:r>
    </w:p>
    <w:p w14:paraId="426803DA"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685EE99E" w14:textId="77777777" w:rsidTr="00184CDE">
        <w:tc>
          <w:tcPr>
            <w:tcW w:w="9033" w:type="dxa"/>
            <w:gridSpan w:val="2"/>
            <w:shd w:val="clear" w:color="auto" w:fill="0D0D0D" w:themeFill="text1" w:themeFillTint="F2"/>
          </w:tcPr>
          <w:p w14:paraId="2B68A3C1" w14:textId="77777777" w:rsidR="00D95A97" w:rsidRPr="00605ECD" w:rsidRDefault="00D95A97" w:rsidP="00605ECD">
            <w:pPr>
              <w:spacing w:line="240" w:lineRule="auto"/>
              <w:rPr>
                <w:b/>
              </w:rPr>
            </w:pPr>
            <w:commentRangeStart w:id="23"/>
            <w:r w:rsidRPr="00605ECD">
              <w:rPr>
                <w:b/>
              </w:rPr>
              <w:t>Imagen (fotografía, gráfica o ilustración)</w:t>
            </w:r>
            <w:commentRangeEnd w:id="23"/>
            <w:r w:rsidR="00B51255">
              <w:rPr>
                <w:rStyle w:val="Refdecomentario"/>
                <w:lang w:val="es-CO"/>
              </w:rPr>
              <w:commentReference w:id="23"/>
            </w:r>
          </w:p>
        </w:tc>
      </w:tr>
      <w:tr w:rsidR="00605ECD" w:rsidRPr="00605ECD" w14:paraId="2FD9F80E" w14:textId="77777777" w:rsidTr="00184CDE">
        <w:tc>
          <w:tcPr>
            <w:tcW w:w="2518" w:type="dxa"/>
          </w:tcPr>
          <w:p w14:paraId="1C354FAE" w14:textId="77777777" w:rsidR="00D95A97" w:rsidRPr="00605ECD" w:rsidRDefault="00D95A97" w:rsidP="00605ECD">
            <w:pPr>
              <w:spacing w:line="240" w:lineRule="auto"/>
              <w:rPr>
                <w:b/>
              </w:rPr>
            </w:pPr>
            <w:r w:rsidRPr="00605ECD">
              <w:rPr>
                <w:b/>
              </w:rPr>
              <w:t>Código</w:t>
            </w:r>
          </w:p>
        </w:tc>
        <w:tc>
          <w:tcPr>
            <w:tcW w:w="6515" w:type="dxa"/>
          </w:tcPr>
          <w:p w14:paraId="443E94A9" w14:textId="77777777" w:rsidR="00D95A97" w:rsidRPr="00605ECD" w:rsidRDefault="0044317A" w:rsidP="00605ECD">
            <w:pPr>
              <w:spacing w:line="240" w:lineRule="auto"/>
              <w:rPr>
                <w:b/>
              </w:rPr>
            </w:pPr>
            <w:r>
              <w:t>CS_G10_07_IMG170</w:t>
            </w:r>
          </w:p>
        </w:tc>
      </w:tr>
      <w:tr w:rsidR="00605ECD" w:rsidRPr="00605ECD" w14:paraId="5A7A5439" w14:textId="77777777" w:rsidTr="00184CDE">
        <w:tc>
          <w:tcPr>
            <w:tcW w:w="2518" w:type="dxa"/>
          </w:tcPr>
          <w:p w14:paraId="580DF0B3" w14:textId="77777777" w:rsidR="00D95A97" w:rsidRPr="00605ECD" w:rsidRDefault="00D95A97" w:rsidP="00605ECD">
            <w:pPr>
              <w:spacing w:line="240" w:lineRule="auto"/>
            </w:pPr>
            <w:r w:rsidRPr="00605ECD">
              <w:rPr>
                <w:b/>
              </w:rPr>
              <w:t>Descripción</w:t>
            </w:r>
          </w:p>
        </w:tc>
        <w:tc>
          <w:tcPr>
            <w:tcW w:w="6515" w:type="dxa"/>
          </w:tcPr>
          <w:p w14:paraId="29D7E509" w14:textId="77777777" w:rsidR="00D95A97" w:rsidRPr="00605ECD" w:rsidRDefault="00D95A97" w:rsidP="00605ECD">
            <w:pPr>
              <w:spacing w:line="240" w:lineRule="auto"/>
              <w:rPr>
                <w:lang w:val="es-CO"/>
              </w:rPr>
            </w:pPr>
            <w:r w:rsidRPr="00605ECD">
              <w:rPr>
                <w:lang w:val="es-CO"/>
              </w:rPr>
              <w:t>Ingeniero de software</w:t>
            </w:r>
          </w:p>
        </w:tc>
      </w:tr>
      <w:tr w:rsidR="00605ECD" w:rsidRPr="00605ECD" w14:paraId="70D4F354" w14:textId="77777777" w:rsidTr="00184CDE">
        <w:tc>
          <w:tcPr>
            <w:tcW w:w="2518" w:type="dxa"/>
          </w:tcPr>
          <w:p w14:paraId="21FDF343" w14:textId="77777777" w:rsidR="00D95A97" w:rsidRPr="00605ECD" w:rsidRDefault="00D95A97" w:rsidP="00605ECD">
            <w:pPr>
              <w:spacing w:line="240" w:lineRule="auto"/>
            </w:pPr>
            <w:r w:rsidRPr="00605ECD">
              <w:rPr>
                <w:b/>
              </w:rPr>
              <w:t>Código Shutterstock (o URL o la ruta en AulaPlaneta)</w:t>
            </w:r>
          </w:p>
        </w:tc>
        <w:tc>
          <w:tcPr>
            <w:tcW w:w="6515" w:type="dxa"/>
          </w:tcPr>
          <w:p w14:paraId="266A220A" w14:textId="77777777" w:rsidR="00D95A97" w:rsidRPr="00605ECD" w:rsidRDefault="00D95A97" w:rsidP="00605ECD">
            <w:pPr>
              <w:spacing w:line="240" w:lineRule="auto"/>
              <w:rPr>
                <w:lang w:val="es-CO"/>
              </w:rPr>
            </w:pPr>
            <w:r w:rsidRPr="00605ECD">
              <w:rPr>
                <w:noProof/>
              </w:rPr>
              <w:drawing>
                <wp:inline distT="0" distB="0" distL="0" distR="0" wp14:anchorId="18208766" wp14:editId="32F70E6D">
                  <wp:extent cx="1066800" cy="1114213"/>
                  <wp:effectExtent l="0" t="0" r="0" b="0"/>
                  <wp:docPr id="27" name="Imagen 27" descr="http://thumb101.shutterstock.com/display_pic_with_logo/1067168/181081433/stock-vector-software-engineer-18108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067168/181081433/stock-vector-software-engineer-18108143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70565" cy="1118145"/>
                          </a:xfrm>
                          <a:prstGeom prst="rect">
                            <a:avLst/>
                          </a:prstGeom>
                          <a:noFill/>
                          <a:ln>
                            <a:noFill/>
                          </a:ln>
                        </pic:spPr>
                      </pic:pic>
                    </a:graphicData>
                  </a:graphic>
                </wp:inline>
              </w:drawing>
            </w:r>
          </w:p>
          <w:p w14:paraId="50A8A529" w14:textId="77777777" w:rsidR="00D95A97" w:rsidRPr="00605ECD" w:rsidRDefault="00D95A97" w:rsidP="00605ECD">
            <w:pPr>
              <w:spacing w:line="240" w:lineRule="auto"/>
            </w:pPr>
            <w:r w:rsidRPr="00605ECD">
              <w:t>Número de la imagen</w:t>
            </w:r>
            <w:r w:rsidR="00184CDE">
              <w:t xml:space="preserve"> </w:t>
            </w:r>
            <w:r w:rsidRPr="00605ECD">
              <w:t>181081433</w:t>
            </w:r>
          </w:p>
        </w:tc>
      </w:tr>
      <w:tr w:rsidR="00920D12" w:rsidRPr="00605ECD" w14:paraId="7AD5E0AC" w14:textId="77777777" w:rsidTr="00184CDE">
        <w:tc>
          <w:tcPr>
            <w:tcW w:w="2518" w:type="dxa"/>
          </w:tcPr>
          <w:p w14:paraId="3487CAC3" w14:textId="77777777" w:rsidR="00D95A97" w:rsidRPr="00605ECD" w:rsidRDefault="00D95A97" w:rsidP="00605ECD">
            <w:pPr>
              <w:spacing w:line="240" w:lineRule="auto"/>
            </w:pPr>
            <w:r w:rsidRPr="00605ECD">
              <w:rPr>
                <w:b/>
              </w:rPr>
              <w:t>Pie de imagen</w:t>
            </w:r>
          </w:p>
        </w:tc>
        <w:tc>
          <w:tcPr>
            <w:tcW w:w="6515" w:type="dxa"/>
          </w:tcPr>
          <w:p w14:paraId="587A6E62" w14:textId="77777777" w:rsidR="00D95A97" w:rsidRPr="00605ECD" w:rsidRDefault="00D95A97" w:rsidP="00605ECD">
            <w:pPr>
              <w:spacing w:line="240" w:lineRule="auto"/>
            </w:pPr>
            <w:r w:rsidRPr="00605ECD">
              <w:t xml:space="preserve">El modo de producir en la economía global se basa en una forma de trabajo denominada </w:t>
            </w:r>
            <w:r w:rsidRPr="00605ECD">
              <w:rPr>
                <w:b/>
                <w:i/>
              </w:rPr>
              <w:t>trabajo inmaterial</w:t>
            </w:r>
            <w:r w:rsidRPr="00605ECD">
              <w:t xml:space="preserve">. Dicha forma de trabajo se caracteriza porque exige del trabajador sus destrezas intelectuales, más que las manuales. El trabajo que se realiza en el sector de los servicios, principalmente la tecnología, la ciencia, los medios de comunicación, las finanzas, la educación y la salud, son ejemplos de trabajo inmaterial. </w:t>
            </w:r>
          </w:p>
          <w:p w14:paraId="6BE993BE" w14:textId="77777777" w:rsidR="00D95A97" w:rsidRPr="00605ECD" w:rsidRDefault="00D95A97" w:rsidP="00B51255">
            <w:pPr>
              <w:spacing w:line="240" w:lineRule="auto"/>
            </w:pPr>
            <w:r w:rsidRPr="00605ECD">
              <w:t>Por ejemplo</w:t>
            </w:r>
            <w:r w:rsidR="00B51255">
              <w:t>,</w:t>
            </w:r>
            <w:r w:rsidRPr="00605ECD">
              <w:t xml:space="preserve"> en el caso de un trabajador que fabrique programas informáticos o de </w:t>
            </w:r>
            <w:r w:rsidRPr="00605ECD">
              <w:rPr>
                <w:i/>
              </w:rPr>
              <w:t>software</w:t>
            </w:r>
            <w:r w:rsidRPr="00605ECD">
              <w:t xml:space="preserve">, el valor está en el conocimiento que involucra su fabricación y no en el costo de los materiales físicos </w:t>
            </w:r>
            <w:r w:rsidR="00B51255">
              <w:t>del</w:t>
            </w:r>
            <w:r w:rsidRPr="00605ECD">
              <w:t xml:space="preserve"> disco en el </w:t>
            </w:r>
            <w:r w:rsidR="00B51255">
              <w:t>que</w:t>
            </w:r>
            <w:r w:rsidRPr="00605ECD">
              <w:t xml:space="preserve"> está grabado el producto. </w:t>
            </w:r>
          </w:p>
        </w:tc>
      </w:tr>
    </w:tbl>
    <w:p w14:paraId="7A19220A" w14:textId="77777777" w:rsidR="00D95A97" w:rsidRPr="00605ECD" w:rsidRDefault="00D95A97" w:rsidP="00605ECD">
      <w:pPr>
        <w:spacing w:line="240" w:lineRule="auto"/>
      </w:pPr>
    </w:p>
    <w:p w14:paraId="313BC7B4" w14:textId="77777777" w:rsidR="00D95A97" w:rsidRPr="00605ECD" w:rsidRDefault="00D95A97" w:rsidP="00605ECD">
      <w:pPr>
        <w:spacing w:line="240" w:lineRule="auto"/>
      </w:pPr>
      <w:r w:rsidRPr="00605ECD">
        <w:t>En la empresa global</w:t>
      </w:r>
      <w:r w:rsidRPr="00605ECD">
        <w:rPr>
          <w:b/>
        </w:rPr>
        <w:t xml:space="preserve"> </w:t>
      </w:r>
      <w:r w:rsidRPr="00605ECD">
        <w:t>los trabajadores deben ser capaces de aprender nuevos conocimientos constantemente y</w:t>
      </w:r>
      <w:r w:rsidR="003E1DC5">
        <w:t>,</w:t>
      </w:r>
      <w:r w:rsidRPr="00605ECD">
        <w:t xml:space="preserve"> además</w:t>
      </w:r>
      <w:r w:rsidR="003E1DC5">
        <w:t>,</w:t>
      </w:r>
      <w:r w:rsidRPr="00605ECD">
        <w:t xml:space="preserve"> rotar desempeñando diversas labores. En consecuencia, no basta con estudiar una carrera profesional, sino que a lo largo de la vida laboral se debe seguir cualificándose en los </w:t>
      </w:r>
      <w:r w:rsidRPr="00605ECD">
        <w:rPr>
          <w:b/>
        </w:rPr>
        <w:t>nuevos modos de producir</w:t>
      </w:r>
      <w:r w:rsidRPr="00B51255">
        <w:t>,</w:t>
      </w:r>
      <w:r w:rsidRPr="00605ECD">
        <w:t xml:space="preserve"> y estar al día en el manejo de las nuevas tecnologías. </w:t>
      </w:r>
    </w:p>
    <w:p w14:paraId="5D6917C9" w14:textId="77777777" w:rsidR="00D95A97" w:rsidRPr="00605ECD" w:rsidRDefault="00D95A97" w:rsidP="00605ECD">
      <w:pPr>
        <w:spacing w:line="240" w:lineRule="auto"/>
      </w:pPr>
    </w:p>
    <w:p w14:paraId="23C25A3B" w14:textId="77777777" w:rsidR="00D95A97" w:rsidRPr="00605ECD" w:rsidRDefault="00D95A97" w:rsidP="00605ECD">
      <w:pPr>
        <w:spacing w:line="240" w:lineRule="auto"/>
      </w:pPr>
      <w:r w:rsidRPr="00605ECD">
        <w:t xml:space="preserve">Por otra parte, en muchos casos, los trabajadores han perdido las </w:t>
      </w:r>
      <w:r w:rsidRPr="00605ECD">
        <w:rPr>
          <w:b/>
        </w:rPr>
        <w:t>garantías laborales</w:t>
      </w:r>
      <w:r w:rsidRPr="00605ECD">
        <w:t xml:space="preserve"> que habían conquistado. Hoy se observan nuevas formas </w:t>
      </w:r>
      <w:r w:rsidRPr="00605ECD">
        <w:rPr>
          <w:b/>
        </w:rPr>
        <w:t xml:space="preserve">de </w:t>
      </w:r>
      <w:r w:rsidRPr="00605ECD">
        <w:rPr>
          <w:b/>
        </w:rPr>
        <w:lastRenderedPageBreak/>
        <w:t>explotación intensiva del trabajo</w:t>
      </w:r>
      <w:r w:rsidR="003E1DC5" w:rsidRPr="003E1DC5">
        <w:t>,</w:t>
      </w:r>
      <w:r w:rsidRPr="00605ECD">
        <w:t xml:space="preserve"> como las jornadas sin límite, el trabajo temporal, la prohibición de huelgas, el desmonte de las organizaciones sindicales, la eliminación de los derechos vacacionales y de las subvenciones al desempleo. </w:t>
      </w:r>
    </w:p>
    <w:p w14:paraId="720C4599" w14:textId="77777777" w:rsidR="00D95A97" w:rsidRPr="00605ECD" w:rsidRDefault="00D95A97" w:rsidP="00605ECD">
      <w:pPr>
        <w:spacing w:line="240" w:lineRule="auto"/>
      </w:pPr>
    </w:p>
    <w:p w14:paraId="5BD6F950" w14:textId="77777777" w:rsidR="00D95A97" w:rsidRPr="00605ECD" w:rsidRDefault="00D95A97" w:rsidP="00605ECD">
      <w:pPr>
        <w:spacing w:line="240" w:lineRule="auto"/>
      </w:pPr>
      <w:r w:rsidRPr="00605ECD">
        <w:t xml:space="preserve">También se impuso un modelo caracterizado por la </w:t>
      </w:r>
      <w:r w:rsidRPr="00605ECD">
        <w:rPr>
          <w:b/>
        </w:rPr>
        <w:t>intermitencia</w:t>
      </w:r>
      <w:r w:rsidRPr="00605ECD">
        <w:t xml:space="preserve"> laboral, es decir que no se consigue un empleo para toda la vida, sino que se pasan per</w:t>
      </w:r>
      <w:r w:rsidR="003E1DC5">
        <w:t>i</w:t>
      </w:r>
      <w:r w:rsidRPr="00605ECD">
        <w:t>odos de desempleo y se cambia varias veces de empresa.</w:t>
      </w:r>
    </w:p>
    <w:p w14:paraId="61276048"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6FE23281" w14:textId="77777777" w:rsidTr="00184CDE">
        <w:tc>
          <w:tcPr>
            <w:tcW w:w="9033" w:type="dxa"/>
            <w:gridSpan w:val="2"/>
            <w:shd w:val="clear" w:color="auto" w:fill="0D0D0D" w:themeFill="text1" w:themeFillTint="F2"/>
          </w:tcPr>
          <w:p w14:paraId="3EA58B6A" w14:textId="77777777" w:rsidR="00D95A97" w:rsidRPr="00605ECD" w:rsidRDefault="00D95A97" w:rsidP="00605ECD">
            <w:pPr>
              <w:spacing w:line="240" w:lineRule="auto"/>
              <w:rPr>
                <w:b/>
              </w:rPr>
            </w:pPr>
            <w:commentRangeStart w:id="24"/>
            <w:r w:rsidRPr="00605ECD">
              <w:t xml:space="preserve"> I</w:t>
            </w:r>
            <w:r w:rsidRPr="00605ECD">
              <w:rPr>
                <w:b/>
              </w:rPr>
              <w:t>magen (fotografía, gráfica o ilustración)</w:t>
            </w:r>
            <w:commentRangeEnd w:id="24"/>
            <w:r w:rsidR="00B51255">
              <w:rPr>
                <w:rStyle w:val="Refdecomentario"/>
                <w:lang w:val="es-CO"/>
              </w:rPr>
              <w:commentReference w:id="24"/>
            </w:r>
          </w:p>
        </w:tc>
      </w:tr>
      <w:tr w:rsidR="00605ECD" w:rsidRPr="00605ECD" w14:paraId="5523F469" w14:textId="77777777" w:rsidTr="00184CDE">
        <w:tc>
          <w:tcPr>
            <w:tcW w:w="2518" w:type="dxa"/>
          </w:tcPr>
          <w:p w14:paraId="53B86643" w14:textId="77777777" w:rsidR="00D95A97" w:rsidRPr="00605ECD" w:rsidRDefault="00D95A97" w:rsidP="00605ECD">
            <w:pPr>
              <w:spacing w:line="240" w:lineRule="auto"/>
              <w:rPr>
                <w:b/>
              </w:rPr>
            </w:pPr>
            <w:r w:rsidRPr="00605ECD">
              <w:rPr>
                <w:b/>
              </w:rPr>
              <w:t>Código</w:t>
            </w:r>
          </w:p>
        </w:tc>
        <w:tc>
          <w:tcPr>
            <w:tcW w:w="6515" w:type="dxa"/>
          </w:tcPr>
          <w:p w14:paraId="64380BA7" w14:textId="77777777" w:rsidR="00D95A97" w:rsidRPr="00605ECD" w:rsidRDefault="0044317A" w:rsidP="00605ECD">
            <w:pPr>
              <w:spacing w:line="240" w:lineRule="auto"/>
              <w:rPr>
                <w:b/>
              </w:rPr>
            </w:pPr>
            <w:r>
              <w:t>CS_G10_07_IMG180</w:t>
            </w:r>
          </w:p>
        </w:tc>
      </w:tr>
      <w:tr w:rsidR="00605ECD" w:rsidRPr="00605ECD" w14:paraId="6ECF91B5" w14:textId="77777777" w:rsidTr="00184CDE">
        <w:tc>
          <w:tcPr>
            <w:tcW w:w="2518" w:type="dxa"/>
          </w:tcPr>
          <w:p w14:paraId="5F644BD1" w14:textId="77777777" w:rsidR="00D95A97" w:rsidRPr="00605ECD" w:rsidRDefault="00D95A97" w:rsidP="00605ECD">
            <w:pPr>
              <w:spacing w:line="240" w:lineRule="auto"/>
            </w:pPr>
            <w:r w:rsidRPr="00605ECD">
              <w:rPr>
                <w:b/>
              </w:rPr>
              <w:t>Descripción</w:t>
            </w:r>
          </w:p>
        </w:tc>
        <w:tc>
          <w:tcPr>
            <w:tcW w:w="6515" w:type="dxa"/>
          </w:tcPr>
          <w:p w14:paraId="25BD6B71" w14:textId="77777777" w:rsidR="00D95A97" w:rsidRPr="00605ECD" w:rsidRDefault="00D95A97" w:rsidP="00605ECD">
            <w:pPr>
              <w:spacing w:line="240" w:lineRule="auto"/>
              <w:rPr>
                <w:lang w:val="es-CO"/>
              </w:rPr>
            </w:pPr>
            <w:r w:rsidRPr="00605ECD">
              <w:rPr>
                <w:lang w:val="es-CO"/>
              </w:rPr>
              <w:t>Trabajador mostrando sus bolsillos vacíos</w:t>
            </w:r>
          </w:p>
        </w:tc>
      </w:tr>
      <w:tr w:rsidR="00605ECD" w:rsidRPr="00605ECD" w14:paraId="257CEA66" w14:textId="77777777" w:rsidTr="00184CDE">
        <w:tc>
          <w:tcPr>
            <w:tcW w:w="2518" w:type="dxa"/>
          </w:tcPr>
          <w:p w14:paraId="2C15CDC8" w14:textId="77777777" w:rsidR="00D95A97" w:rsidRPr="00605ECD" w:rsidRDefault="00D95A97" w:rsidP="00605ECD">
            <w:pPr>
              <w:spacing w:line="240" w:lineRule="auto"/>
            </w:pPr>
            <w:r w:rsidRPr="00605ECD">
              <w:rPr>
                <w:b/>
              </w:rPr>
              <w:t>Código Shutterstock (o URL o la ruta en AulaPlaneta)</w:t>
            </w:r>
          </w:p>
        </w:tc>
        <w:tc>
          <w:tcPr>
            <w:tcW w:w="6515" w:type="dxa"/>
          </w:tcPr>
          <w:p w14:paraId="5B844367" w14:textId="77777777" w:rsidR="00D95A97" w:rsidRPr="00605ECD" w:rsidRDefault="00D95A97" w:rsidP="00605ECD">
            <w:pPr>
              <w:spacing w:line="240" w:lineRule="auto"/>
              <w:rPr>
                <w:lang w:val="es-CO"/>
              </w:rPr>
            </w:pPr>
            <w:r w:rsidRPr="00605ECD">
              <w:rPr>
                <w:noProof/>
              </w:rPr>
              <w:drawing>
                <wp:inline distT="0" distB="0" distL="0" distR="0" wp14:anchorId="4AF1322E" wp14:editId="221EEC99">
                  <wp:extent cx="904875" cy="643467"/>
                  <wp:effectExtent l="0" t="0" r="0" b="4445"/>
                  <wp:docPr id="29" name="Imagen 29" descr="http://thumb9.shutterstock.com/display_pic_with_logo/2543926/242751226/stock-photo-business-man-showing-his-empty-pockets-on-white-background-24275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9.shutterstock.com/display_pic_with_logo/2543926/242751226/stock-photo-business-man-showing-his-empty-pockets-on-white-background-24275122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09392" cy="646679"/>
                          </a:xfrm>
                          <a:prstGeom prst="rect">
                            <a:avLst/>
                          </a:prstGeom>
                          <a:noFill/>
                          <a:ln>
                            <a:noFill/>
                          </a:ln>
                        </pic:spPr>
                      </pic:pic>
                    </a:graphicData>
                  </a:graphic>
                </wp:inline>
              </w:drawing>
            </w:r>
          </w:p>
          <w:p w14:paraId="7C1AA6C6" w14:textId="77777777" w:rsidR="00D95A97" w:rsidRPr="00605ECD" w:rsidRDefault="00D95A97" w:rsidP="00605ECD">
            <w:pPr>
              <w:spacing w:line="240" w:lineRule="auto"/>
            </w:pPr>
            <w:r w:rsidRPr="00605ECD">
              <w:t>Número de la imagen</w:t>
            </w:r>
            <w:r w:rsidR="00184CDE">
              <w:t xml:space="preserve"> </w:t>
            </w:r>
            <w:r w:rsidRPr="00605ECD">
              <w:t>242751226</w:t>
            </w:r>
          </w:p>
        </w:tc>
      </w:tr>
      <w:tr w:rsidR="00D95A97" w:rsidRPr="00605ECD" w14:paraId="30BB4D93" w14:textId="77777777" w:rsidTr="00184CDE">
        <w:tc>
          <w:tcPr>
            <w:tcW w:w="2518" w:type="dxa"/>
          </w:tcPr>
          <w:p w14:paraId="44391742" w14:textId="77777777" w:rsidR="00D95A97" w:rsidRPr="00605ECD" w:rsidRDefault="00D95A97" w:rsidP="00605ECD">
            <w:pPr>
              <w:spacing w:line="240" w:lineRule="auto"/>
            </w:pPr>
            <w:r w:rsidRPr="00605ECD">
              <w:rPr>
                <w:b/>
              </w:rPr>
              <w:t>Pie de imagen</w:t>
            </w:r>
          </w:p>
        </w:tc>
        <w:tc>
          <w:tcPr>
            <w:tcW w:w="6515" w:type="dxa"/>
          </w:tcPr>
          <w:p w14:paraId="5D3E0E66" w14:textId="77777777" w:rsidR="00D95A97" w:rsidRPr="00605ECD" w:rsidRDefault="00D95A97" w:rsidP="00605ECD">
            <w:pPr>
              <w:spacing w:line="240" w:lineRule="auto"/>
            </w:pPr>
            <w:r w:rsidRPr="00605ECD">
              <w:t>La globalización ha generalizado un empobrecimiento en la calidad de los empleos que se ofrecen. En consecuencia, hoy se presenta una precarización de la condición</w:t>
            </w:r>
            <w:r w:rsidR="00B51255">
              <w:t xml:space="preserve"> de</w:t>
            </w:r>
            <w:r w:rsidRPr="00605ECD">
              <w:t xml:space="preserve"> trabajador. La Organización Internacional del Trabajo, </w:t>
            </w:r>
            <w:r w:rsidRPr="00605ECD">
              <w:rPr>
                <w:b/>
              </w:rPr>
              <w:t>OIT</w:t>
            </w:r>
            <w:r w:rsidRPr="00605ECD">
              <w:t xml:space="preserve">, indicó que en las últimas dos décadas los salarios en todas partes del mundo disminuyen su poder adquisitivo y cada vez a mayor velocidad. </w:t>
            </w:r>
          </w:p>
        </w:tc>
      </w:tr>
    </w:tbl>
    <w:p w14:paraId="1C9BD72C" w14:textId="77777777" w:rsidR="00D95A97" w:rsidRPr="00605ECD" w:rsidRDefault="00D95A97" w:rsidP="00605ECD">
      <w:pPr>
        <w:spacing w:line="240" w:lineRule="auto"/>
      </w:pPr>
    </w:p>
    <w:p w14:paraId="219A7380" w14:textId="77777777" w:rsidR="00D95A97" w:rsidRPr="00605ECD" w:rsidRDefault="00D95A97" w:rsidP="00605ECD">
      <w:pPr>
        <w:spacing w:line="240" w:lineRule="auto"/>
      </w:pPr>
      <w:r w:rsidRPr="00605ECD">
        <w:t xml:space="preserve">Las </w:t>
      </w:r>
      <w:r w:rsidRPr="00605ECD">
        <w:rPr>
          <w:b/>
        </w:rPr>
        <w:t xml:space="preserve">compañías transnacionales </w:t>
      </w:r>
      <w:r w:rsidRPr="00605ECD">
        <w:t xml:space="preserve">se ubican en aquellos países en </w:t>
      </w:r>
      <w:r w:rsidR="00733486">
        <w:t>donde</w:t>
      </w:r>
      <w:r w:rsidRPr="00605ECD">
        <w:t xml:space="preserve"> los salarios de los trabajadores son bajos, lo que hace que unos países reduzcan los salarios para atraer la inversión. A dicho fenómeno se le conoce como </w:t>
      </w:r>
      <w:r w:rsidRPr="00605ECD">
        <w:rPr>
          <w:b/>
        </w:rPr>
        <w:t>deslocalización empresarial</w:t>
      </w:r>
      <w:r w:rsidR="00733486" w:rsidRPr="00733486">
        <w:t>,</w:t>
      </w:r>
      <w:r w:rsidRPr="00605ECD">
        <w:t xml:space="preserve"> lo </w:t>
      </w:r>
      <w:r w:rsidR="00733486">
        <w:t xml:space="preserve">que </w:t>
      </w:r>
      <w:r w:rsidRPr="00605ECD">
        <w:t xml:space="preserve">genera </w:t>
      </w:r>
      <w:r w:rsidRPr="00605ECD">
        <w:rPr>
          <w:b/>
        </w:rPr>
        <w:t>desempleo</w:t>
      </w:r>
      <w:r w:rsidRPr="00605ECD">
        <w:t xml:space="preserve"> en los países de origen</w:t>
      </w:r>
      <w:r w:rsidR="00733486">
        <w:t>,</w:t>
      </w:r>
      <w:r w:rsidRPr="00605ECD">
        <w:t xml:space="preserve"> y </w:t>
      </w:r>
      <w:r w:rsidRPr="00605ECD">
        <w:rPr>
          <w:b/>
        </w:rPr>
        <w:t>subempleo</w:t>
      </w:r>
      <w:r w:rsidR="00733486" w:rsidRPr="00733486">
        <w:t>,</w:t>
      </w:r>
      <w:r w:rsidRPr="00605ECD">
        <w:t xml:space="preserve"> en los países de destino. </w:t>
      </w:r>
    </w:p>
    <w:p w14:paraId="3D4DB809" w14:textId="77777777" w:rsidR="00D95A97" w:rsidRPr="00605ECD" w:rsidRDefault="00D95A97" w:rsidP="00605ECD">
      <w:pPr>
        <w:spacing w:line="240" w:lineRule="auto"/>
      </w:pPr>
    </w:p>
    <w:p w14:paraId="699A167F" w14:textId="77777777" w:rsidR="00920D12" w:rsidRDefault="00D95A97" w:rsidP="00605ECD">
      <w:pPr>
        <w:spacing w:line="240" w:lineRule="auto"/>
      </w:pPr>
      <w:r w:rsidRPr="00605ECD">
        <w:t xml:space="preserve">Otra crítica de los trabajadores al modelo de globalización actual radica en que les niega el derecho a traspasar las fronteras con las mismas facilidades que se otorgan a las mercancías, a los capitales y a los inversionistas. </w:t>
      </w:r>
    </w:p>
    <w:p w14:paraId="575DEF2F" w14:textId="77777777" w:rsidR="00920D12" w:rsidRDefault="00920D12"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920D12" w:rsidRPr="00605ECD" w14:paraId="2C40F1F8" w14:textId="77777777" w:rsidTr="00184CDE">
        <w:tc>
          <w:tcPr>
            <w:tcW w:w="9033" w:type="dxa"/>
            <w:gridSpan w:val="2"/>
            <w:shd w:val="clear" w:color="auto" w:fill="000000" w:themeFill="text1"/>
          </w:tcPr>
          <w:p w14:paraId="49ADD13D" w14:textId="77777777" w:rsidR="00920D12" w:rsidRPr="00605ECD" w:rsidRDefault="00920D12" w:rsidP="00184CDE">
            <w:pPr>
              <w:spacing w:line="240" w:lineRule="auto"/>
              <w:jc w:val="center"/>
              <w:rPr>
                <w:b/>
              </w:rPr>
            </w:pPr>
            <w:commentRangeStart w:id="25"/>
            <w:r w:rsidRPr="00605ECD">
              <w:rPr>
                <w:b/>
              </w:rPr>
              <w:t>Practica: recurso nuevo</w:t>
            </w:r>
            <w:commentRangeEnd w:id="25"/>
            <w:r w:rsidR="00B51255">
              <w:rPr>
                <w:rStyle w:val="Refdecomentario"/>
                <w:lang w:val="es-CO"/>
              </w:rPr>
              <w:commentReference w:id="25"/>
            </w:r>
          </w:p>
        </w:tc>
      </w:tr>
      <w:tr w:rsidR="00920D12" w:rsidRPr="00605ECD" w14:paraId="4EC2F575" w14:textId="77777777" w:rsidTr="00184CDE">
        <w:tc>
          <w:tcPr>
            <w:tcW w:w="2518" w:type="dxa"/>
          </w:tcPr>
          <w:p w14:paraId="528F84A5" w14:textId="77777777" w:rsidR="00920D12" w:rsidRPr="00920D12" w:rsidRDefault="00920D12" w:rsidP="00184CDE">
            <w:pPr>
              <w:spacing w:line="240" w:lineRule="auto"/>
              <w:rPr>
                <w:b/>
                <w:highlight w:val="none"/>
              </w:rPr>
            </w:pPr>
            <w:r w:rsidRPr="00920D12">
              <w:rPr>
                <w:b/>
                <w:highlight w:val="none"/>
              </w:rPr>
              <w:t>Código</w:t>
            </w:r>
          </w:p>
        </w:tc>
        <w:tc>
          <w:tcPr>
            <w:tcW w:w="6515" w:type="dxa"/>
          </w:tcPr>
          <w:p w14:paraId="66E087B4" w14:textId="77777777" w:rsidR="00920D12" w:rsidRPr="00920D12" w:rsidRDefault="00920D12" w:rsidP="00184CDE">
            <w:pPr>
              <w:spacing w:line="240" w:lineRule="auto"/>
              <w:rPr>
                <w:b/>
                <w:highlight w:val="none"/>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rsidR="0044317A">
              <w:rPr>
                <w:highlight w:val="none"/>
              </w:rPr>
              <w:t>19</w:t>
            </w:r>
            <w:r>
              <w:rPr>
                <w:highlight w:val="none"/>
              </w:rPr>
              <w:t>0</w:t>
            </w:r>
          </w:p>
        </w:tc>
      </w:tr>
      <w:tr w:rsidR="00920D12" w:rsidRPr="00605ECD" w14:paraId="0AA3C99D" w14:textId="77777777" w:rsidTr="00184CDE">
        <w:tc>
          <w:tcPr>
            <w:tcW w:w="2518" w:type="dxa"/>
          </w:tcPr>
          <w:p w14:paraId="284F6704" w14:textId="77777777" w:rsidR="00920D12" w:rsidRPr="00920D12" w:rsidRDefault="00920D12" w:rsidP="00184CDE">
            <w:pPr>
              <w:spacing w:line="240" w:lineRule="auto"/>
              <w:rPr>
                <w:highlight w:val="none"/>
              </w:rPr>
            </w:pPr>
            <w:r w:rsidRPr="00920D12">
              <w:rPr>
                <w:b/>
                <w:highlight w:val="none"/>
              </w:rPr>
              <w:t>Título</w:t>
            </w:r>
          </w:p>
        </w:tc>
        <w:tc>
          <w:tcPr>
            <w:tcW w:w="6515" w:type="dxa"/>
          </w:tcPr>
          <w:p w14:paraId="092FD24F" w14:textId="77777777" w:rsidR="00920D12" w:rsidRPr="00920D12" w:rsidRDefault="00920D12" w:rsidP="00184CDE">
            <w:pPr>
              <w:spacing w:line="240" w:lineRule="auto"/>
              <w:rPr>
                <w:highlight w:val="none"/>
              </w:rPr>
            </w:pPr>
            <w:r>
              <w:rPr>
                <w:highlight w:val="none"/>
              </w:rPr>
              <w:t>Identifica características de las empresas y el trabajo en el mundo global</w:t>
            </w:r>
          </w:p>
        </w:tc>
      </w:tr>
      <w:tr w:rsidR="00920D12" w:rsidRPr="00605ECD" w14:paraId="35325BE4" w14:textId="77777777" w:rsidTr="00184CDE">
        <w:tc>
          <w:tcPr>
            <w:tcW w:w="2518" w:type="dxa"/>
          </w:tcPr>
          <w:p w14:paraId="487A4641" w14:textId="77777777" w:rsidR="00920D12" w:rsidRPr="00920D12" w:rsidRDefault="00920D12" w:rsidP="00184CDE">
            <w:pPr>
              <w:spacing w:line="240" w:lineRule="auto"/>
              <w:rPr>
                <w:highlight w:val="none"/>
              </w:rPr>
            </w:pPr>
            <w:r w:rsidRPr="00920D12">
              <w:rPr>
                <w:b/>
                <w:highlight w:val="none"/>
              </w:rPr>
              <w:t>Descripción</w:t>
            </w:r>
          </w:p>
        </w:tc>
        <w:tc>
          <w:tcPr>
            <w:tcW w:w="6515" w:type="dxa"/>
          </w:tcPr>
          <w:p w14:paraId="15E60AA0" w14:textId="77777777" w:rsidR="00920D12" w:rsidRPr="00920D12" w:rsidRDefault="00920D12" w:rsidP="00920D12">
            <w:pPr>
              <w:spacing w:line="240" w:lineRule="auto"/>
              <w:rPr>
                <w:highlight w:val="none"/>
              </w:rPr>
            </w:pPr>
            <w:r w:rsidRPr="00920D12">
              <w:rPr>
                <w:highlight w:val="none"/>
              </w:rPr>
              <w:t xml:space="preserve">Actividad </w:t>
            </w:r>
            <w:r>
              <w:rPr>
                <w:highlight w:val="none"/>
              </w:rPr>
              <w:t>para reconocer las nuevas dinámicas de las empresas y el trabajo en el mundo global</w:t>
            </w:r>
          </w:p>
        </w:tc>
      </w:tr>
    </w:tbl>
    <w:p w14:paraId="67FC0368" w14:textId="77777777" w:rsidR="00920D12" w:rsidRDefault="00920D12" w:rsidP="00605ECD">
      <w:pPr>
        <w:spacing w:line="240" w:lineRule="auto"/>
      </w:pPr>
    </w:p>
    <w:p w14:paraId="4A1B94DB" w14:textId="77777777" w:rsidR="00920D12" w:rsidRPr="00605ECD" w:rsidRDefault="00920D12" w:rsidP="00605ECD">
      <w:pPr>
        <w:spacing w:line="240" w:lineRule="auto"/>
      </w:pPr>
    </w:p>
    <w:p w14:paraId="1F2A7ADD" w14:textId="77777777" w:rsidR="00D95A97" w:rsidRPr="00605ECD" w:rsidRDefault="00D95A97" w:rsidP="00605ECD">
      <w:pPr>
        <w:spacing w:line="240" w:lineRule="auto"/>
        <w:rPr>
          <w:b/>
        </w:rPr>
      </w:pPr>
      <w:r w:rsidRPr="00605ECD">
        <w:t xml:space="preserve"> </w:t>
      </w:r>
      <w:r w:rsidRPr="00733486">
        <w:rPr>
          <w:b/>
        </w:rPr>
        <w:t>[SECCIÓN 2]</w:t>
      </w:r>
      <w:r w:rsidRPr="00605ECD">
        <w:t xml:space="preserve"> </w:t>
      </w:r>
      <w:r w:rsidRPr="00605ECD">
        <w:rPr>
          <w:b/>
        </w:rPr>
        <w:t xml:space="preserve">3.3 </w:t>
      </w:r>
      <w:bookmarkStart w:id="26" w:name="OLE_LINK3"/>
      <w:r w:rsidRPr="00605ECD">
        <w:rPr>
          <w:b/>
        </w:rPr>
        <w:t xml:space="preserve">Los bloques económicos </w:t>
      </w:r>
      <w:bookmarkEnd w:id="26"/>
    </w:p>
    <w:p w14:paraId="3BB839F1" w14:textId="77777777" w:rsidR="00D95A97" w:rsidRPr="00605ECD" w:rsidRDefault="00D95A97" w:rsidP="00605ECD">
      <w:pPr>
        <w:spacing w:line="240" w:lineRule="auto"/>
        <w:rPr>
          <w:b/>
        </w:rPr>
      </w:pPr>
    </w:p>
    <w:p w14:paraId="25939B3C" w14:textId="77777777" w:rsidR="00D95A97" w:rsidRPr="00605ECD" w:rsidRDefault="00D95A97" w:rsidP="00605ECD">
      <w:pPr>
        <w:spacing w:line="240" w:lineRule="auto"/>
      </w:pPr>
      <w:r w:rsidRPr="00605ECD">
        <w:t xml:space="preserve">La </w:t>
      </w:r>
      <w:r w:rsidRPr="00605ECD">
        <w:rPr>
          <w:b/>
        </w:rPr>
        <w:t>libertad para comprar y para vender</w:t>
      </w:r>
      <w:r w:rsidRPr="00605ECD">
        <w:t xml:space="preserve"> productos y servicios es una de las principales reglas de juego para la economía globalizada. Cuando un país se inserta en la economía global debe flexibilizar su normatividad comercial para </w:t>
      </w:r>
      <w:r w:rsidRPr="00605ECD">
        <w:lastRenderedPageBreak/>
        <w:t xml:space="preserve">permitir el </w:t>
      </w:r>
      <w:r w:rsidRPr="00605ECD">
        <w:rPr>
          <w:b/>
        </w:rPr>
        <w:t>libre</w:t>
      </w:r>
      <w:r w:rsidRPr="00605ECD">
        <w:t xml:space="preserve"> </w:t>
      </w:r>
      <w:r w:rsidRPr="00605ECD">
        <w:rPr>
          <w:b/>
        </w:rPr>
        <w:t>flujo de exportaciones e importaciones</w:t>
      </w:r>
      <w:r w:rsidRPr="00605ECD">
        <w:t xml:space="preserve"> a través de sus fronteras</w:t>
      </w:r>
      <w:r w:rsidRPr="00DC4439">
        <w:t>.</w:t>
      </w:r>
    </w:p>
    <w:p w14:paraId="2AB7079E" w14:textId="77777777" w:rsidR="00D95A97" w:rsidRPr="00605ECD" w:rsidRDefault="00D95A97" w:rsidP="00605ECD">
      <w:pPr>
        <w:spacing w:line="240" w:lineRule="auto"/>
      </w:pPr>
    </w:p>
    <w:p w14:paraId="4AAC026D" w14:textId="77777777" w:rsidR="00D95A97" w:rsidRPr="00605ECD" w:rsidRDefault="00D95A97" w:rsidP="00605ECD">
      <w:pPr>
        <w:spacing w:line="240" w:lineRule="auto"/>
      </w:pPr>
      <w:r w:rsidRPr="00605ECD">
        <w:t xml:space="preserve">Cuando se presenta una situación en la que muchos países se abren para practicar el </w:t>
      </w:r>
      <w:r w:rsidRPr="00605ECD">
        <w:rPr>
          <w:b/>
        </w:rPr>
        <w:t>libre comercio</w:t>
      </w:r>
      <w:r w:rsidRPr="00733486">
        <w:t>,</w:t>
      </w:r>
      <w:r w:rsidRPr="00605ECD">
        <w:t xml:space="preserve"> se crea un escenario ideal para la formación de </w:t>
      </w:r>
      <w:r w:rsidRPr="00605ECD">
        <w:rPr>
          <w:b/>
        </w:rPr>
        <w:t xml:space="preserve">alianzas y pactos </w:t>
      </w:r>
      <w:r w:rsidRPr="00605ECD">
        <w:t xml:space="preserve">entre las economías de las naciones con el objetivo de obtener </w:t>
      </w:r>
      <w:r w:rsidRPr="00605ECD">
        <w:rPr>
          <w:b/>
        </w:rPr>
        <w:t>beneficios mutuos</w:t>
      </w:r>
      <w:r w:rsidRPr="00605ECD">
        <w:t xml:space="preserve">. Estas alianzas han dado lugar a la creación de </w:t>
      </w:r>
      <w:r w:rsidRPr="00605ECD">
        <w:rPr>
          <w:b/>
        </w:rPr>
        <w:t>bloques económicos</w:t>
      </w:r>
      <w:r w:rsidR="00B51255" w:rsidRPr="00B51255">
        <w:t>,</w:t>
      </w:r>
      <w:r w:rsidRPr="00605ECD">
        <w:t xml:space="preserve"> cuyos miembros diseñan una estrategia común para afrontar de manera compartida los retos que les plantea la </w:t>
      </w:r>
      <w:r w:rsidRPr="00605ECD">
        <w:rPr>
          <w:b/>
        </w:rPr>
        <w:t>economía globalizada</w:t>
      </w:r>
      <w:r w:rsidRPr="00DC4439">
        <w:t>.</w:t>
      </w:r>
    </w:p>
    <w:p w14:paraId="43E5FB1F"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662A2401" w14:textId="77777777" w:rsidTr="00184CDE">
        <w:tc>
          <w:tcPr>
            <w:tcW w:w="9033" w:type="dxa"/>
            <w:gridSpan w:val="2"/>
            <w:shd w:val="clear" w:color="auto" w:fill="0D0D0D" w:themeFill="text1" w:themeFillTint="F2"/>
          </w:tcPr>
          <w:p w14:paraId="68DFA0D6" w14:textId="77777777" w:rsidR="00D95A97" w:rsidRPr="00605ECD" w:rsidRDefault="00D95A97" w:rsidP="00605ECD">
            <w:pPr>
              <w:spacing w:line="240" w:lineRule="auto"/>
              <w:rPr>
                <w:b/>
              </w:rPr>
            </w:pPr>
            <w:commentRangeStart w:id="27"/>
            <w:r w:rsidRPr="00605ECD">
              <w:rPr>
                <w:b/>
              </w:rPr>
              <w:t>Imagen (fotografía, gráfica o ilustración)</w:t>
            </w:r>
            <w:commentRangeEnd w:id="27"/>
            <w:r w:rsidR="00B51255">
              <w:rPr>
                <w:rStyle w:val="Refdecomentario"/>
                <w:lang w:val="es-CO"/>
              </w:rPr>
              <w:commentReference w:id="27"/>
            </w:r>
          </w:p>
        </w:tc>
      </w:tr>
      <w:tr w:rsidR="00605ECD" w:rsidRPr="00605ECD" w14:paraId="6908FFAF" w14:textId="77777777" w:rsidTr="00184CDE">
        <w:tc>
          <w:tcPr>
            <w:tcW w:w="2518" w:type="dxa"/>
          </w:tcPr>
          <w:p w14:paraId="79B43AA3" w14:textId="77777777" w:rsidR="00D95A97" w:rsidRPr="00605ECD" w:rsidRDefault="00D95A97" w:rsidP="00605ECD">
            <w:pPr>
              <w:spacing w:line="240" w:lineRule="auto"/>
              <w:rPr>
                <w:b/>
              </w:rPr>
            </w:pPr>
            <w:r w:rsidRPr="00605ECD">
              <w:rPr>
                <w:b/>
              </w:rPr>
              <w:t>Código</w:t>
            </w:r>
          </w:p>
        </w:tc>
        <w:tc>
          <w:tcPr>
            <w:tcW w:w="6515" w:type="dxa"/>
          </w:tcPr>
          <w:p w14:paraId="123A7E39" w14:textId="77777777" w:rsidR="00D95A97" w:rsidRPr="00605ECD" w:rsidRDefault="0044317A" w:rsidP="00605ECD">
            <w:pPr>
              <w:spacing w:line="240" w:lineRule="auto"/>
              <w:rPr>
                <w:b/>
              </w:rPr>
            </w:pPr>
            <w:r>
              <w:t>CS_G10_07_IMG200</w:t>
            </w:r>
          </w:p>
        </w:tc>
      </w:tr>
      <w:tr w:rsidR="00605ECD" w:rsidRPr="00605ECD" w14:paraId="4F793C5A" w14:textId="77777777" w:rsidTr="00184CDE">
        <w:tc>
          <w:tcPr>
            <w:tcW w:w="2518" w:type="dxa"/>
          </w:tcPr>
          <w:p w14:paraId="1945D882" w14:textId="77777777" w:rsidR="00D95A97" w:rsidRPr="00605ECD" w:rsidRDefault="00D95A97" w:rsidP="00605ECD">
            <w:pPr>
              <w:spacing w:line="240" w:lineRule="auto"/>
            </w:pPr>
            <w:r w:rsidRPr="00605ECD">
              <w:rPr>
                <w:b/>
              </w:rPr>
              <w:t>Descripción</w:t>
            </w:r>
          </w:p>
        </w:tc>
        <w:tc>
          <w:tcPr>
            <w:tcW w:w="6515" w:type="dxa"/>
          </w:tcPr>
          <w:p w14:paraId="278FB757" w14:textId="77777777" w:rsidR="00D95A97" w:rsidRPr="00605ECD" w:rsidRDefault="00D95A97" w:rsidP="00605ECD">
            <w:pPr>
              <w:tabs>
                <w:tab w:val="left" w:pos="2115"/>
              </w:tabs>
              <w:spacing w:line="240" w:lineRule="auto"/>
              <w:rPr>
                <w:lang w:val="es-CO"/>
              </w:rPr>
            </w:pPr>
            <w:r w:rsidRPr="00605ECD">
              <w:rPr>
                <w:lang w:val="es-CO"/>
              </w:rPr>
              <w:t>Población mundial</w:t>
            </w:r>
          </w:p>
        </w:tc>
      </w:tr>
      <w:tr w:rsidR="00605ECD" w:rsidRPr="00605ECD" w14:paraId="46D13E9E" w14:textId="77777777" w:rsidTr="00184CDE">
        <w:tc>
          <w:tcPr>
            <w:tcW w:w="2518" w:type="dxa"/>
          </w:tcPr>
          <w:p w14:paraId="790D27ED" w14:textId="77777777" w:rsidR="00D95A97" w:rsidRPr="00605ECD" w:rsidRDefault="00D95A97" w:rsidP="00605ECD">
            <w:pPr>
              <w:spacing w:line="240" w:lineRule="auto"/>
            </w:pPr>
            <w:r w:rsidRPr="00605ECD">
              <w:rPr>
                <w:b/>
              </w:rPr>
              <w:t>Código Shutterstock (o URL o la ruta en AulaPlaneta)</w:t>
            </w:r>
          </w:p>
        </w:tc>
        <w:tc>
          <w:tcPr>
            <w:tcW w:w="6515" w:type="dxa"/>
          </w:tcPr>
          <w:p w14:paraId="08C1AA22" w14:textId="77777777" w:rsidR="00D95A97" w:rsidRPr="00605ECD" w:rsidRDefault="00D95A97" w:rsidP="00605ECD">
            <w:pPr>
              <w:spacing w:line="240" w:lineRule="auto"/>
              <w:rPr>
                <w:lang w:val="es-CO"/>
              </w:rPr>
            </w:pPr>
            <w:r w:rsidRPr="00605ECD">
              <w:rPr>
                <w:noProof/>
              </w:rPr>
              <w:drawing>
                <wp:inline distT="0" distB="0" distL="0" distR="0" wp14:anchorId="176773EA" wp14:editId="76D692AC">
                  <wp:extent cx="854696" cy="942975"/>
                  <wp:effectExtent l="0" t="0" r="3175" b="0"/>
                  <wp:docPr id="33" name="Imagen 33" descr="http://thumb101.shutterstock.com/display_pic_with_logo/1557197/211354453/stock-vector-asean-boys-and-girls-in-traditional-costume-with-flag-map-of-asean-south-east-asia-vector-211354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557197/211354453/stock-vector-asean-boys-and-girls-in-traditional-costume-with-flag-map-of-asean-south-east-asia-vector-21135445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62868" cy="951991"/>
                          </a:xfrm>
                          <a:prstGeom prst="rect">
                            <a:avLst/>
                          </a:prstGeom>
                          <a:noFill/>
                          <a:ln>
                            <a:noFill/>
                          </a:ln>
                        </pic:spPr>
                      </pic:pic>
                    </a:graphicData>
                  </a:graphic>
                </wp:inline>
              </w:drawing>
            </w:r>
          </w:p>
          <w:p w14:paraId="08A897B9" w14:textId="77777777" w:rsidR="00D95A97" w:rsidRPr="00605ECD" w:rsidRDefault="00D95A97" w:rsidP="00605ECD">
            <w:pPr>
              <w:spacing w:line="240" w:lineRule="auto"/>
            </w:pPr>
            <w:r w:rsidRPr="00605ECD">
              <w:t>Número de la imagen</w:t>
            </w:r>
            <w:r w:rsidR="00184CDE">
              <w:t xml:space="preserve"> </w:t>
            </w:r>
            <w:r w:rsidRPr="00605ECD">
              <w:t>211354453</w:t>
            </w:r>
          </w:p>
        </w:tc>
      </w:tr>
      <w:tr w:rsidR="00920D12" w:rsidRPr="00605ECD" w14:paraId="726F717B" w14:textId="77777777" w:rsidTr="00184CDE">
        <w:tc>
          <w:tcPr>
            <w:tcW w:w="2518" w:type="dxa"/>
          </w:tcPr>
          <w:p w14:paraId="645C05E5" w14:textId="77777777" w:rsidR="00D95A97" w:rsidRPr="00605ECD" w:rsidRDefault="00D95A97" w:rsidP="00605ECD">
            <w:pPr>
              <w:spacing w:line="240" w:lineRule="auto"/>
            </w:pPr>
            <w:r w:rsidRPr="00605ECD">
              <w:rPr>
                <w:b/>
              </w:rPr>
              <w:t>Pie de imagen</w:t>
            </w:r>
          </w:p>
        </w:tc>
        <w:tc>
          <w:tcPr>
            <w:tcW w:w="6515" w:type="dxa"/>
          </w:tcPr>
          <w:p w14:paraId="395AFB82" w14:textId="77777777" w:rsidR="00D95A97" w:rsidRPr="00605ECD" w:rsidRDefault="00D95A97" w:rsidP="00605ECD">
            <w:pPr>
              <w:spacing w:line="240" w:lineRule="auto"/>
            </w:pPr>
            <w:r w:rsidRPr="00605ECD">
              <w:t xml:space="preserve">Como resultado de la integración económica, la economía mundial tiende a formar hoy un archipiélago de bloques económicos que se protegen entre sí y que pugnan con otros por el dominio económico. Algunos ejemplos de bloques económicos globales son la Unión Europea, la Comunidad Económica Eurasiática, la Asociación de Naciones del Sudeste Asiático y la Unión Africana. </w:t>
            </w:r>
          </w:p>
        </w:tc>
      </w:tr>
    </w:tbl>
    <w:p w14:paraId="386171EC" w14:textId="77777777" w:rsidR="00D95A97" w:rsidRPr="00605ECD" w:rsidRDefault="00D95A97" w:rsidP="00605ECD">
      <w:pPr>
        <w:spacing w:line="240" w:lineRule="auto"/>
      </w:pPr>
    </w:p>
    <w:p w14:paraId="0D5C367E" w14:textId="77777777" w:rsidR="00D95A97" w:rsidRPr="00605ECD" w:rsidRDefault="00D95A97" w:rsidP="00605ECD">
      <w:pPr>
        <w:spacing w:line="240" w:lineRule="auto"/>
      </w:pPr>
    </w:p>
    <w:tbl>
      <w:tblPr>
        <w:tblStyle w:val="Tablaconcuadrcula"/>
        <w:tblW w:w="0" w:type="auto"/>
        <w:tblLayout w:type="fixed"/>
        <w:tblLook w:val="04A0" w:firstRow="1" w:lastRow="0" w:firstColumn="1" w:lastColumn="0" w:noHBand="0" w:noVBand="1"/>
      </w:tblPr>
      <w:tblGrid>
        <w:gridCol w:w="2376"/>
        <w:gridCol w:w="6678"/>
      </w:tblGrid>
      <w:tr w:rsidR="00605ECD" w:rsidRPr="00605ECD" w14:paraId="7EDE27D8" w14:textId="77777777" w:rsidTr="00184CDE">
        <w:tc>
          <w:tcPr>
            <w:tcW w:w="9054" w:type="dxa"/>
            <w:gridSpan w:val="2"/>
            <w:shd w:val="clear" w:color="auto" w:fill="0D0D0D" w:themeFill="text1" w:themeFillTint="F2"/>
          </w:tcPr>
          <w:p w14:paraId="25A32564" w14:textId="77777777" w:rsidR="00D95A97" w:rsidRPr="00605ECD" w:rsidRDefault="00D95A97" w:rsidP="00605ECD">
            <w:pPr>
              <w:spacing w:line="240" w:lineRule="auto"/>
              <w:rPr>
                <w:b/>
              </w:rPr>
            </w:pPr>
            <w:commentRangeStart w:id="28"/>
            <w:r w:rsidRPr="00605ECD">
              <w:rPr>
                <w:b/>
              </w:rPr>
              <w:t>Imagen (fotografía, gráfica o ilustración)</w:t>
            </w:r>
            <w:commentRangeEnd w:id="28"/>
            <w:r w:rsidR="00414812">
              <w:rPr>
                <w:rStyle w:val="Refdecomentario"/>
                <w:lang w:val="es-CO"/>
              </w:rPr>
              <w:commentReference w:id="28"/>
            </w:r>
          </w:p>
        </w:tc>
      </w:tr>
      <w:tr w:rsidR="00605ECD" w:rsidRPr="00605ECD" w14:paraId="41F442AF" w14:textId="77777777" w:rsidTr="00184CDE">
        <w:tc>
          <w:tcPr>
            <w:tcW w:w="2376" w:type="dxa"/>
          </w:tcPr>
          <w:p w14:paraId="2BAB845A" w14:textId="77777777" w:rsidR="00D95A97" w:rsidRPr="00605ECD" w:rsidRDefault="00D95A97" w:rsidP="00605ECD">
            <w:pPr>
              <w:spacing w:line="240" w:lineRule="auto"/>
              <w:rPr>
                <w:b/>
              </w:rPr>
            </w:pPr>
            <w:r w:rsidRPr="00605ECD">
              <w:rPr>
                <w:b/>
              </w:rPr>
              <w:t>Código</w:t>
            </w:r>
          </w:p>
        </w:tc>
        <w:tc>
          <w:tcPr>
            <w:tcW w:w="6678" w:type="dxa"/>
          </w:tcPr>
          <w:p w14:paraId="6E014656" w14:textId="77777777" w:rsidR="00D95A97" w:rsidRPr="00605ECD" w:rsidRDefault="0044317A" w:rsidP="00605ECD">
            <w:pPr>
              <w:spacing w:line="240" w:lineRule="auto"/>
              <w:rPr>
                <w:b/>
              </w:rPr>
            </w:pPr>
            <w:r>
              <w:t>CS_G10_07_IMG210</w:t>
            </w:r>
          </w:p>
        </w:tc>
      </w:tr>
      <w:tr w:rsidR="00605ECD" w:rsidRPr="00605ECD" w14:paraId="4B5CFEAA" w14:textId="77777777" w:rsidTr="00184CDE">
        <w:tc>
          <w:tcPr>
            <w:tcW w:w="2376" w:type="dxa"/>
          </w:tcPr>
          <w:p w14:paraId="52AF0DB6" w14:textId="77777777" w:rsidR="00D95A97" w:rsidRPr="00605ECD" w:rsidRDefault="00D95A97" w:rsidP="00605ECD">
            <w:pPr>
              <w:spacing w:line="240" w:lineRule="auto"/>
            </w:pPr>
            <w:r w:rsidRPr="00605ECD">
              <w:rPr>
                <w:b/>
              </w:rPr>
              <w:t>Descripción</w:t>
            </w:r>
          </w:p>
        </w:tc>
        <w:tc>
          <w:tcPr>
            <w:tcW w:w="6678" w:type="dxa"/>
          </w:tcPr>
          <w:p w14:paraId="20ADECAA" w14:textId="77777777" w:rsidR="00D95A97" w:rsidRPr="00605ECD" w:rsidRDefault="00D95A97" w:rsidP="00605ECD">
            <w:pPr>
              <w:tabs>
                <w:tab w:val="left" w:pos="5340"/>
              </w:tabs>
              <w:spacing w:line="240" w:lineRule="auto"/>
              <w:rPr>
                <w:lang w:val="es-CO"/>
              </w:rPr>
            </w:pPr>
            <w:r w:rsidRPr="00605ECD">
              <w:rPr>
                <w:lang w:val="es-CO"/>
              </w:rPr>
              <w:t>Zona aduanera</w:t>
            </w:r>
          </w:p>
        </w:tc>
      </w:tr>
      <w:tr w:rsidR="00605ECD" w:rsidRPr="00605ECD" w14:paraId="5636785D" w14:textId="77777777" w:rsidTr="00184CDE">
        <w:tc>
          <w:tcPr>
            <w:tcW w:w="2376" w:type="dxa"/>
          </w:tcPr>
          <w:p w14:paraId="49A28F7B" w14:textId="77777777" w:rsidR="00D95A97" w:rsidRPr="00605ECD" w:rsidRDefault="00D95A97" w:rsidP="00605ECD">
            <w:pPr>
              <w:spacing w:line="240" w:lineRule="auto"/>
            </w:pPr>
            <w:r w:rsidRPr="00605ECD">
              <w:rPr>
                <w:b/>
              </w:rPr>
              <w:t>Código Shutterstock (o URL o la ruta en AulaPlaneta)</w:t>
            </w:r>
          </w:p>
        </w:tc>
        <w:tc>
          <w:tcPr>
            <w:tcW w:w="6678" w:type="dxa"/>
          </w:tcPr>
          <w:p w14:paraId="7C6745B6" w14:textId="77777777" w:rsidR="00D95A97" w:rsidRPr="00605ECD" w:rsidRDefault="00D95A97" w:rsidP="00605ECD">
            <w:pPr>
              <w:spacing w:line="240" w:lineRule="auto"/>
              <w:rPr>
                <w:lang w:val="es-CO"/>
              </w:rPr>
            </w:pPr>
            <w:r w:rsidRPr="00605ECD">
              <w:rPr>
                <w:noProof/>
              </w:rPr>
              <w:drawing>
                <wp:inline distT="0" distB="0" distL="0" distR="0" wp14:anchorId="20C5D94E" wp14:editId="612E52E3">
                  <wp:extent cx="1580476" cy="1127573"/>
                  <wp:effectExtent l="0" t="0" r="1270" b="0"/>
                  <wp:docPr id="21" name="Imagen 21" descr="http://thumb7.shutterstock.com/display_pic_with_logo/183547/183547,1283833341,1/stock-photo-view-on-trading-seaport-with-cranes-cargoes-and-the-ship-60496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7.shutterstock.com/display_pic_with_logo/183547/183547,1283833341,1/stock-photo-view-on-trading-seaport-with-cranes-cargoes-and-the-ship-6049648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0146" cy="1134472"/>
                          </a:xfrm>
                          <a:prstGeom prst="rect">
                            <a:avLst/>
                          </a:prstGeom>
                          <a:noFill/>
                          <a:ln>
                            <a:noFill/>
                          </a:ln>
                        </pic:spPr>
                      </pic:pic>
                    </a:graphicData>
                  </a:graphic>
                </wp:inline>
              </w:drawing>
            </w:r>
          </w:p>
          <w:p w14:paraId="20EA43C4" w14:textId="77777777" w:rsidR="00D95A97" w:rsidRPr="00605ECD" w:rsidRDefault="00D95A97" w:rsidP="00605ECD">
            <w:pPr>
              <w:spacing w:line="240" w:lineRule="auto"/>
            </w:pPr>
            <w:r w:rsidRPr="00605ECD">
              <w:t>http://thumb7.shutterstock.com/display_pic_with_logo/183547/183547,1283833341,1/stock-photo-view-on-trading-seaport-with-cranes-cargoes-and-the-ship-60496489.jpg</w:t>
            </w:r>
          </w:p>
        </w:tc>
      </w:tr>
      <w:tr w:rsidR="00D95A97" w:rsidRPr="00605ECD" w14:paraId="572A9314" w14:textId="77777777" w:rsidTr="00184CDE">
        <w:tc>
          <w:tcPr>
            <w:tcW w:w="2376" w:type="dxa"/>
          </w:tcPr>
          <w:p w14:paraId="02B4708A" w14:textId="77777777" w:rsidR="00D95A97" w:rsidRPr="00605ECD" w:rsidRDefault="00D95A97" w:rsidP="00605ECD">
            <w:pPr>
              <w:spacing w:line="240" w:lineRule="auto"/>
            </w:pPr>
            <w:r w:rsidRPr="00605ECD">
              <w:rPr>
                <w:b/>
              </w:rPr>
              <w:t>Pie de imagen</w:t>
            </w:r>
          </w:p>
        </w:tc>
        <w:tc>
          <w:tcPr>
            <w:tcW w:w="6678" w:type="dxa"/>
          </w:tcPr>
          <w:p w14:paraId="5F4E0F0F" w14:textId="77777777" w:rsidR="00D95A97" w:rsidRPr="00605ECD" w:rsidRDefault="00D95A97" w:rsidP="00605ECD">
            <w:pPr>
              <w:spacing w:line="240" w:lineRule="auto"/>
            </w:pPr>
            <w:r w:rsidRPr="00605ECD">
              <w:t xml:space="preserve">El camino más común para que un grupo de países formen un bloque económico es mediante la negociación entre Estados y la posterior firma de acuerdos y de </w:t>
            </w:r>
            <w:r w:rsidRPr="00605ECD">
              <w:rPr>
                <w:b/>
              </w:rPr>
              <w:t>tratados de libre comercio</w:t>
            </w:r>
            <w:r w:rsidRPr="00605ECD">
              <w:t>. Son pactos económicos mutuos</w:t>
            </w:r>
            <w:r w:rsidR="00733486">
              <w:t>,</w:t>
            </w:r>
            <w:r w:rsidRPr="00605ECD">
              <w:t xml:space="preserve"> los cuales ofrecen confianza y garantías para que sus miembros </w:t>
            </w:r>
            <w:r w:rsidRPr="00605ECD">
              <w:lastRenderedPageBreak/>
              <w:t xml:space="preserve">formen lazos </w:t>
            </w:r>
            <w:r w:rsidR="00733486">
              <w:t>a</w:t>
            </w:r>
            <w:r w:rsidRPr="00605ECD">
              <w:t xml:space="preserve"> largo plazo entre sus economías.</w:t>
            </w:r>
          </w:p>
          <w:p w14:paraId="50A4A3BE" w14:textId="77777777" w:rsidR="00D95A97" w:rsidRPr="00605ECD" w:rsidRDefault="00D95A97" w:rsidP="00605ECD">
            <w:pPr>
              <w:spacing w:line="240" w:lineRule="auto"/>
            </w:pPr>
          </w:p>
        </w:tc>
      </w:tr>
    </w:tbl>
    <w:p w14:paraId="1759450D" w14:textId="77777777" w:rsidR="00D95A97" w:rsidRPr="00605ECD" w:rsidRDefault="00D95A97" w:rsidP="00605ECD">
      <w:pPr>
        <w:spacing w:line="240" w:lineRule="auto"/>
      </w:pPr>
    </w:p>
    <w:p w14:paraId="56BAD4F2" w14:textId="77777777" w:rsidR="00D95A97" w:rsidRPr="00605ECD" w:rsidRDefault="00D95A97" w:rsidP="00605ECD">
      <w:pPr>
        <w:spacing w:line="240" w:lineRule="auto"/>
      </w:pPr>
      <w:r w:rsidRPr="00605ECD">
        <w:t xml:space="preserve">Los países que forman parte de un bloque económico acuerdan reglas comunes para </w:t>
      </w:r>
      <w:r w:rsidRPr="00605ECD">
        <w:rPr>
          <w:b/>
        </w:rPr>
        <w:t>la libre circulación</w:t>
      </w:r>
      <w:r w:rsidRPr="00605ECD">
        <w:t xml:space="preserve"> a través de sus fronteras de </w:t>
      </w:r>
      <w:r w:rsidRPr="00605ECD">
        <w:rPr>
          <w:b/>
        </w:rPr>
        <w:t>materias primas</w:t>
      </w:r>
      <w:r w:rsidRPr="00605ECD">
        <w:t xml:space="preserve">, productos, trabajadores y dinero. Así se busca la </w:t>
      </w:r>
      <w:r w:rsidRPr="00605ECD">
        <w:rPr>
          <w:b/>
        </w:rPr>
        <w:t>integración</w:t>
      </w:r>
      <w:r w:rsidRPr="00605ECD">
        <w:t xml:space="preserve"> económica, de forma que todos los participantes del bloque se fortalezcan y logren un mayor impulso hacia su </w:t>
      </w:r>
      <w:r w:rsidRPr="00605ECD">
        <w:rPr>
          <w:b/>
        </w:rPr>
        <w:t>desarrollo</w:t>
      </w:r>
      <w:r w:rsidRPr="00605ECD">
        <w:t xml:space="preserve">. </w:t>
      </w:r>
    </w:p>
    <w:p w14:paraId="58881DDB" w14:textId="77777777" w:rsidR="00D95A97" w:rsidRPr="00605ECD" w:rsidRDefault="00D95A97" w:rsidP="00605ECD">
      <w:pPr>
        <w:spacing w:line="240" w:lineRule="auto"/>
      </w:pPr>
    </w:p>
    <w:p w14:paraId="78EE4182" w14:textId="77777777" w:rsidR="00D95A97" w:rsidRPr="00605ECD" w:rsidRDefault="00D95A97" w:rsidP="00605ECD">
      <w:pPr>
        <w:spacing w:line="240" w:lineRule="auto"/>
      </w:pPr>
      <w:r w:rsidRPr="00605ECD">
        <w:t xml:space="preserve">Para el caso de Latinoamérica, los </w:t>
      </w:r>
      <w:r w:rsidRPr="00605ECD">
        <w:rPr>
          <w:b/>
        </w:rPr>
        <w:t>bloques</w:t>
      </w:r>
      <w:r w:rsidRPr="00605ECD">
        <w:t xml:space="preserve"> más representativos son la Alianza Bolivariana para los Pueblos de Nuestra América (Alba), la Unión de Naciones Suramericanas (Unasur), el </w:t>
      </w:r>
      <w:r w:rsidR="00733486">
        <w:t>M</w:t>
      </w:r>
      <w:r w:rsidRPr="00605ECD">
        <w:t xml:space="preserve">ercado </w:t>
      </w:r>
      <w:r w:rsidR="00733486">
        <w:t>C</w:t>
      </w:r>
      <w:r w:rsidRPr="00605ECD">
        <w:t xml:space="preserve">omún del </w:t>
      </w:r>
      <w:r w:rsidR="00733486">
        <w:t>S</w:t>
      </w:r>
      <w:r w:rsidRPr="00605ECD">
        <w:t>ur (Mercosur), la Comunidad Andina (CAN) y la Alianza del Pacífico.</w:t>
      </w:r>
      <w:r w:rsidR="00184CDE">
        <w:t xml:space="preserve"> </w:t>
      </w:r>
    </w:p>
    <w:p w14:paraId="67540818" w14:textId="77777777" w:rsidR="00D95A97" w:rsidRPr="00605ECD" w:rsidRDefault="00D95A97" w:rsidP="00605ECD">
      <w:pPr>
        <w:spacing w:line="240" w:lineRule="auto"/>
      </w:pPr>
    </w:p>
    <w:p w14:paraId="1DC761E7" w14:textId="77777777" w:rsidR="00D95A97" w:rsidRPr="00605ECD" w:rsidRDefault="00D95A97" w:rsidP="00605ECD">
      <w:pPr>
        <w:spacing w:line="240" w:lineRule="auto"/>
      </w:pPr>
      <w:r w:rsidRPr="00605ECD">
        <w:t xml:space="preserve">Algunas estrategias para la integración de un </w:t>
      </w:r>
      <w:r w:rsidRPr="00605ECD">
        <w:rPr>
          <w:b/>
        </w:rPr>
        <w:t>bloque económico</w:t>
      </w:r>
      <w:r w:rsidRPr="00605ECD">
        <w:t xml:space="preserve"> consiste</w:t>
      </w:r>
      <w:r w:rsidR="00414812">
        <w:t>n</w:t>
      </w:r>
      <w:r w:rsidRPr="00605ECD">
        <w:t xml:space="preserve"> en crear zonas de </w:t>
      </w:r>
      <w:r w:rsidRPr="00605ECD">
        <w:rPr>
          <w:b/>
        </w:rPr>
        <w:t>libre comercio</w:t>
      </w:r>
      <w:r w:rsidRPr="00605ECD">
        <w:t xml:space="preserve">, eliminar </w:t>
      </w:r>
      <w:r w:rsidRPr="00605ECD">
        <w:rPr>
          <w:b/>
        </w:rPr>
        <w:t>aranceles</w:t>
      </w:r>
      <w:r w:rsidRPr="00733486">
        <w:t>,</w:t>
      </w:r>
      <w:r w:rsidRPr="00605ECD">
        <w:t xml:space="preserve"> pactar preferencias comerciales, organizar la unión aduanera, el mercado común y el uso de una </w:t>
      </w:r>
      <w:r w:rsidRPr="00605ECD">
        <w:rPr>
          <w:b/>
        </w:rPr>
        <w:t>moneda única</w:t>
      </w:r>
      <w:r w:rsidRPr="00DC4439">
        <w:t xml:space="preserve">. </w:t>
      </w:r>
    </w:p>
    <w:p w14:paraId="0503A4F3" w14:textId="77777777" w:rsidR="00D95A97" w:rsidRPr="00605ECD" w:rsidRDefault="00D95A97" w:rsidP="00605ECD">
      <w:pPr>
        <w:spacing w:line="240" w:lineRule="auto"/>
      </w:pPr>
    </w:p>
    <w:p w14:paraId="77DBC36F" w14:textId="77777777" w:rsidR="00D95A97" w:rsidRPr="00605ECD" w:rsidRDefault="00D95A97" w:rsidP="00605ECD">
      <w:pPr>
        <w:spacing w:line="240" w:lineRule="auto"/>
      </w:pPr>
      <w:r w:rsidRPr="00605ECD">
        <w:t xml:space="preserve">Así como los miembros de un bloque económico abren sus fronteras para el comercio con sus aliados, también se protegen mutuamente de la competencia proveniente de otros bloques. Para ello establecen </w:t>
      </w:r>
      <w:r w:rsidRPr="00605ECD">
        <w:rPr>
          <w:b/>
        </w:rPr>
        <w:t>barreras</w:t>
      </w:r>
      <w:r w:rsidR="00733486" w:rsidRPr="00733486">
        <w:t>,</w:t>
      </w:r>
      <w:r w:rsidRPr="00605ECD">
        <w:t xml:space="preserve"> como las restricciones a las importaciones, las licencias, las cuotas, y exigencias sanitarias, sociales y ecológicas. Ello implica la intervención de los Estados para proteger a las empresas del bloque del cual forman parte.</w:t>
      </w:r>
      <w:r w:rsidR="00184CDE">
        <w:t xml:space="preserve"> </w:t>
      </w:r>
    </w:p>
    <w:p w14:paraId="44E56C44" w14:textId="77777777" w:rsidR="00D95A97" w:rsidRPr="00605ECD" w:rsidRDefault="00D95A97" w:rsidP="00605ECD">
      <w:pPr>
        <w:spacing w:line="240" w:lineRule="auto"/>
      </w:pPr>
    </w:p>
    <w:tbl>
      <w:tblPr>
        <w:tblStyle w:val="Tablaconcuadrcula"/>
        <w:tblW w:w="0" w:type="auto"/>
        <w:tblLayout w:type="fixed"/>
        <w:tblLook w:val="04A0" w:firstRow="1" w:lastRow="0" w:firstColumn="1" w:lastColumn="0" w:noHBand="0" w:noVBand="1"/>
      </w:tblPr>
      <w:tblGrid>
        <w:gridCol w:w="2376"/>
        <w:gridCol w:w="6678"/>
      </w:tblGrid>
      <w:tr w:rsidR="00605ECD" w:rsidRPr="00605ECD" w14:paraId="68C92BF6" w14:textId="77777777" w:rsidTr="00184CDE">
        <w:tc>
          <w:tcPr>
            <w:tcW w:w="9054" w:type="dxa"/>
            <w:gridSpan w:val="2"/>
            <w:shd w:val="clear" w:color="auto" w:fill="0D0D0D" w:themeFill="text1" w:themeFillTint="F2"/>
          </w:tcPr>
          <w:p w14:paraId="307738C2" w14:textId="77777777" w:rsidR="00D95A97" w:rsidRPr="00605ECD" w:rsidRDefault="00D95A97" w:rsidP="00605ECD">
            <w:pPr>
              <w:spacing w:line="240" w:lineRule="auto"/>
              <w:rPr>
                <w:b/>
              </w:rPr>
            </w:pPr>
            <w:commentRangeStart w:id="29"/>
            <w:r w:rsidRPr="00605ECD">
              <w:rPr>
                <w:b/>
              </w:rPr>
              <w:t>Imagen (fotografía, gráfica o ilustración)</w:t>
            </w:r>
            <w:commentRangeEnd w:id="29"/>
            <w:r w:rsidR="00414812">
              <w:rPr>
                <w:rStyle w:val="Refdecomentario"/>
                <w:lang w:val="es-CO"/>
              </w:rPr>
              <w:commentReference w:id="29"/>
            </w:r>
          </w:p>
        </w:tc>
      </w:tr>
      <w:tr w:rsidR="00605ECD" w:rsidRPr="00605ECD" w14:paraId="0A5C0749" w14:textId="77777777" w:rsidTr="00184CDE">
        <w:tc>
          <w:tcPr>
            <w:tcW w:w="2376" w:type="dxa"/>
          </w:tcPr>
          <w:p w14:paraId="08A87322" w14:textId="77777777" w:rsidR="00D95A97" w:rsidRPr="00605ECD" w:rsidRDefault="00D95A97" w:rsidP="00605ECD">
            <w:pPr>
              <w:spacing w:line="240" w:lineRule="auto"/>
              <w:rPr>
                <w:b/>
              </w:rPr>
            </w:pPr>
            <w:r w:rsidRPr="00605ECD">
              <w:rPr>
                <w:b/>
              </w:rPr>
              <w:t>Código</w:t>
            </w:r>
          </w:p>
        </w:tc>
        <w:tc>
          <w:tcPr>
            <w:tcW w:w="6678" w:type="dxa"/>
          </w:tcPr>
          <w:p w14:paraId="41558F02" w14:textId="77777777" w:rsidR="00D95A97" w:rsidRPr="00605ECD" w:rsidRDefault="0044317A" w:rsidP="00605ECD">
            <w:pPr>
              <w:spacing w:line="240" w:lineRule="auto"/>
              <w:rPr>
                <w:b/>
              </w:rPr>
            </w:pPr>
            <w:r>
              <w:t>CS_G10_07_IMG220</w:t>
            </w:r>
          </w:p>
        </w:tc>
      </w:tr>
      <w:tr w:rsidR="00605ECD" w:rsidRPr="00605ECD" w14:paraId="37B991F5" w14:textId="77777777" w:rsidTr="00184CDE">
        <w:tc>
          <w:tcPr>
            <w:tcW w:w="2376" w:type="dxa"/>
          </w:tcPr>
          <w:p w14:paraId="079040E8" w14:textId="77777777" w:rsidR="00D95A97" w:rsidRPr="00605ECD" w:rsidRDefault="00D95A97" w:rsidP="00605ECD">
            <w:pPr>
              <w:spacing w:line="240" w:lineRule="auto"/>
            </w:pPr>
            <w:r w:rsidRPr="00605ECD">
              <w:rPr>
                <w:b/>
              </w:rPr>
              <w:t>Descripción</w:t>
            </w:r>
          </w:p>
        </w:tc>
        <w:tc>
          <w:tcPr>
            <w:tcW w:w="6678" w:type="dxa"/>
          </w:tcPr>
          <w:p w14:paraId="4416BF66" w14:textId="77777777" w:rsidR="00D95A97" w:rsidRPr="00605ECD" w:rsidRDefault="00D95A97" w:rsidP="00605ECD">
            <w:pPr>
              <w:tabs>
                <w:tab w:val="left" w:pos="4815"/>
              </w:tabs>
              <w:spacing w:line="240" w:lineRule="auto"/>
              <w:rPr>
                <w:lang w:val="es-CO"/>
              </w:rPr>
            </w:pPr>
            <w:r w:rsidRPr="00605ECD">
              <w:rPr>
                <w:lang w:val="es-CO"/>
              </w:rPr>
              <w:t>Bandera de países del Nafta</w:t>
            </w:r>
          </w:p>
        </w:tc>
      </w:tr>
      <w:tr w:rsidR="00605ECD" w:rsidRPr="00605ECD" w14:paraId="15F13411" w14:textId="77777777" w:rsidTr="00184CDE">
        <w:tc>
          <w:tcPr>
            <w:tcW w:w="2376" w:type="dxa"/>
          </w:tcPr>
          <w:p w14:paraId="65213F0A" w14:textId="77777777" w:rsidR="00D95A97" w:rsidRPr="00605ECD" w:rsidRDefault="00D95A97" w:rsidP="00605ECD">
            <w:pPr>
              <w:spacing w:line="240" w:lineRule="auto"/>
            </w:pPr>
            <w:r w:rsidRPr="00605ECD">
              <w:rPr>
                <w:b/>
              </w:rPr>
              <w:t>Código Shutterstock (o URL o la ruta en AulaPlaneta)</w:t>
            </w:r>
          </w:p>
        </w:tc>
        <w:tc>
          <w:tcPr>
            <w:tcW w:w="6678" w:type="dxa"/>
          </w:tcPr>
          <w:p w14:paraId="477C5712" w14:textId="77777777" w:rsidR="00D95A97" w:rsidRPr="00605ECD" w:rsidRDefault="00D95A97" w:rsidP="00605ECD">
            <w:pPr>
              <w:spacing w:line="240" w:lineRule="auto"/>
            </w:pPr>
            <w:r w:rsidRPr="00605ECD">
              <w:rPr>
                <w:noProof/>
              </w:rPr>
              <w:drawing>
                <wp:inline distT="0" distB="0" distL="0" distR="0" wp14:anchorId="492EA83B" wp14:editId="1DF8AA24">
                  <wp:extent cx="1379178" cy="1043426"/>
                  <wp:effectExtent l="0" t="0" r="0" b="4445"/>
                  <wp:docPr id="24" name="Imagen 24" descr="North American Free Trade Agreement NAFTA members flags on gears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th American Free Trade Agreement NAFTA members flags on gears - stock pho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86669" cy="1049094"/>
                          </a:xfrm>
                          <a:prstGeom prst="rect">
                            <a:avLst/>
                          </a:prstGeom>
                          <a:noFill/>
                          <a:ln>
                            <a:noFill/>
                          </a:ln>
                        </pic:spPr>
                      </pic:pic>
                    </a:graphicData>
                  </a:graphic>
                </wp:inline>
              </w:drawing>
            </w:r>
          </w:p>
          <w:p w14:paraId="082531B9" w14:textId="77777777" w:rsidR="00D95A97" w:rsidRPr="00605ECD" w:rsidRDefault="00D95A97" w:rsidP="00605ECD">
            <w:pPr>
              <w:spacing w:line="240" w:lineRule="auto"/>
            </w:pPr>
            <w:r w:rsidRPr="00605ECD">
              <w:t>http://thumb1.shutterstock.com/display_pic_with_logo/1272607/198166430/stock-photo-north-american-free-trade-agreement-nafta-members-flags-on-gears-198166430.jpg</w:t>
            </w:r>
          </w:p>
        </w:tc>
      </w:tr>
      <w:tr w:rsidR="00D95A97" w:rsidRPr="00605ECD" w14:paraId="00D594D1" w14:textId="77777777" w:rsidTr="00184CDE">
        <w:tc>
          <w:tcPr>
            <w:tcW w:w="2376" w:type="dxa"/>
          </w:tcPr>
          <w:p w14:paraId="616729F2" w14:textId="77777777" w:rsidR="00D95A97" w:rsidRPr="00605ECD" w:rsidRDefault="00D95A97" w:rsidP="00605ECD">
            <w:pPr>
              <w:spacing w:line="240" w:lineRule="auto"/>
            </w:pPr>
            <w:r w:rsidRPr="00605ECD">
              <w:rPr>
                <w:b/>
              </w:rPr>
              <w:t>Pie de imagen</w:t>
            </w:r>
          </w:p>
        </w:tc>
        <w:tc>
          <w:tcPr>
            <w:tcW w:w="6678" w:type="dxa"/>
          </w:tcPr>
          <w:p w14:paraId="4DC1047A" w14:textId="77777777" w:rsidR="00D95A97" w:rsidRPr="00605ECD" w:rsidRDefault="00D95A97" w:rsidP="00605ECD">
            <w:pPr>
              <w:spacing w:line="240" w:lineRule="auto"/>
            </w:pPr>
            <w:r w:rsidRPr="00605ECD">
              <w:t xml:space="preserve">Los socios de un bloque económico no siempre participan de la alianza en igualdad de condiciones. Muchos casos evidencian que los tratados favorecen más a una de las partes interesadas. Las </w:t>
            </w:r>
            <w:r w:rsidRPr="00605ECD">
              <w:rPr>
                <w:b/>
              </w:rPr>
              <w:t>asimetrías</w:t>
            </w:r>
            <w:r w:rsidRPr="00605ECD">
              <w:t xml:space="preserve"> se deben a que el poder de negociación de algunos agentes económicos, en particular las empresas transnacionales, la banca mundial y los gobiernos donde dichas empresas tienen su sede, inclinan a su favor los acuerdos y ajustan las reglas a su </w:t>
            </w:r>
            <w:r w:rsidRPr="00605ECD">
              <w:lastRenderedPageBreak/>
              <w:t>conveniencia.</w:t>
            </w:r>
          </w:p>
        </w:tc>
      </w:tr>
    </w:tbl>
    <w:p w14:paraId="1CBAB6E6" w14:textId="77777777" w:rsidR="00D95A97" w:rsidRPr="00605ECD" w:rsidRDefault="00D95A97" w:rsidP="00605ECD">
      <w:pPr>
        <w:spacing w:line="240" w:lineRule="auto"/>
      </w:pPr>
    </w:p>
    <w:p w14:paraId="42074609" w14:textId="77777777" w:rsidR="00D95A97" w:rsidRPr="00605ECD" w:rsidRDefault="00D95A97" w:rsidP="00605ECD">
      <w:pPr>
        <w:spacing w:line="240" w:lineRule="auto"/>
      </w:pPr>
    </w:p>
    <w:tbl>
      <w:tblPr>
        <w:tblStyle w:val="Tablaconcuadrcula"/>
        <w:tblpPr w:leftFromText="141" w:rightFromText="141" w:vertAnchor="text" w:horzAnchor="margin" w:tblpY="-21"/>
        <w:tblW w:w="0" w:type="auto"/>
        <w:tblLook w:val="04A0" w:firstRow="1" w:lastRow="0" w:firstColumn="1" w:lastColumn="0" w:noHBand="0" w:noVBand="1"/>
      </w:tblPr>
      <w:tblGrid>
        <w:gridCol w:w="2518"/>
        <w:gridCol w:w="6515"/>
      </w:tblGrid>
      <w:tr w:rsidR="00605ECD" w:rsidRPr="00605ECD" w14:paraId="7A287CA3" w14:textId="77777777" w:rsidTr="00184CDE">
        <w:trPr>
          <w:trHeight w:val="315"/>
        </w:trPr>
        <w:tc>
          <w:tcPr>
            <w:tcW w:w="9033" w:type="dxa"/>
            <w:gridSpan w:val="2"/>
            <w:shd w:val="clear" w:color="auto" w:fill="0D0D0D" w:themeFill="text1" w:themeFillTint="F2"/>
          </w:tcPr>
          <w:p w14:paraId="2C169A41" w14:textId="77777777" w:rsidR="00D95A97" w:rsidRPr="00605ECD" w:rsidRDefault="00D95A97" w:rsidP="00605ECD">
            <w:pPr>
              <w:spacing w:line="240" w:lineRule="auto"/>
              <w:rPr>
                <w:b/>
              </w:rPr>
            </w:pPr>
            <w:commentRangeStart w:id="30"/>
            <w:r w:rsidRPr="00605ECD">
              <w:rPr>
                <w:b/>
              </w:rPr>
              <w:t>Imagen (fotografía, gráfica o ilustración)</w:t>
            </w:r>
            <w:commentRangeEnd w:id="30"/>
            <w:r w:rsidR="00414812">
              <w:rPr>
                <w:rStyle w:val="Refdecomentario"/>
                <w:lang w:val="es-CO"/>
              </w:rPr>
              <w:commentReference w:id="30"/>
            </w:r>
          </w:p>
        </w:tc>
      </w:tr>
      <w:tr w:rsidR="00605ECD" w:rsidRPr="00605ECD" w14:paraId="6AFFD823" w14:textId="77777777" w:rsidTr="00184CDE">
        <w:tc>
          <w:tcPr>
            <w:tcW w:w="2518" w:type="dxa"/>
          </w:tcPr>
          <w:p w14:paraId="7E426EEC" w14:textId="77777777" w:rsidR="00D95A97" w:rsidRPr="00605ECD" w:rsidRDefault="00D95A97" w:rsidP="00605ECD">
            <w:pPr>
              <w:spacing w:line="240" w:lineRule="auto"/>
              <w:rPr>
                <w:b/>
              </w:rPr>
            </w:pPr>
            <w:r w:rsidRPr="00605ECD">
              <w:rPr>
                <w:b/>
              </w:rPr>
              <w:t>Código</w:t>
            </w:r>
          </w:p>
        </w:tc>
        <w:tc>
          <w:tcPr>
            <w:tcW w:w="6515" w:type="dxa"/>
          </w:tcPr>
          <w:p w14:paraId="55A661B9" w14:textId="77777777" w:rsidR="00D95A97" w:rsidRPr="00605ECD" w:rsidRDefault="0044317A" w:rsidP="00605ECD">
            <w:pPr>
              <w:spacing w:line="240" w:lineRule="auto"/>
              <w:rPr>
                <w:b/>
              </w:rPr>
            </w:pPr>
            <w:r>
              <w:t>CS_G10_07_IMG230</w:t>
            </w:r>
          </w:p>
        </w:tc>
      </w:tr>
      <w:tr w:rsidR="00605ECD" w:rsidRPr="00605ECD" w14:paraId="35D1418D" w14:textId="77777777" w:rsidTr="00184CDE">
        <w:tc>
          <w:tcPr>
            <w:tcW w:w="2518" w:type="dxa"/>
          </w:tcPr>
          <w:p w14:paraId="7413A010" w14:textId="77777777" w:rsidR="00D95A97" w:rsidRPr="00605ECD" w:rsidRDefault="00D95A97" w:rsidP="00605ECD">
            <w:pPr>
              <w:spacing w:line="240" w:lineRule="auto"/>
            </w:pPr>
            <w:r w:rsidRPr="00605ECD">
              <w:rPr>
                <w:b/>
              </w:rPr>
              <w:t>Descripción</w:t>
            </w:r>
          </w:p>
        </w:tc>
        <w:tc>
          <w:tcPr>
            <w:tcW w:w="6515" w:type="dxa"/>
          </w:tcPr>
          <w:p w14:paraId="2FF06EA3" w14:textId="77777777" w:rsidR="00D95A97" w:rsidRPr="00605ECD" w:rsidRDefault="00D95A97" w:rsidP="00605ECD">
            <w:pPr>
              <w:spacing w:line="240" w:lineRule="auto"/>
              <w:rPr>
                <w:lang w:val="es-CO"/>
              </w:rPr>
            </w:pPr>
            <w:r w:rsidRPr="00605ECD">
              <w:rPr>
                <w:lang w:val="es-CO"/>
              </w:rPr>
              <w:t>Billetes de euros</w:t>
            </w:r>
          </w:p>
        </w:tc>
      </w:tr>
      <w:tr w:rsidR="00605ECD" w:rsidRPr="00605ECD" w14:paraId="462A4344" w14:textId="77777777" w:rsidTr="00184CDE">
        <w:tc>
          <w:tcPr>
            <w:tcW w:w="2518" w:type="dxa"/>
          </w:tcPr>
          <w:p w14:paraId="37CC8C00" w14:textId="77777777" w:rsidR="00D95A97" w:rsidRPr="00605ECD" w:rsidRDefault="00D95A97" w:rsidP="00605ECD">
            <w:pPr>
              <w:spacing w:line="240" w:lineRule="auto"/>
            </w:pPr>
            <w:r w:rsidRPr="00605ECD">
              <w:rPr>
                <w:b/>
              </w:rPr>
              <w:t>Código Shutterstock (o URL o la ruta en AulaPlaneta)</w:t>
            </w:r>
          </w:p>
        </w:tc>
        <w:tc>
          <w:tcPr>
            <w:tcW w:w="6515" w:type="dxa"/>
          </w:tcPr>
          <w:p w14:paraId="3D23A44E" w14:textId="77777777" w:rsidR="00D95A97" w:rsidRPr="00605ECD" w:rsidRDefault="00D95A97" w:rsidP="00605ECD">
            <w:pPr>
              <w:spacing w:line="240" w:lineRule="auto"/>
              <w:rPr>
                <w:lang w:val="es-CO"/>
              </w:rPr>
            </w:pPr>
            <w:r w:rsidRPr="00605ECD">
              <w:rPr>
                <w:noProof/>
              </w:rPr>
              <w:drawing>
                <wp:inline distT="0" distB="0" distL="0" distR="0" wp14:anchorId="67A3DE39" wp14:editId="149124EC">
                  <wp:extent cx="1381125" cy="982133"/>
                  <wp:effectExtent l="0" t="0" r="0" b="8890"/>
                  <wp:docPr id="5" name="Imagen 5" descr="http://thumb101.shutterstock.com/display_pic_with_logo/2369918/257167963/stock-photo-several-hundred-euro-banknotes-stacked-by-value-euro-money-concept-257167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2369918/257167963/stock-photo-several-hundred-euro-banknotes-stacked-by-value-euro-money-concept-25716796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94148" cy="991394"/>
                          </a:xfrm>
                          <a:prstGeom prst="rect">
                            <a:avLst/>
                          </a:prstGeom>
                          <a:noFill/>
                          <a:ln>
                            <a:noFill/>
                          </a:ln>
                        </pic:spPr>
                      </pic:pic>
                    </a:graphicData>
                  </a:graphic>
                </wp:inline>
              </w:drawing>
            </w:r>
          </w:p>
          <w:p w14:paraId="1B63290B" w14:textId="77777777" w:rsidR="00D95A97" w:rsidRPr="00605ECD" w:rsidRDefault="00D95A97" w:rsidP="00605ECD">
            <w:pPr>
              <w:spacing w:line="240" w:lineRule="auto"/>
            </w:pPr>
            <w:r w:rsidRPr="00605ECD">
              <w:t>Número de la imagen</w:t>
            </w:r>
            <w:r w:rsidR="00184CDE">
              <w:t xml:space="preserve"> </w:t>
            </w:r>
            <w:r w:rsidRPr="00605ECD">
              <w:t>257167963</w:t>
            </w:r>
          </w:p>
        </w:tc>
      </w:tr>
      <w:tr w:rsidR="00605ECD" w:rsidRPr="00605ECD" w14:paraId="73C9D619" w14:textId="77777777" w:rsidTr="00184CDE">
        <w:tc>
          <w:tcPr>
            <w:tcW w:w="2518" w:type="dxa"/>
          </w:tcPr>
          <w:p w14:paraId="5E63715A" w14:textId="77777777" w:rsidR="00D95A97" w:rsidRPr="00605ECD" w:rsidRDefault="00D95A97" w:rsidP="00605ECD">
            <w:pPr>
              <w:spacing w:line="240" w:lineRule="auto"/>
            </w:pPr>
            <w:r w:rsidRPr="00605ECD">
              <w:rPr>
                <w:b/>
              </w:rPr>
              <w:t>Pie de imagen</w:t>
            </w:r>
          </w:p>
        </w:tc>
        <w:tc>
          <w:tcPr>
            <w:tcW w:w="6515" w:type="dxa"/>
          </w:tcPr>
          <w:p w14:paraId="280067E2" w14:textId="77777777" w:rsidR="00D95A97" w:rsidRPr="00605ECD" w:rsidRDefault="00D95A97" w:rsidP="00605ECD">
            <w:pPr>
              <w:spacing w:line="240" w:lineRule="auto"/>
            </w:pPr>
            <w:r w:rsidRPr="00605ECD">
              <w:t>La creación de una moneda única para dos o más naciones es el resultado de un proceso de integración económica que favorece el intercambio comercial intensivo entre los mercados involucrados. Asimismo</w:t>
            </w:r>
            <w:r w:rsidR="00515474">
              <w:t>,</w:t>
            </w:r>
            <w:r w:rsidRPr="00605ECD">
              <w:t xml:space="preserve"> exige que sus economías compartan características comunes en cuanto a su política fiscal</w:t>
            </w:r>
            <w:r w:rsidRPr="00DC4439">
              <w:t xml:space="preserve">, </w:t>
            </w:r>
            <w:r w:rsidRPr="00605ECD">
              <w:t xml:space="preserve">deuda pública, tasa de inflación, tasa de interés, entre otras. </w:t>
            </w:r>
          </w:p>
          <w:p w14:paraId="329E08F1" w14:textId="77777777" w:rsidR="00D95A97" w:rsidRPr="00605ECD" w:rsidRDefault="00D95A97" w:rsidP="00515474">
            <w:pPr>
              <w:spacing w:line="240" w:lineRule="auto"/>
            </w:pPr>
            <w:r w:rsidRPr="00605ECD">
              <w:t xml:space="preserve">La </w:t>
            </w:r>
            <w:r w:rsidRPr="00605ECD">
              <w:rPr>
                <w:b/>
              </w:rPr>
              <w:t>Unión Europea</w:t>
            </w:r>
            <w:r w:rsidRPr="00605ECD">
              <w:t xml:space="preserve"> es el ejemplo de un proceso de integración económica de naciones que condujo a la creación del </w:t>
            </w:r>
            <w:r w:rsidRPr="00605ECD">
              <w:rPr>
                <w:b/>
              </w:rPr>
              <w:t>euro</w:t>
            </w:r>
            <w:r w:rsidRPr="00605ECD">
              <w:t xml:space="preserve"> como moneda única</w:t>
            </w:r>
            <w:r w:rsidRPr="00DC4439">
              <w:t xml:space="preserve">. </w:t>
            </w:r>
          </w:p>
        </w:tc>
      </w:tr>
    </w:tbl>
    <w:p w14:paraId="2127610A" w14:textId="77777777" w:rsidR="00D95A97" w:rsidRPr="00605ECD" w:rsidRDefault="00D95A97" w:rsidP="00605ECD">
      <w:pPr>
        <w:spacing w:line="240" w:lineRule="auto"/>
      </w:pPr>
    </w:p>
    <w:p w14:paraId="7EC27C18"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06296D85" w14:textId="77777777" w:rsidTr="00184CDE">
        <w:tc>
          <w:tcPr>
            <w:tcW w:w="8978" w:type="dxa"/>
            <w:gridSpan w:val="2"/>
            <w:shd w:val="clear" w:color="auto" w:fill="000000" w:themeFill="text1"/>
          </w:tcPr>
          <w:p w14:paraId="061F9F28" w14:textId="77777777" w:rsidR="00D95A97" w:rsidRPr="00605ECD" w:rsidRDefault="00D95A97" w:rsidP="00605ECD">
            <w:pPr>
              <w:spacing w:line="240" w:lineRule="auto"/>
              <w:jc w:val="center"/>
              <w:rPr>
                <w:b/>
              </w:rPr>
            </w:pPr>
            <w:commentRangeStart w:id="31"/>
            <w:r w:rsidRPr="00605ECD">
              <w:rPr>
                <w:b/>
              </w:rPr>
              <w:t>Recuerda</w:t>
            </w:r>
            <w:commentRangeEnd w:id="31"/>
            <w:r w:rsidR="00414812">
              <w:rPr>
                <w:rStyle w:val="Refdecomentario"/>
                <w:lang w:val="es-CO"/>
              </w:rPr>
              <w:commentReference w:id="31"/>
            </w:r>
          </w:p>
        </w:tc>
      </w:tr>
      <w:tr w:rsidR="00D95A97" w:rsidRPr="00605ECD" w14:paraId="173CC071" w14:textId="77777777" w:rsidTr="00184CDE">
        <w:tc>
          <w:tcPr>
            <w:tcW w:w="2518" w:type="dxa"/>
          </w:tcPr>
          <w:p w14:paraId="7E5B2C54" w14:textId="77777777" w:rsidR="00D95A97" w:rsidRPr="00605ECD" w:rsidRDefault="00D95A97" w:rsidP="00605ECD">
            <w:pPr>
              <w:spacing w:line="240" w:lineRule="auto"/>
              <w:rPr>
                <w:b/>
              </w:rPr>
            </w:pPr>
            <w:r w:rsidRPr="00605ECD">
              <w:rPr>
                <w:b/>
              </w:rPr>
              <w:t>Contenido</w:t>
            </w:r>
          </w:p>
        </w:tc>
        <w:tc>
          <w:tcPr>
            <w:tcW w:w="6460" w:type="dxa"/>
          </w:tcPr>
          <w:p w14:paraId="0AC08862" w14:textId="77777777" w:rsidR="00D95A97" w:rsidRPr="00605ECD" w:rsidRDefault="00D95A97" w:rsidP="00605ECD">
            <w:pPr>
              <w:spacing w:line="240" w:lineRule="auto"/>
            </w:pPr>
            <w:r w:rsidRPr="00605ECD">
              <w:t>Un aspecto que llama la atención de los procesos de integración entre economías es que las negociaciones entre gobiernos incluyen la liberación del flujo de materias primas, de mercancías, de servicios y de capitales; pero no ocurre lo mismo con los flujos migratorios.</w:t>
            </w:r>
            <w:r w:rsidR="00184CDE">
              <w:t xml:space="preserve"> </w:t>
            </w:r>
            <w:r w:rsidRPr="00605ECD">
              <w:t>Generalmente</w:t>
            </w:r>
            <w:r w:rsidR="00515474">
              <w:t>,</w:t>
            </w:r>
            <w:r w:rsidRPr="00605ECD">
              <w:t xml:space="preserve"> los acuerdos entre países no garantizan la libre movilidad de las personas a través de las fronteras en busca de las mejores oportunidades de trabajo. En otros casos, como el de la economía colombiana, las ventajas que se logran mediante los tratados no</w:t>
            </w:r>
            <w:r w:rsidR="00DC4439">
              <w:t xml:space="preserve"> siempre</w:t>
            </w:r>
            <w:r w:rsidRPr="00605ECD">
              <w:t xml:space="preserve"> son aprovechadas eficazmente por los empresarios nacionales.</w:t>
            </w:r>
          </w:p>
        </w:tc>
      </w:tr>
    </w:tbl>
    <w:p w14:paraId="10AF624E" w14:textId="77777777" w:rsidR="00D95A97" w:rsidRPr="00605ECD" w:rsidRDefault="00D95A97" w:rsidP="00605ECD">
      <w:pPr>
        <w:spacing w:line="240" w:lineRule="auto"/>
      </w:pPr>
    </w:p>
    <w:p w14:paraId="335B071B" w14:textId="77777777" w:rsidR="00D95A97" w:rsidRPr="00605ECD" w:rsidRDefault="00D95A97" w:rsidP="00605ECD">
      <w:pPr>
        <w:spacing w:line="240" w:lineRule="auto"/>
      </w:pPr>
    </w:p>
    <w:p w14:paraId="462C5633" w14:textId="77777777" w:rsidR="00D95A97" w:rsidRPr="00605ECD" w:rsidRDefault="00D95A97" w:rsidP="00605ECD">
      <w:pPr>
        <w:spacing w:line="240" w:lineRule="auto"/>
        <w:rPr>
          <w:b/>
        </w:rPr>
      </w:pPr>
      <w:r w:rsidRPr="00515474">
        <w:rPr>
          <w:b/>
        </w:rPr>
        <w:t>[SECCIÓN 2]</w:t>
      </w:r>
      <w:r w:rsidRPr="00605ECD">
        <w:t xml:space="preserve"> </w:t>
      </w:r>
      <w:r w:rsidRPr="00605ECD">
        <w:rPr>
          <w:b/>
        </w:rPr>
        <w:t xml:space="preserve">3.4 Las zonas de libre comercio </w:t>
      </w:r>
    </w:p>
    <w:p w14:paraId="2DF3AFA1" w14:textId="77777777" w:rsidR="00D95A97" w:rsidRPr="00605ECD" w:rsidRDefault="00D95A97" w:rsidP="00605ECD">
      <w:pPr>
        <w:spacing w:line="240" w:lineRule="auto"/>
        <w:rPr>
          <w:b/>
        </w:rPr>
      </w:pPr>
    </w:p>
    <w:p w14:paraId="78A589CD" w14:textId="77777777" w:rsidR="00D95A97" w:rsidRPr="00605ECD" w:rsidRDefault="00D95A97" w:rsidP="00605ECD">
      <w:pPr>
        <w:spacing w:line="240" w:lineRule="auto"/>
      </w:pPr>
      <w:r w:rsidRPr="00605ECD">
        <w:t xml:space="preserve">Un alto porcentaje de los acuerdos y de los </w:t>
      </w:r>
      <w:r w:rsidRPr="00605ECD">
        <w:rPr>
          <w:b/>
        </w:rPr>
        <w:t>tratados económicos</w:t>
      </w:r>
      <w:r w:rsidRPr="00605ECD">
        <w:t xml:space="preserve"> celebrados entre los países tienen como resultado la formación de zonas de libre comercio. En 2007</w:t>
      </w:r>
      <w:r w:rsidR="00515474">
        <w:t>,</w:t>
      </w:r>
      <w:r w:rsidRPr="00605ECD">
        <w:t xml:space="preserve"> la OMC estimó que había 300 </w:t>
      </w:r>
      <w:r w:rsidRPr="00605ECD">
        <w:rPr>
          <w:b/>
        </w:rPr>
        <w:t>acuerdos comerciales</w:t>
      </w:r>
      <w:r w:rsidRPr="00605ECD">
        <w:t xml:space="preserve"> en vigor entre </w:t>
      </w:r>
      <w:r w:rsidR="00414812">
        <w:t xml:space="preserve">diferentes </w:t>
      </w:r>
      <w:r w:rsidRPr="00605ECD">
        <w:t xml:space="preserve">países, </w:t>
      </w:r>
      <w:r w:rsidR="00414812">
        <w:t xml:space="preserve">de </w:t>
      </w:r>
      <w:r w:rsidRPr="00605ECD">
        <w:t>un total de 194 países que existen en el mundo</w:t>
      </w:r>
      <w:r w:rsidRPr="00DC4439">
        <w:t>.</w:t>
      </w:r>
    </w:p>
    <w:p w14:paraId="01A48745" w14:textId="77777777" w:rsidR="00D95A97" w:rsidRPr="00605ECD" w:rsidRDefault="00D95A97" w:rsidP="00605ECD">
      <w:pPr>
        <w:spacing w:line="240" w:lineRule="auto"/>
      </w:pPr>
    </w:p>
    <w:p w14:paraId="1FE6170B" w14:textId="77777777" w:rsidR="00D95A97" w:rsidRPr="00605ECD" w:rsidRDefault="00D95A97" w:rsidP="00605ECD">
      <w:pPr>
        <w:spacing w:line="240" w:lineRule="auto"/>
      </w:pPr>
      <w:r w:rsidRPr="00605ECD">
        <w:t xml:space="preserve">En consecuencia, los precios de los productos entre los países que acuerdan la </w:t>
      </w:r>
      <w:r w:rsidRPr="00605ECD">
        <w:rPr>
          <w:b/>
        </w:rPr>
        <w:t xml:space="preserve">liberación comercial </w:t>
      </w:r>
      <w:r w:rsidRPr="00605ECD">
        <w:t xml:space="preserve">serán los mismos para todos </w:t>
      </w:r>
      <w:r w:rsidR="00414812">
        <w:t>sus</w:t>
      </w:r>
      <w:r w:rsidRPr="00605ECD">
        <w:t xml:space="preserve"> integrantes</w:t>
      </w:r>
      <w:r w:rsidR="00414812">
        <w:t>.</w:t>
      </w:r>
      <w:r w:rsidRPr="00605ECD">
        <w:t xml:space="preserve"> De tal forma, un país no puede aumentar el precio de los bienes producidos en otro país que forma parte de la zona de libre comercio.</w:t>
      </w:r>
    </w:p>
    <w:p w14:paraId="590EC495" w14:textId="77777777" w:rsidR="00D95A97" w:rsidRPr="00605ECD" w:rsidRDefault="00D95A97" w:rsidP="00605ECD">
      <w:pPr>
        <w:spacing w:line="240" w:lineRule="auto"/>
        <w:rPr>
          <w:b/>
        </w:rPr>
      </w:pPr>
    </w:p>
    <w:tbl>
      <w:tblPr>
        <w:tblStyle w:val="Tablaconcuadrcula"/>
        <w:tblW w:w="0" w:type="auto"/>
        <w:tblLook w:val="04A0" w:firstRow="1" w:lastRow="0" w:firstColumn="1" w:lastColumn="0" w:noHBand="0" w:noVBand="1"/>
      </w:tblPr>
      <w:tblGrid>
        <w:gridCol w:w="2518"/>
        <w:gridCol w:w="6460"/>
      </w:tblGrid>
      <w:tr w:rsidR="00605ECD" w:rsidRPr="00605ECD" w14:paraId="3FC0BF8E" w14:textId="77777777" w:rsidTr="00184CDE">
        <w:tc>
          <w:tcPr>
            <w:tcW w:w="8978" w:type="dxa"/>
            <w:gridSpan w:val="2"/>
            <w:shd w:val="clear" w:color="auto" w:fill="000000" w:themeFill="text1"/>
          </w:tcPr>
          <w:p w14:paraId="26986754" w14:textId="77777777" w:rsidR="00D95A97" w:rsidRPr="00605ECD" w:rsidRDefault="00D95A97" w:rsidP="00605ECD">
            <w:pPr>
              <w:spacing w:line="240" w:lineRule="auto"/>
              <w:jc w:val="center"/>
              <w:rPr>
                <w:b/>
              </w:rPr>
            </w:pPr>
            <w:commentRangeStart w:id="32"/>
            <w:r w:rsidRPr="00605ECD">
              <w:rPr>
                <w:b/>
              </w:rPr>
              <w:t>Destacado</w:t>
            </w:r>
            <w:commentRangeEnd w:id="32"/>
            <w:r w:rsidR="00414812">
              <w:rPr>
                <w:rStyle w:val="Refdecomentario"/>
                <w:lang w:val="es-CO"/>
              </w:rPr>
              <w:commentReference w:id="32"/>
            </w:r>
          </w:p>
        </w:tc>
      </w:tr>
      <w:tr w:rsidR="00605ECD" w:rsidRPr="00605ECD" w14:paraId="08B96128" w14:textId="77777777" w:rsidTr="00184CDE">
        <w:tc>
          <w:tcPr>
            <w:tcW w:w="2518" w:type="dxa"/>
          </w:tcPr>
          <w:p w14:paraId="608193B5" w14:textId="77777777" w:rsidR="00D95A97" w:rsidRPr="00605ECD" w:rsidRDefault="00D95A97" w:rsidP="00605ECD">
            <w:pPr>
              <w:spacing w:line="240" w:lineRule="auto"/>
              <w:rPr>
                <w:b/>
              </w:rPr>
            </w:pPr>
            <w:r w:rsidRPr="00605ECD">
              <w:rPr>
                <w:b/>
              </w:rPr>
              <w:t>Título</w:t>
            </w:r>
          </w:p>
        </w:tc>
        <w:tc>
          <w:tcPr>
            <w:tcW w:w="6460" w:type="dxa"/>
          </w:tcPr>
          <w:p w14:paraId="660C80E3" w14:textId="77777777" w:rsidR="00D95A97" w:rsidRPr="00605ECD" w:rsidRDefault="00D95A97" w:rsidP="00605ECD">
            <w:pPr>
              <w:spacing w:line="240" w:lineRule="auto"/>
              <w:jc w:val="center"/>
            </w:pPr>
            <w:r w:rsidRPr="00605ECD">
              <w:t>Las zonas de libre comercio</w:t>
            </w:r>
          </w:p>
        </w:tc>
      </w:tr>
      <w:tr w:rsidR="00605ECD" w:rsidRPr="00605ECD" w14:paraId="3316EAD4" w14:textId="77777777" w:rsidTr="00184CDE">
        <w:tc>
          <w:tcPr>
            <w:tcW w:w="2518" w:type="dxa"/>
          </w:tcPr>
          <w:p w14:paraId="4AD0E318" w14:textId="77777777" w:rsidR="00D95A97" w:rsidRPr="00605ECD" w:rsidRDefault="00D95A97" w:rsidP="00605ECD">
            <w:pPr>
              <w:spacing w:line="240" w:lineRule="auto"/>
            </w:pPr>
            <w:r w:rsidRPr="00605ECD">
              <w:rPr>
                <w:b/>
              </w:rPr>
              <w:t>Contenido</w:t>
            </w:r>
          </w:p>
        </w:tc>
        <w:tc>
          <w:tcPr>
            <w:tcW w:w="6460" w:type="dxa"/>
          </w:tcPr>
          <w:p w14:paraId="4AA4E5F6" w14:textId="77777777" w:rsidR="00D95A97" w:rsidRPr="00605ECD" w:rsidRDefault="00605ECD" w:rsidP="00CD0852">
            <w:pPr>
              <w:spacing w:line="240" w:lineRule="auto"/>
            </w:pPr>
            <w:r>
              <w:t>En l</w:t>
            </w:r>
            <w:r w:rsidR="00D95A97" w:rsidRPr="00605ECD">
              <w:t xml:space="preserve">as zonas de libre comercio, también denominadas de libre cambio, </w:t>
            </w:r>
            <w:r>
              <w:t>se eliminan</w:t>
            </w:r>
            <w:r w:rsidR="00D95A97" w:rsidRPr="00605ECD">
              <w:t xml:space="preserve"> todas las barreras al comercio entre individuos y empresas en los territorios de los países firmantes del acuerdo. Al comerciar en dichas zonas se exime el pago de impuestos aduaneros, también </w:t>
            </w:r>
            <w:r w:rsidR="00CD0852">
              <w:t>llamados</w:t>
            </w:r>
            <w:r w:rsidR="00D95A97" w:rsidRPr="00605ECD">
              <w:t xml:space="preserve"> aranceles. De esta forma, los actores económicos de las partes involucradas consiguen autonomía para comprar y vender sin la intervención ni el control de la autoridad gubernamental.</w:t>
            </w:r>
          </w:p>
        </w:tc>
      </w:tr>
    </w:tbl>
    <w:p w14:paraId="113BA667" w14:textId="77777777" w:rsidR="00D95A97" w:rsidRPr="00605ECD" w:rsidRDefault="00D95A97" w:rsidP="00605ECD">
      <w:pPr>
        <w:spacing w:line="240" w:lineRule="auto"/>
        <w:rPr>
          <w:b/>
        </w:rPr>
      </w:pPr>
    </w:p>
    <w:p w14:paraId="386B79A9" w14:textId="77777777" w:rsidR="00D95A97" w:rsidRPr="00605ECD" w:rsidRDefault="00D95A97" w:rsidP="00605ECD">
      <w:pPr>
        <w:spacing w:line="240" w:lineRule="auto"/>
        <w:rPr>
          <w:b/>
        </w:rPr>
      </w:pPr>
    </w:p>
    <w:p w14:paraId="0E2723BC" w14:textId="77777777" w:rsidR="00D95A97" w:rsidRPr="00605ECD" w:rsidRDefault="00D95A97" w:rsidP="00605ECD">
      <w:pPr>
        <w:spacing w:line="240" w:lineRule="auto"/>
        <w:rPr>
          <w:b/>
        </w:rPr>
      </w:pPr>
    </w:p>
    <w:tbl>
      <w:tblPr>
        <w:tblStyle w:val="Tablaconcuadrcula"/>
        <w:tblW w:w="0" w:type="auto"/>
        <w:tblLook w:val="04A0" w:firstRow="1" w:lastRow="0" w:firstColumn="1" w:lastColumn="0" w:noHBand="0" w:noVBand="1"/>
      </w:tblPr>
      <w:tblGrid>
        <w:gridCol w:w="2518"/>
        <w:gridCol w:w="6515"/>
      </w:tblGrid>
      <w:tr w:rsidR="00605ECD" w:rsidRPr="00605ECD" w14:paraId="2B18FFCC" w14:textId="77777777" w:rsidTr="00184CDE">
        <w:tc>
          <w:tcPr>
            <w:tcW w:w="9033" w:type="dxa"/>
            <w:gridSpan w:val="2"/>
            <w:shd w:val="clear" w:color="auto" w:fill="0D0D0D" w:themeFill="text1" w:themeFillTint="F2"/>
          </w:tcPr>
          <w:p w14:paraId="0E92A6E3" w14:textId="77777777" w:rsidR="00D95A97" w:rsidRPr="00605ECD" w:rsidRDefault="00D95A97" w:rsidP="00605ECD">
            <w:pPr>
              <w:spacing w:line="240" w:lineRule="auto"/>
              <w:rPr>
                <w:b/>
              </w:rPr>
            </w:pPr>
            <w:r w:rsidRPr="00605ECD">
              <w:rPr>
                <w:b/>
              </w:rPr>
              <w:t>Imagen (fotografía, gráfica o ilustración)</w:t>
            </w:r>
          </w:p>
        </w:tc>
      </w:tr>
      <w:tr w:rsidR="00605ECD" w:rsidRPr="00605ECD" w14:paraId="5D7FF0C1" w14:textId="77777777" w:rsidTr="00184CDE">
        <w:tc>
          <w:tcPr>
            <w:tcW w:w="2518" w:type="dxa"/>
          </w:tcPr>
          <w:p w14:paraId="791A0AD3" w14:textId="77777777" w:rsidR="00D95A97" w:rsidRPr="00605ECD" w:rsidRDefault="00D95A97" w:rsidP="00605ECD">
            <w:pPr>
              <w:spacing w:line="240" w:lineRule="auto"/>
              <w:rPr>
                <w:b/>
              </w:rPr>
            </w:pPr>
            <w:r w:rsidRPr="00605ECD">
              <w:rPr>
                <w:b/>
              </w:rPr>
              <w:t>Código</w:t>
            </w:r>
          </w:p>
        </w:tc>
        <w:tc>
          <w:tcPr>
            <w:tcW w:w="6515" w:type="dxa"/>
          </w:tcPr>
          <w:p w14:paraId="771E390F" w14:textId="77777777" w:rsidR="00D95A97" w:rsidRPr="00605ECD" w:rsidRDefault="0044317A" w:rsidP="00605ECD">
            <w:pPr>
              <w:spacing w:line="240" w:lineRule="auto"/>
              <w:rPr>
                <w:b/>
              </w:rPr>
            </w:pPr>
            <w:r>
              <w:t>CS_G10_07_IMG240</w:t>
            </w:r>
          </w:p>
        </w:tc>
      </w:tr>
      <w:tr w:rsidR="00605ECD" w:rsidRPr="00605ECD" w14:paraId="5D3A9A35" w14:textId="77777777" w:rsidTr="00184CDE">
        <w:tc>
          <w:tcPr>
            <w:tcW w:w="2518" w:type="dxa"/>
          </w:tcPr>
          <w:p w14:paraId="10440325" w14:textId="77777777" w:rsidR="00D95A97" w:rsidRPr="00605ECD" w:rsidRDefault="00D95A97" w:rsidP="00605ECD">
            <w:pPr>
              <w:spacing w:line="240" w:lineRule="auto"/>
            </w:pPr>
            <w:r w:rsidRPr="00605ECD">
              <w:rPr>
                <w:b/>
              </w:rPr>
              <w:t>Descripción</w:t>
            </w:r>
          </w:p>
        </w:tc>
        <w:tc>
          <w:tcPr>
            <w:tcW w:w="6515" w:type="dxa"/>
          </w:tcPr>
          <w:p w14:paraId="1C394C8E" w14:textId="77777777" w:rsidR="00D95A97" w:rsidRPr="00605ECD" w:rsidRDefault="00D95A97" w:rsidP="00605ECD">
            <w:pPr>
              <w:spacing w:line="240" w:lineRule="auto"/>
              <w:rPr>
                <w:lang w:val="es-CO"/>
              </w:rPr>
            </w:pPr>
            <w:r w:rsidRPr="00605ECD">
              <w:rPr>
                <w:lang w:val="es-CO"/>
              </w:rPr>
              <w:t xml:space="preserve">Imagen del </w:t>
            </w:r>
            <w:r w:rsidRPr="00605ECD">
              <w:t>Acuerdo Transatlántico para el Comercio y la Inversión</w:t>
            </w:r>
          </w:p>
        </w:tc>
      </w:tr>
      <w:tr w:rsidR="00605ECD" w:rsidRPr="00605ECD" w14:paraId="50546842" w14:textId="77777777" w:rsidTr="00184CDE">
        <w:tc>
          <w:tcPr>
            <w:tcW w:w="2518" w:type="dxa"/>
          </w:tcPr>
          <w:p w14:paraId="2C3ACD0E" w14:textId="77777777" w:rsidR="00D95A97" w:rsidRPr="00605ECD" w:rsidRDefault="00D95A97" w:rsidP="00605ECD">
            <w:pPr>
              <w:spacing w:line="240" w:lineRule="auto"/>
            </w:pPr>
            <w:r w:rsidRPr="00605ECD">
              <w:rPr>
                <w:b/>
              </w:rPr>
              <w:t>Código Shutterstock (o URL o la ruta en AulaPlaneta)</w:t>
            </w:r>
          </w:p>
        </w:tc>
        <w:tc>
          <w:tcPr>
            <w:tcW w:w="6515" w:type="dxa"/>
          </w:tcPr>
          <w:p w14:paraId="66D957D8" w14:textId="77777777" w:rsidR="00D95A97" w:rsidRPr="00605ECD" w:rsidRDefault="00D95A97" w:rsidP="00605ECD">
            <w:pPr>
              <w:spacing w:line="240" w:lineRule="auto"/>
              <w:rPr>
                <w:lang w:val="es-CO"/>
              </w:rPr>
            </w:pPr>
            <w:r w:rsidRPr="00605ECD">
              <w:rPr>
                <w:noProof/>
              </w:rPr>
              <w:drawing>
                <wp:inline distT="0" distB="0" distL="0" distR="0" wp14:anchorId="1F424103" wp14:editId="4BC4CA4F">
                  <wp:extent cx="1057275" cy="892810"/>
                  <wp:effectExtent l="0" t="0" r="9525" b="2540"/>
                  <wp:docPr id="10" name="Imagen 10" descr="http://thumb9.shutterstock.com/display_pic_with_logo/2841634/273428486/stock-photo-ttip-american-and-european-flag-in-front-of-a-map-of-europe-273428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841634/273428486/stock-photo-ttip-american-and-european-flag-in-front-of-a-map-of-europe-27342848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59444" cy="894642"/>
                          </a:xfrm>
                          <a:prstGeom prst="rect">
                            <a:avLst/>
                          </a:prstGeom>
                          <a:noFill/>
                          <a:ln>
                            <a:noFill/>
                          </a:ln>
                        </pic:spPr>
                      </pic:pic>
                    </a:graphicData>
                  </a:graphic>
                </wp:inline>
              </w:drawing>
            </w:r>
          </w:p>
          <w:p w14:paraId="3B0BD76E" w14:textId="77777777" w:rsidR="00D95A97" w:rsidRPr="00605ECD" w:rsidRDefault="00D95A97" w:rsidP="00605ECD">
            <w:pPr>
              <w:spacing w:line="240" w:lineRule="auto"/>
            </w:pPr>
            <w:r w:rsidRPr="00605ECD">
              <w:t>Número de la imagen</w:t>
            </w:r>
            <w:r w:rsidR="00184CDE">
              <w:t xml:space="preserve"> </w:t>
            </w:r>
            <w:r w:rsidRPr="00605ECD">
              <w:t>273428486</w:t>
            </w:r>
          </w:p>
        </w:tc>
      </w:tr>
      <w:tr w:rsidR="00605ECD" w:rsidRPr="00605ECD" w14:paraId="7CEEE07C" w14:textId="77777777" w:rsidTr="00184CDE">
        <w:tc>
          <w:tcPr>
            <w:tcW w:w="2518" w:type="dxa"/>
          </w:tcPr>
          <w:p w14:paraId="513088E3" w14:textId="77777777" w:rsidR="00D95A97" w:rsidRPr="00605ECD" w:rsidRDefault="00D95A97" w:rsidP="00605ECD">
            <w:pPr>
              <w:spacing w:line="240" w:lineRule="auto"/>
            </w:pPr>
            <w:r w:rsidRPr="00605ECD">
              <w:rPr>
                <w:b/>
              </w:rPr>
              <w:t>Pie de imagen</w:t>
            </w:r>
          </w:p>
        </w:tc>
        <w:tc>
          <w:tcPr>
            <w:tcW w:w="6515" w:type="dxa"/>
          </w:tcPr>
          <w:p w14:paraId="4E004F4B" w14:textId="77777777" w:rsidR="00D95A97" w:rsidRPr="00605ECD" w:rsidRDefault="00D95A97" w:rsidP="00515474">
            <w:pPr>
              <w:spacing w:line="240" w:lineRule="auto"/>
            </w:pPr>
            <w:r w:rsidRPr="00605ECD">
              <w:t xml:space="preserve">El </w:t>
            </w:r>
            <w:r w:rsidRPr="00605ECD">
              <w:rPr>
                <w:b/>
              </w:rPr>
              <w:t>Acuerdo Transatlántico para el Comercio y la Inversión</w:t>
            </w:r>
            <w:r w:rsidRPr="00605ECD">
              <w:t xml:space="preserve"> es un tratado que se está negociando entre los </w:t>
            </w:r>
            <w:r w:rsidRPr="00605ECD">
              <w:rPr>
                <w:b/>
              </w:rPr>
              <w:t>Estados Unidos</w:t>
            </w:r>
            <w:r w:rsidRPr="00605ECD">
              <w:t xml:space="preserve"> y la </w:t>
            </w:r>
            <w:r w:rsidRPr="00605ECD">
              <w:rPr>
                <w:b/>
              </w:rPr>
              <w:t>Unión Europea</w:t>
            </w:r>
            <w:r w:rsidR="00515474" w:rsidRPr="00515474">
              <w:t>,</w:t>
            </w:r>
            <w:r w:rsidRPr="00605ECD">
              <w:t xml:space="preserve"> y que de concretarse </w:t>
            </w:r>
            <w:r w:rsidR="00515474">
              <w:t xml:space="preserve">crearía </w:t>
            </w:r>
            <w:r w:rsidRPr="00605ECD">
              <w:t>la mayor zona de libre comercio del mundo. Estados Unidos y la Unión Europea suman cerca del 60</w:t>
            </w:r>
            <w:r w:rsidR="00515474">
              <w:t xml:space="preserve"> </w:t>
            </w:r>
            <w:r w:rsidRPr="00605ECD">
              <w:t>% del PIB mundial, un tercio del comercio internacional de bienes y servicios y 800 millones de consumidores. El objetivo planteado incluye</w:t>
            </w:r>
            <w:r w:rsidR="00515474">
              <w:t>,</w:t>
            </w:r>
            <w:r w:rsidRPr="00605ECD">
              <w:t xml:space="preserve"> además</w:t>
            </w:r>
            <w:r w:rsidR="00515474">
              <w:t>,</w:t>
            </w:r>
            <w:r w:rsidRPr="00605ECD">
              <w:t xml:space="preserve"> otros objetivos</w:t>
            </w:r>
            <w:r w:rsidR="00CD0852">
              <w:t>,</w:t>
            </w:r>
            <w:r w:rsidRPr="00605ECD">
              <w:t xml:space="preserve"> como armonizar leyes, controles y exigencias administrativas. </w:t>
            </w:r>
          </w:p>
        </w:tc>
      </w:tr>
    </w:tbl>
    <w:p w14:paraId="7326F8FE" w14:textId="77777777" w:rsidR="00D95A97" w:rsidRPr="00605ECD" w:rsidRDefault="00D95A97" w:rsidP="00605ECD">
      <w:pPr>
        <w:spacing w:line="240" w:lineRule="auto"/>
      </w:pPr>
    </w:p>
    <w:p w14:paraId="392B2388" w14:textId="77777777" w:rsidR="00D95A97" w:rsidRPr="00605ECD" w:rsidRDefault="00D95A97" w:rsidP="00605ECD">
      <w:pPr>
        <w:spacing w:line="240" w:lineRule="auto"/>
      </w:pPr>
    </w:p>
    <w:p w14:paraId="46FEEA9A" w14:textId="77777777" w:rsidR="00D95A97" w:rsidRPr="00605ECD" w:rsidRDefault="00D95A97" w:rsidP="00605ECD">
      <w:pPr>
        <w:spacing w:line="240" w:lineRule="auto"/>
      </w:pPr>
      <w:r w:rsidRPr="00605ECD">
        <w:t xml:space="preserve">Los procesos de </w:t>
      </w:r>
      <w:r w:rsidRPr="00605ECD">
        <w:rPr>
          <w:b/>
        </w:rPr>
        <w:t>integración económica</w:t>
      </w:r>
      <w:r w:rsidRPr="00605ECD">
        <w:t xml:space="preserve"> mediante zonas de libre comercio no incluyen la cesión de soberanía y tampoco contemplan disposiciones sobre el trato a terceros Estados. </w:t>
      </w:r>
      <w:r w:rsidR="00CD0852">
        <w:t>Es</w:t>
      </w:r>
      <w:r w:rsidRPr="00605ECD">
        <w:t xml:space="preserve"> una </w:t>
      </w:r>
      <w:r w:rsidR="00CD0852">
        <w:t xml:space="preserve">manera </w:t>
      </w:r>
      <w:r w:rsidRPr="00605ECD">
        <w:t xml:space="preserve">limitada de integración comercial, en la medida </w:t>
      </w:r>
      <w:r w:rsidRPr="00605ECD">
        <w:lastRenderedPageBreak/>
        <w:t>en que los acuerdos no se negocian con la intención de que evolucionen gradualmente hacia formas de integración más estrechas entre los países.</w:t>
      </w:r>
    </w:p>
    <w:p w14:paraId="3C7AF9C0" w14:textId="77777777" w:rsidR="00D95A97" w:rsidRPr="00605ECD" w:rsidRDefault="00D95A97" w:rsidP="00605ECD">
      <w:pPr>
        <w:spacing w:line="240" w:lineRule="auto"/>
      </w:pPr>
    </w:p>
    <w:p w14:paraId="54CC127D" w14:textId="77777777" w:rsidR="00D95A97" w:rsidRPr="00605ECD" w:rsidRDefault="00D95A97" w:rsidP="00605ECD">
      <w:pPr>
        <w:spacing w:line="240" w:lineRule="auto"/>
      </w:pPr>
      <w:r w:rsidRPr="00605ECD">
        <w:t xml:space="preserve">En la actualidad, los economistas debaten </w:t>
      </w:r>
      <w:r w:rsidR="00C45A2C">
        <w:t xml:space="preserve">acerca de </w:t>
      </w:r>
      <w:r w:rsidRPr="00605ECD">
        <w:t xml:space="preserve">la conveniencia del libre comercio para las naciones económicamente menos fuertes. Se señala que la liberación total del comercio destruye la </w:t>
      </w:r>
      <w:r w:rsidRPr="00605ECD">
        <w:rPr>
          <w:b/>
        </w:rPr>
        <w:t>industria local</w:t>
      </w:r>
      <w:r w:rsidRPr="00605ECD">
        <w:t xml:space="preserve"> de los países. Además se le critica que al desproteger la </w:t>
      </w:r>
      <w:r w:rsidRPr="00605ECD">
        <w:rPr>
          <w:b/>
        </w:rPr>
        <w:t>producción nacional</w:t>
      </w:r>
      <w:r w:rsidRPr="00C45A2C">
        <w:t>,</w:t>
      </w:r>
      <w:r w:rsidRPr="00605ECD">
        <w:t xml:space="preserve"> los empresarios son conducidos a una competencia intensiva y casi siempre se ven obligados a reducir los salarios de los trabajadores para poder participar en el juego económico con precios similares de las empresas extranjeras.</w:t>
      </w:r>
    </w:p>
    <w:p w14:paraId="33EE3A26" w14:textId="77777777" w:rsidR="00D95A97" w:rsidRPr="00605ECD" w:rsidRDefault="00D95A97" w:rsidP="00605ECD">
      <w:pPr>
        <w:spacing w:line="240" w:lineRule="auto"/>
      </w:pPr>
      <w:r w:rsidRPr="00605ECD">
        <w:t xml:space="preserve"> </w:t>
      </w:r>
    </w:p>
    <w:p w14:paraId="55399D7E" w14:textId="77777777" w:rsidR="00D95A97" w:rsidRPr="00605ECD" w:rsidRDefault="00D95A97" w:rsidP="00605ECD">
      <w:pPr>
        <w:spacing w:line="240" w:lineRule="auto"/>
      </w:pPr>
      <w:r w:rsidRPr="00605ECD">
        <w:t>Otra crítica común es que los países más fuertes económicamente tienden a presionar a los países más débiles para que abran sus mercados, a la vez que se oponen a importar merca</w:t>
      </w:r>
      <w:r w:rsidR="00DC4439">
        <w:t>ncías procedentes de dichos paí</w:t>
      </w:r>
      <w:r w:rsidRPr="00605ECD">
        <w:t>ses</w:t>
      </w:r>
      <w:r w:rsidRPr="00DC4439">
        <w:t xml:space="preserve">. </w:t>
      </w:r>
    </w:p>
    <w:p w14:paraId="1E5BD4E0"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27DC976B" w14:textId="77777777" w:rsidTr="00184CDE">
        <w:tc>
          <w:tcPr>
            <w:tcW w:w="9033" w:type="dxa"/>
            <w:gridSpan w:val="2"/>
            <w:shd w:val="clear" w:color="auto" w:fill="0D0D0D" w:themeFill="text1" w:themeFillTint="F2"/>
          </w:tcPr>
          <w:p w14:paraId="440250A5" w14:textId="77777777" w:rsidR="00D95A97" w:rsidRPr="00605ECD" w:rsidRDefault="00D95A97" w:rsidP="00605ECD">
            <w:pPr>
              <w:spacing w:line="240" w:lineRule="auto"/>
              <w:rPr>
                <w:b/>
              </w:rPr>
            </w:pPr>
            <w:commentRangeStart w:id="33"/>
            <w:r w:rsidRPr="00605ECD">
              <w:rPr>
                <w:b/>
              </w:rPr>
              <w:t>Imagen (fotografía, gráfica o ilustración)</w:t>
            </w:r>
            <w:commentRangeEnd w:id="33"/>
            <w:r w:rsidR="00CD0852">
              <w:rPr>
                <w:rStyle w:val="Refdecomentario"/>
                <w:lang w:val="es-CO"/>
              </w:rPr>
              <w:commentReference w:id="33"/>
            </w:r>
          </w:p>
        </w:tc>
      </w:tr>
      <w:tr w:rsidR="00605ECD" w:rsidRPr="00605ECD" w14:paraId="3B18FD0D" w14:textId="77777777" w:rsidTr="00184CDE">
        <w:tc>
          <w:tcPr>
            <w:tcW w:w="2518" w:type="dxa"/>
          </w:tcPr>
          <w:p w14:paraId="54A9B6AA" w14:textId="77777777" w:rsidR="00D95A97" w:rsidRPr="00605ECD" w:rsidRDefault="00D95A97" w:rsidP="00605ECD">
            <w:pPr>
              <w:spacing w:line="240" w:lineRule="auto"/>
              <w:rPr>
                <w:b/>
              </w:rPr>
            </w:pPr>
            <w:r w:rsidRPr="00605ECD">
              <w:rPr>
                <w:b/>
              </w:rPr>
              <w:t>Código</w:t>
            </w:r>
          </w:p>
        </w:tc>
        <w:tc>
          <w:tcPr>
            <w:tcW w:w="6515" w:type="dxa"/>
          </w:tcPr>
          <w:p w14:paraId="0DD18CF3" w14:textId="77777777" w:rsidR="00D95A97" w:rsidRPr="00605ECD" w:rsidRDefault="0044317A" w:rsidP="00605ECD">
            <w:pPr>
              <w:spacing w:line="240" w:lineRule="auto"/>
              <w:rPr>
                <w:b/>
              </w:rPr>
            </w:pPr>
            <w:r>
              <w:t>CS_G10_07_IMG250</w:t>
            </w:r>
          </w:p>
        </w:tc>
      </w:tr>
      <w:tr w:rsidR="00605ECD" w:rsidRPr="00605ECD" w14:paraId="77F9AD4A" w14:textId="77777777" w:rsidTr="00184CDE">
        <w:tc>
          <w:tcPr>
            <w:tcW w:w="2518" w:type="dxa"/>
          </w:tcPr>
          <w:p w14:paraId="48B0AD18" w14:textId="77777777" w:rsidR="00D95A97" w:rsidRPr="00605ECD" w:rsidRDefault="00D95A97" w:rsidP="00605ECD">
            <w:pPr>
              <w:spacing w:line="240" w:lineRule="auto"/>
            </w:pPr>
            <w:r w:rsidRPr="00605ECD">
              <w:rPr>
                <w:b/>
              </w:rPr>
              <w:t>Descripción</w:t>
            </w:r>
          </w:p>
        </w:tc>
        <w:tc>
          <w:tcPr>
            <w:tcW w:w="6515" w:type="dxa"/>
          </w:tcPr>
          <w:p w14:paraId="3CED5599" w14:textId="77777777" w:rsidR="00D95A97" w:rsidRPr="00605ECD" w:rsidRDefault="00D95A97" w:rsidP="00605ECD">
            <w:pPr>
              <w:spacing w:line="240" w:lineRule="auto"/>
              <w:rPr>
                <w:lang w:val="es-CO"/>
              </w:rPr>
            </w:pPr>
            <w:r w:rsidRPr="00605ECD">
              <w:rPr>
                <w:lang w:val="es-CO"/>
              </w:rPr>
              <w:t xml:space="preserve">Vista de un puerto moderno en Singapur </w:t>
            </w:r>
          </w:p>
        </w:tc>
      </w:tr>
      <w:tr w:rsidR="00605ECD" w:rsidRPr="00605ECD" w14:paraId="06875BC0" w14:textId="77777777" w:rsidTr="00184CDE">
        <w:tc>
          <w:tcPr>
            <w:tcW w:w="2518" w:type="dxa"/>
          </w:tcPr>
          <w:p w14:paraId="4079E080" w14:textId="77777777" w:rsidR="00D95A97" w:rsidRPr="00605ECD" w:rsidRDefault="00D95A97" w:rsidP="00605ECD">
            <w:pPr>
              <w:spacing w:line="240" w:lineRule="auto"/>
            </w:pPr>
            <w:r w:rsidRPr="00605ECD">
              <w:rPr>
                <w:b/>
              </w:rPr>
              <w:t>Código Shutterstock (o URL o la ruta en AulaPlaneta)</w:t>
            </w:r>
          </w:p>
        </w:tc>
        <w:tc>
          <w:tcPr>
            <w:tcW w:w="6515" w:type="dxa"/>
          </w:tcPr>
          <w:p w14:paraId="1EA668A4" w14:textId="77777777" w:rsidR="00D95A97" w:rsidRPr="00605ECD" w:rsidRDefault="00D95A97" w:rsidP="00605ECD">
            <w:pPr>
              <w:spacing w:line="240" w:lineRule="auto"/>
              <w:rPr>
                <w:lang w:val="es-CO"/>
              </w:rPr>
            </w:pPr>
            <w:r w:rsidRPr="00605ECD">
              <w:rPr>
                <w:noProof/>
              </w:rPr>
              <w:drawing>
                <wp:inline distT="0" distB="0" distL="0" distR="0" wp14:anchorId="579217B5" wp14:editId="1AA460E2">
                  <wp:extent cx="1114425" cy="790004"/>
                  <wp:effectExtent l="0" t="0" r="0" b="0"/>
                  <wp:docPr id="12" name="Imagen 12" descr="http://thumb7.shutterstock.com/display_pic_with_logo/221086/240211489/stock-photo-singapore-january-view-of-modern-and-busy-singapore-tanjong-pagar-psa-ports-serving-cargo-2402114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221086/240211489/stock-photo-singapore-january-view-of-modern-and-busy-singapore-tanjong-pagar-psa-ports-serving-cargo-240211489.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17080" cy="791886"/>
                          </a:xfrm>
                          <a:prstGeom prst="rect">
                            <a:avLst/>
                          </a:prstGeom>
                          <a:noFill/>
                          <a:ln>
                            <a:noFill/>
                          </a:ln>
                        </pic:spPr>
                      </pic:pic>
                    </a:graphicData>
                  </a:graphic>
                </wp:inline>
              </w:drawing>
            </w:r>
          </w:p>
          <w:p w14:paraId="710922C2" w14:textId="77777777" w:rsidR="00D95A97" w:rsidRPr="00605ECD" w:rsidRDefault="00D95A97" w:rsidP="00605ECD">
            <w:pPr>
              <w:spacing w:line="240" w:lineRule="auto"/>
            </w:pPr>
            <w:r w:rsidRPr="00605ECD">
              <w:t>Número de la imagen</w:t>
            </w:r>
            <w:r w:rsidR="00184CDE">
              <w:t xml:space="preserve"> </w:t>
            </w:r>
            <w:r w:rsidRPr="00605ECD">
              <w:t>240211489</w:t>
            </w:r>
          </w:p>
        </w:tc>
      </w:tr>
      <w:tr w:rsidR="00605ECD" w:rsidRPr="00605ECD" w14:paraId="040BE711" w14:textId="77777777" w:rsidTr="00184CDE">
        <w:tc>
          <w:tcPr>
            <w:tcW w:w="2518" w:type="dxa"/>
          </w:tcPr>
          <w:p w14:paraId="11D77E30" w14:textId="77777777" w:rsidR="00D95A97" w:rsidRPr="00605ECD" w:rsidRDefault="00D95A97" w:rsidP="00605ECD">
            <w:pPr>
              <w:spacing w:line="240" w:lineRule="auto"/>
            </w:pPr>
            <w:r w:rsidRPr="00605ECD">
              <w:rPr>
                <w:b/>
              </w:rPr>
              <w:t>Pie de imagen</w:t>
            </w:r>
          </w:p>
        </w:tc>
        <w:tc>
          <w:tcPr>
            <w:tcW w:w="6515" w:type="dxa"/>
          </w:tcPr>
          <w:p w14:paraId="1310BC13" w14:textId="77777777" w:rsidR="00D95A97" w:rsidRPr="00605ECD" w:rsidRDefault="00D95A97" w:rsidP="00CD0852">
            <w:pPr>
              <w:spacing w:line="240" w:lineRule="auto"/>
            </w:pPr>
            <w:r w:rsidRPr="00605ECD">
              <w:t xml:space="preserve">Un país modelo en el mundo de la aplicación de libre comercio es </w:t>
            </w:r>
            <w:r w:rsidRPr="00605ECD">
              <w:rPr>
                <w:b/>
              </w:rPr>
              <w:t>Singapur</w:t>
            </w:r>
            <w:r w:rsidR="00C45A2C" w:rsidRPr="00C45A2C">
              <w:t>,</w:t>
            </w:r>
            <w:r w:rsidRPr="00605ECD">
              <w:t xml:space="preserve"> que convirtió la totalidad de su territorio en una </w:t>
            </w:r>
            <w:r w:rsidRPr="00605ECD">
              <w:rPr>
                <w:b/>
              </w:rPr>
              <w:t xml:space="preserve">zona de libre comercio </w:t>
            </w:r>
            <w:r w:rsidRPr="00605ECD">
              <w:t xml:space="preserve">desde su independencia. Singapur goza de una posición geográfica privilegiada en el sudeste asiático; también posee la mejor infraestructura portuaria </w:t>
            </w:r>
            <w:r w:rsidR="00C45A2C">
              <w:t>de</w:t>
            </w:r>
            <w:r w:rsidRPr="00605ECD">
              <w:t xml:space="preserve"> la región y su sector terciario está muy desarrollado. Debido a ello</w:t>
            </w:r>
            <w:r w:rsidR="00CD0852">
              <w:t>,</w:t>
            </w:r>
            <w:r w:rsidRPr="00605ECD">
              <w:t xml:space="preserve"> las mercancías que entr</w:t>
            </w:r>
            <w:r w:rsidR="00CD0852">
              <w:t>a</w:t>
            </w:r>
            <w:r w:rsidRPr="00605ECD">
              <w:t>n o salen de la región pasan casi obligatoriamente por Singapur. Es considerada una de las economías más competitivas del mundo y 26</w:t>
            </w:r>
            <w:r w:rsidR="00C45A2C">
              <w:t xml:space="preserve"> </w:t>
            </w:r>
            <w:r w:rsidRPr="00605ECD">
              <w:t>000 compañías internacionales se han instalado en su territorio.</w:t>
            </w:r>
          </w:p>
        </w:tc>
      </w:tr>
    </w:tbl>
    <w:p w14:paraId="57AC3990"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489"/>
        <w:gridCol w:w="6339"/>
      </w:tblGrid>
      <w:tr w:rsidR="00605ECD" w:rsidRPr="00605ECD" w14:paraId="15D4A53D" w14:textId="77777777" w:rsidTr="00184CDE">
        <w:tc>
          <w:tcPr>
            <w:tcW w:w="8828" w:type="dxa"/>
            <w:gridSpan w:val="2"/>
            <w:shd w:val="clear" w:color="auto" w:fill="000000" w:themeFill="text1"/>
          </w:tcPr>
          <w:p w14:paraId="0529209C" w14:textId="77777777" w:rsidR="00605ECD" w:rsidRPr="00605ECD" w:rsidRDefault="00605ECD" w:rsidP="00184CDE">
            <w:pPr>
              <w:spacing w:line="240" w:lineRule="auto"/>
              <w:jc w:val="center"/>
              <w:rPr>
                <w:b/>
              </w:rPr>
            </w:pPr>
            <w:commentRangeStart w:id="34"/>
            <w:r w:rsidRPr="00605ECD">
              <w:rPr>
                <w:b/>
              </w:rPr>
              <w:t>Recuerda</w:t>
            </w:r>
            <w:commentRangeEnd w:id="34"/>
            <w:r w:rsidR="00CD0852">
              <w:rPr>
                <w:rStyle w:val="Refdecomentario"/>
                <w:lang w:val="es-CO"/>
              </w:rPr>
              <w:commentReference w:id="34"/>
            </w:r>
          </w:p>
        </w:tc>
      </w:tr>
      <w:tr w:rsidR="00605ECD" w:rsidRPr="00605ECD" w14:paraId="231217FE" w14:textId="77777777" w:rsidTr="00184CDE">
        <w:tc>
          <w:tcPr>
            <w:tcW w:w="2489" w:type="dxa"/>
          </w:tcPr>
          <w:p w14:paraId="19D3E137" w14:textId="77777777" w:rsidR="00605ECD" w:rsidRPr="00605ECD" w:rsidRDefault="00605ECD" w:rsidP="00184CDE">
            <w:pPr>
              <w:spacing w:line="240" w:lineRule="auto"/>
              <w:rPr>
                <w:b/>
              </w:rPr>
            </w:pPr>
            <w:r w:rsidRPr="00605ECD">
              <w:rPr>
                <w:b/>
              </w:rPr>
              <w:t>Contenido</w:t>
            </w:r>
          </w:p>
        </w:tc>
        <w:tc>
          <w:tcPr>
            <w:tcW w:w="6339" w:type="dxa"/>
          </w:tcPr>
          <w:p w14:paraId="7073BC77" w14:textId="77777777" w:rsidR="00605ECD" w:rsidRPr="00605ECD" w:rsidRDefault="00605ECD" w:rsidP="00184CDE">
            <w:pPr>
              <w:spacing w:line="240" w:lineRule="auto"/>
            </w:pPr>
            <w:r w:rsidRPr="00605ECD">
              <w:t xml:space="preserve">Otro factor clave en el desarrollo de las áreas de libre comercio son las infraestructuras portuarias, las cuales han adquirido relevancia en la economía global, ya que constituyen ejes mediante los cuales se articulan las redes de producción y de distribución globales. Una pieza clave de la arquitectura comercial mundial es el uso del </w:t>
            </w:r>
            <w:r w:rsidRPr="00605ECD">
              <w:rPr>
                <w:b/>
              </w:rPr>
              <w:t>contenedor</w:t>
            </w:r>
            <w:r w:rsidRPr="00605ECD">
              <w:t xml:space="preserve">, al </w:t>
            </w:r>
            <w:r w:rsidR="00C45A2C">
              <w:t xml:space="preserve">que </w:t>
            </w:r>
            <w:r w:rsidRPr="00605ECD">
              <w:t>se adaptan todas las infraestructuras de transporte del mundo: carreteras, camiones, barcos, aviones, grúas y bodegas.</w:t>
            </w:r>
            <w:r w:rsidR="00184CDE">
              <w:t xml:space="preserve"> </w:t>
            </w:r>
          </w:p>
        </w:tc>
      </w:tr>
    </w:tbl>
    <w:p w14:paraId="082F415F" w14:textId="77777777" w:rsidR="00605ECD" w:rsidRDefault="00605ECD" w:rsidP="00605ECD">
      <w:pPr>
        <w:spacing w:line="240" w:lineRule="auto"/>
      </w:pPr>
    </w:p>
    <w:p w14:paraId="17EB81AD" w14:textId="77777777" w:rsidR="00D95A97" w:rsidRDefault="00D95A97" w:rsidP="00605ECD">
      <w:pPr>
        <w:spacing w:line="240" w:lineRule="auto"/>
      </w:pPr>
      <w:r w:rsidRPr="00605ECD">
        <w:lastRenderedPageBreak/>
        <w:t>Los defensores del</w:t>
      </w:r>
      <w:r w:rsidRPr="00605ECD">
        <w:rPr>
          <w:b/>
        </w:rPr>
        <w:t xml:space="preserve"> libre comercio </w:t>
      </w:r>
      <w:r w:rsidRPr="00605ECD">
        <w:t>afirman que es un modelo que mejora la calidad de vida de la población</w:t>
      </w:r>
      <w:r w:rsidR="00C45A2C">
        <w:t>,</w:t>
      </w:r>
      <w:r w:rsidRPr="00605ECD">
        <w:t xml:space="preserve"> mediante el aprovechamiento por parte de cada país de las ventajas económicas que posee en relación con los demás países. Así se plantea que cada país debe </w:t>
      </w:r>
      <w:r w:rsidRPr="00605ECD">
        <w:rPr>
          <w:b/>
        </w:rPr>
        <w:t>especializarse</w:t>
      </w:r>
      <w:r w:rsidRPr="00605ECD">
        <w:t xml:space="preserve"> en producir de manera eficiente ciertos productos para los cuales está mejor preparado, </w:t>
      </w:r>
      <w:r w:rsidR="00C45A2C">
        <w:t xml:space="preserve">lo que </w:t>
      </w:r>
      <w:r w:rsidRPr="00605ECD">
        <w:t xml:space="preserve">da lugar así a las denominadas </w:t>
      </w:r>
      <w:r w:rsidRPr="00605ECD">
        <w:rPr>
          <w:b/>
        </w:rPr>
        <w:t>economías de escala.</w:t>
      </w:r>
      <w:r w:rsidRPr="00605ECD">
        <w:t xml:space="preserve"> </w:t>
      </w:r>
    </w:p>
    <w:p w14:paraId="40DA8B1C" w14:textId="77777777" w:rsid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536"/>
      </w:tblGrid>
      <w:tr w:rsidR="00605ECD" w:rsidRPr="00605ECD" w14:paraId="727055EC" w14:textId="77777777" w:rsidTr="00184CDE">
        <w:tc>
          <w:tcPr>
            <w:tcW w:w="9054" w:type="dxa"/>
            <w:gridSpan w:val="2"/>
            <w:shd w:val="clear" w:color="auto" w:fill="000000" w:themeFill="text1"/>
          </w:tcPr>
          <w:p w14:paraId="1B179308" w14:textId="77777777" w:rsidR="00605ECD" w:rsidRPr="00605ECD" w:rsidRDefault="00605ECD" w:rsidP="00184CDE">
            <w:pPr>
              <w:spacing w:line="240" w:lineRule="auto"/>
              <w:jc w:val="center"/>
              <w:rPr>
                <w:b/>
              </w:rPr>
            </w:pPr>
            <w:commentRangeStart w:id="35"/>
            <w:r w:rsidRPr="00605ECD">
              <w:rPr>
                <w:b/>
              </w:rPr>
              <w:t>Profundiza: recurso aprovechado</w:t>
            </w:r>
            <w:commentRangeEnd w:id="35"/>
            <w:r w:rsidR="00CD0852">
              <w:rPr>
                <w:rStyle w:val="Refdecomentario"/>
                <w:lang w:val="es-CO"/>
              </w:rPr>
              <w:commentReference w:id="35"/>
            </w:r>
          </w:p>
        </w:tc>
      </w:tr>
      <w:tr w:rsidR="00605ECD" w:rsidRPr="00605ECD" w14:paraId="269505A2" w14:textId="77777777" w:rsidTr="00184CDE">
        <w:tc>
          <w:tcPr>
            <w:tcW w:w="2518" w:type="dxa"/>
          </w:tcPr>
          <w:p w14:paraId="5A9D2B87" w14:textId="77777777" w:rsidR="00605ECD" w:rsidRPr="00605ECD" w:rsidRDefault="00605ECD" w:rsidP="00184CDE">
            <w:pPr>
              <w:spacing w:line="240" w:lineRule="auto"/>
              <w:rPr>
                <w:b/>
              </w:rPr>
            </w:pPr>
            <w:r w:rsidRPr="00605ECD">
              <w:rPr>
                <w:b/>
              </w:rPr>
              <w:t>Código</w:t>
            </w:r>
          </w:p>
        </w:tc>
        <w:tc>
          <w:tcPr>
            <w:tcW w:w="6536" w:type="dxa"/>
          </w:tcPr>
          <w:p w14:paraId="5A9BD05A" w14:textId="77777777" w:rsidR="00605ECD" w:rsidRPr="00605ECD" w:rsidRDefault="00920D12" w:rsidP="00184CDE">
            <w:pPr>
              <w:spacing w:line="240" w:lineRule="auto"/>
              <w:rPr>
                <w:b/>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rsidR="0044317A">
              <w:rPr>
                <w:highlight w:val="none"/>
              </w:rPr>
              <w:t>260</w:t>
            </w:r>
          </w:p>
        </w:tc>
      </w:tr>
      <w:tr w:rsidR="00605ECD" w:rsidRPr="00605ECD" w14:paraId="32D1C86D" w14:textId="77777777" w:rsidTr="00184CDE">
        <w:tc>
          <w:tcPr>
            <w:tcW w:w="2518" w:type="dxa"/>
          </w:tcPr>
          <w:p w14:paraId="3E05D1C6" w14:textId="77777777" w:rsidR="00605ECD" w:rsidRPr="00605ECD" w:rsidRDefault="00605ECD" w:rsidP="00184CDE">
            <w:pPr>
              <w:spacing w:line="240" w:lineRule="auto"/>
            </w:pPr>
            <w:r w:rsidRPr="00605ECD">
              <w:rPr>
                <w:b/>
              </w:rPr>
              <w:t>Ubicación en Aula Planeta</w:t>
            </w:r>
          </w:p>
        </w:tc>
        <w:tc>
          <w:tcPr>
            <w:tcW w:w="6536" w:type="dxa"/>
          </w:tcPr>
          <w:p w14:paraId="004D5C12" w14:textId="77777777" w:rsidR="00605ECD" w:rsidRPr="00605ECD" w:rsidRDefault="00605ECD" w:rsidP="00184CDE">
            <w:pPr>
              <w:spacing w:line="240" w:lineRule="auto"/>
            </w:pPr>
            <w:r w:rsidRPr="00605ECD">
              <w:t>http://profesores.aulaplaneta.com/#/buscador?q=el comercio</w:t>
            </w:r>
          </w:p>
        </w:tc>
      </w:tr>
      <w:tr w:rsidR="00605ECD" w:rsidRPr="00605ECD" w14:paraId="65A542E4" w14:textId="77777777" w:rsidTr="00184CDE">
        <w:tc>
          <w:tcPr>
            <w:tcW w:w="2518" w:type="dxa"/>
          </w:tcPr>
          <w:p w14:paraId="3502C5AE" w14:textId="77777777" w:rsidR="00605ECD" w:rsidRPr="00605ECD" w:rsidRDefault="00605ECD" w:rsidP="00184CDE">
            <w:pPr>
              <w:spacing w:line="240" w:lineRule="auto"/>
            </w:pPr>
            <w:r w:rsidRPr="00605ECD">
              <w:rPr>
                <w:b/>
              </w:rPr>
              <w:t>Cambio (descripción o capturas de pantallas)</w:t>
            </w:r>
          </w:p>
        </w:tc>
        <w:tc>
          <w:tcPr>
            <w:tcW w:w="6536" w:type="dxa"/>
          </w:tcPr>
          <w:p w14:paraId="46668265" w14:textId="77777777" w:rsidR="00605ECD" w:rsidRPr="00605ECD" w:rsidRDefault="00605ECD" w:rsidP="00184CDE">
            <w:pPr>
              <w:spacing w:line="240" w:lineRule="auto"/>
            </w:pPr>
          </w:p>
        </w:tc>
      </w:tr>
      <w:tr w:rsidR="00605ECD" w:rsidRPr="00605ECD" w14:paraId="57493DB6" w14:textId="77777777" w:rsidTr="00184CDE">
        <w:tc>
          <w:tcPr>
            <w:tcW w:w="2518" w:type="dxa"/>
          </w:tcPr>
          <w:p w14:paraId="10041BBE" w14:textId="77777777" w:rsidR="00605ECD" w:rsidRPr="00605ECD" w:rsidRDefault="00605ECD" w:rsidP="00184CDE">
            <w:pPr>
              <w:spacing w:line="240" w:lineRule="auto"/>
              <w:rPr>
                <w:b/>
              </w:rPr>
            </w:pPr>
            <w:r w:rsidRPr="00605ECD">
              <w:rPr>
                <w:b/>
              </w:rPr>
              <w:t>Título</w:t>
            </w:r>
          </w:p>
        </w:tc>
        <w:tc>
          <w:tcPr>
            <w:tcW w:w="6536" w:type="dxa"/>
          </w:tcPr>
          <w:p w14:paraId="08A9059E" w14:textId="77777777" w:rsidR="00605ECD" w:rsidRPr="00605ECD" w:rsidRDefault="00605ECD" w:rsidP="00184CDE">
            <w:pPr>
              <w:spacing w:line="240" w:lineRule="auto"/>
            </w:pPr>
            <w:r w:rsidRPr="00605ECD">
              <w:t>El comercio</w:t>
            </w:r>
          </w:p>
        </w:tc>
      </w:tr>
      <w:tr w:rsidR="00605ECD" w:rsidRPr="00605ECD" w14:paraId="5E4BB503" w14:textId="77777777" w:rsidTr="00184CDE">
        <w:tc>
          <w:tcPr>
            <w:tcW w:w="2518" w:type="dxa"/>
          </w:tcPr>
          <w:p w14:paraId="2FD15B9D" w14:textId="77777777" w:rsidR="00605ECD" w:rsidRPr="00605ECD" w:rsidRDefault="00605ECD" w:rsidP="00184CDE">
            <w:pPr>
              <w:spacing w:line="240" w:lineRule="auto"/>
              <w:rPr>
                <w:b/>
              </w:rPr>
            </w:pPr>
            <w:r w:rsidRPr="00605ECD">
              <w:rPr>
                <w:b/>
              </w:rPr>
              <w:t>Descripción</w:t>
            </w:r>
          </w:p>
        </w:tc>
        <w:tc>
          <w:tcPr>
            <w:tcW w:w="6536" w:type="dxa"/>
          </w:tcPr>
          <w:p w14:paraId="0DB4707A" w14:textId="77777777" w:rsidR="00605ECD" w:rsidRPr="00605ECD" w:rsidRDefault="00605ECD" w:rsidP="00184CDE">
            <w:pPr>
              <w:spacing w:line="240" w:lineRule="auto"/>
            </w:pPr>
            <w:r w:rsidRPr="00605ECD">
              <w:t>Interactivo que sirve para conocer las características principales del comercio en el mundo actual</w:t>
            </w:r>
          </w:p>
        </w:tc>
      </w:tr>
    </w:tbl>
    <w:p w14:paraId="196C12E0" w14:textId="77777777" w:rsidR="00605ECD" w:rsidRPr="00605ECD" w:rsidRDefault="00605ECD" w:rsidP="00605ECD">
      <w:pPr>
        <w:spacing w:line="240" w:lineRule="auto"/>
      </w:pPr>
    </w:p>
    <w:p w14:paraId="621CEC98" w14:textId="77777777" w:rsidR="00D95A97" w:rsidRPr="00605ECD" w:rsidRDefault="00D95A97" w:rsidP="00605ECD">
      <w:pPr>
        <w:spacing w:line="240" w:lineRule="auto"/>
        <w:rPr>
          <w:b/>
        </w:rPr>
      </w:pPr>
      <w:r w:rsidRPr="00C45A2C">
        <w:rPr>
          <w:b/>
        </w:rPr>
        <w:t>[SECCIÓN 2]</w:t>
      </w:r>
      <w:r w:rsidRPr="00605ECD">
        <w:t xml:space="preserve"> </w:t>
      </w:r>
      <w:r w:rsidRPr="00605ECD">
        <w:rPr>
          <w:b/>
        </w:rPr>
        <w:t xml:space="preserve">3.5 </w:t>
      </w:r>
      <w:bookmarkStart w:id="36" w:name="OLE_LINK4"/>
      <w:r w:rsidRPr="00605ECD">
        <w:rPr>
          <w:b/>
        </w:rPr>
        <w:t xml:space="preserve">El sector financiero globalizado </w:t>
      </w:r>
      <w:bookmarkEnd w:id="36"/>
    </w:p>
    <w:p w14:paraId="0AAD7F87" w14:textId="77777777" w:rsidR="00D95A97" w:rsidRPr="00605ECD" w:rsidRDefault="00D95A97" w:rsidP="00605ECD">
      <w:pPr>
        <w:spacing w:line="240" w:lineRule="auto"/>
      </w:pPr>
    </w:p>
    <w:p w14:paraId="3D021EA2" w14:textId="77777777" w:rsidR="00D95A97" w:rsidRPr="00605ECD" w:rsidRDefault="00D95A97" w:rsidP="00605ECD">
      <w:pPr>
        <w:spacing w:line="240" w:lineRule="auto"/>
      </w:pPr>
      <w:r w:rsidRPr="00605ECD">
        <w:t xml:space="preserve">El sector financiero en la economía global está conformado por aquellas </w:t>
      </w:r>
      <w:r w:rsidRPr="00605ECD">
        <w:rPr>
          <w:b/>
        </w:rPr>
        <w:t>instituciones y organizaciones</w:t>
      </w:r>
      <w:r w:rsidRPr="00605ECD">
        <w:t xml:space="preserve"> que controlan los </w:t>
      </w:r>
      <w:r w:rsidRPr="00605ECD">
        <w:rPr>
          <w:b/>
        </w:rPr>
        <w:t>flujos de dinero</w:t>
      </w:r>
      <w:r w:rsidRPr="00605ECD">
        <w:t xml:space="preserve"> con el objeto de invertirlo y de financiar a las empresas</w:t>
      </w:r>
      <w:r w:rsidR="00C45A2C">
        <w:t>,</w:t>
      </w:r>
      <w:r w:rsidRPr="00605ECD">
        <w:t xml:space="preserve"> a cambio obtienen </w:t>
      </w:r>
      <w:r w:rsidR="00605ECD">
        <w:t>jugosas ganancias</w:t>
      </w:r>
      <w:r w:rsidRPr="00605ECD">
        <w:t xml:space="preserve">. </w:t>
      </w:r>
    </w:p>
    <w:p w14:paraId="155DF65C"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12B14EAF" w14:textId="77777777" w:rsidTr="00184CDE">
        <w:tc>
          <w:tcPr>
            <w:tcW w:w="9033" w:type="dxa"/>
            <w:gridSpan w:val="2"/>
            <w:shd w:val="clear" w:color="auto" w:fill="0D0D0D" w:themeFill="text1" w:themeFillTint="F2"/>
          </w:tcPr>
          <w:p w14:paraId="50C0E22A" w14:textId="77777777" w:rsidR="00D95A97" w:rsidRPr="00605ECD" w:rsidRDefault="00D95A97" w:rsidP="00605ECD">
            <w:pPr>
              <w:spacing w:line="240" w:lineRule="auto"/>
              <w:rPr>
                <w:b/>
              </w:rPr>
            </w:pPr>
            <w:commentRangeStart w:id="37"/>
            <w:r w:rsidRPr="00605ECD">
              <w:rPr>
                <w:b/>
              </w:rPr>
              <w:t>Imagen (fotografía, gráfica o ilustración)</w:t>
            </w:r>
            <w:commentRangeEnd w:id="37"/>
            <w:r w:rsidR="00CD0852">
              <w:rPr>
                <w:rStyle w:val="Refdecomentario"/>
                <w:lang w:val="es-CO"/>
              </w:rPr>
              <w:commentReference w:id="37"/>
            </w:r>
          </w:p>
        </w:tc>
      </w:tr>
      <w:tr w:rsidR="00605ECD" w:rsidRPr="00605ECD" w14:paraId="088B2944" w14:textId="77777777" w:rsidTr="00184CDE">
        <w:tc>
          <w:tcPr>
            <w:tcW w:w="2518" w:type="dxa"/>
          </w:tcPr>
          <w:p w14:paraId="372458DB" w14:textId="77777777" w:rsidR="00D95A97" w:rsidRPr="00605ECD" w:rsidRDefault="00D95A97" w:rsidP="00605ECD">
            <w:pPr>
              <w:spacing w:line="240" w:lineRule="auto"/>
              <w:rPr>
                <w:b/>
              </w:rPr>
            </w:pPr>
            <w:r w:rsidRPr="00605ECD">
              <w:rPr>
                <w:b/>
              </w:rPr>
              <w:t>Código</w:t>
            </w:r>
          </w:p>
        </w:tc>
        <w:tc>
          <w:tcPr>
            <w:tcW w:w="6515" w:type="dxa"/>
          </w:tcPr>
          <w:p w14:paraId="087195C4" w14:textId="77777777" w:rsidR="00D95A97" w:rsidRPr="00605ECD" w:rsidRDefault="0044317A" w:rsidP="00605ECD">
            <w:pPr>
              <w:spacing w:line="240" w:lineRule="auto"/>
              <w:rPr>
                <w:b/>
              </w:rPr>
            </w:pPr>
            <w:r>
              <w:t>CS_G10_07_IMG270</w:t>
            </w:r>
          </w:p>
        </w:tc>
      </w:tr>
      <w:tr w:rsidR="00605ECD" w:rsidRPr="00605ECD" w14:paraId="373FA1D1" w14:textId="77777777" w:rsidTr="00184CDE">
        <w:tc>
          <w:tcPr>
            <w:tcW w:w="2518" w:type="dxa"/>
          </w:tcPr>
          <w:p w14:paraId="5DBADDDC" w14:textId="77777777" w:rsidR="00D95A97" w:rsidRPr="00605ECD" w:rsidRDefault="00D95A97" w:rsidP="00605ECD">
            <w:pPr>
              <w:spacing w:line="240" w:lineRule="auto"/>
            </w:pPr>
            <w:r w:rsidRPr="00605ECD">
              <w:rPr>
                <w:b/>
              </w:rPr>
              <w:t>Descripción</w:t>
            </w:r>
          </w:p>
        </w:tc>
        <w:tc>
          <w:tcPr>
            <w:tcW w:w="6515" w:type="dxa"/>
          </w:tcPr>
          <w:p w14:paraId="64DE17B0" w14:textId="77777777" w:rsidR="00D95A97" w:rsidRPr="00605ECD" w:rsidRDefault="00D95A97" w:rsidP="00CD0852">
            <w:pPr>
              <w:spacing w:line="240" w:lineRule="auto"/>
              <w:rPr>
                <w:lang w:val="es-CO"/>
              </w:rPr>
            </w:pPr>
            <w:r w:rsidRPr="00605ECD">
              <w:rPr>
                <w:lang w:val="es-CO"/>
              </w:rPr>
              <w:t xml:space="preserve">Símbolos monetarios en órbita sobre el planeta </w:t>
            </w:r>
            <w:r w:rsidR="00CD0852">
              <w:rPr>
                <w:lang w:val="es-CO"/>
              </w:rPr>
              <w:t>T</w:t>
            </w:r>
            <w:r w:rsidRPr="00605ECD">
              <w:rPr>
                <w:lang w:val="es-CO"/>
              </w:rPr>
              <w:t xml:space="preserve">ierra </w:t>
            </w:r>
          </w:p>
        </w:tc>
      </w:tr>
      <w:tr w:rsidR="00605ECD" w:rsidRPr="00605ECD" w14:paraId="75CB3884" w14:textId="77777777" w:rsidTr="00184CDE">
        <w:tc>
          <w:tcPr>
            <w:tcW w:w="2518" w:type="dxa"/>
          </w:tcPr>
          <w:p w14:paraId="1F2F9177" w14:textId="77777777" w:rsidR="00D95A97" w:rsidRPr="00605ECD" w:rsidRDefault="00D95A97" w:rsidP="00605ECD">
            <w:pPr>
              <w:spacing w:line="240" w:lineRule="auto"/>
            </w:pPr>
            <w:r w:rsidRPr="00605ECD">
              <w:rPr>
                <w:b/>
              </w:rPr>
              <w:t>Código Shutterstock (o URL o la ruta en AulaPlaneta)</w:t>
            </w:r>
          </w:p>
        </w:tc>
        <w:tc>
          <w:tcPr>
            <w:tcW w:w="6515" w:type="dxa"/>
          </w:tcPr>
          <w:p w14:paraId="7EEC4117" w14:textId="77777777" w:rsidR="00D95A97" w:rsidRPr="00605ECD" w:rsidRDefault="00D95A97" w:rsidP="00605ECD">
            <w:pPr>
              <w:spacing w:line="240" w:lineRule="auto"/>
              <w:rPr>
                <w:lang w:val="es-CO"/>
              </w:rPr>
            </w:pPr>
            <w:r w:rsidRPr="00605ECD">
              <w:rPr>
                <w:noProof/>
              </w:rPr>
              <w:drawing>
                <wp:inline distT="0" distB="0" distL="0" distR="0" wp14:anchorId="2F2587AF" wp14:editId="4DD30649">
                  <wp:extent cx="866775" cy="689568"/>
                  <wp:effectExtent l="0" t="0" r="0" b="0"/>
                  <wp:docPr id="15" name="Imagen 15" descr="http://thumb7.shutterstock.com/display_pic_with_logo/54269/54269,1297118210,1/stock-photo-currency-symbols-moving-around-planet-earth-digital-illustration-70694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54269/54269,1297118210,1/stock-photo-currency-symbols-moving-around-planet-earth-digital-illustration-7069435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72576" cy="694183"/>
                          </a:xfrm>
                          <a:prstGeom prst="rect">
                            <a:avLst/>
                          </a:prstGeom>
                          <a:noFill/>
                          <a:ln>
                            <a:noFill/>
                          </a:ln>
                        </pic:spPr>
                      </pic:pic>
                    </a:graphicData>
                  </a:graphic>
                </wp:inline>
              </w:drawing>
            </w:r>
          </w:p>
          <w:p w14:paraId="488A1EC5" w14:textId="77777777" w:rsidR="00D95A97" w:rsidRPr="00605ECD" w:rsidRDefault="00D95A97" w:rsidP="00605ECD">
            <w:pPr>
              <w:spacing w:line="240" w:lineRule="auto"/>
            </w:pPr>
            <w:r w:rsidRPr="00605ECD">
              <w:t>Número de la imagen</w:t>
            </w:r>
            <w:r w:rsidR="00184CDE">
              <w:t xml:space="preserve"> </w:t>
            </w:r>
            <w:r w:rsidRPr="00605ECD">
              <w:t>70694356</w:t>
            </w:r>
          </w:p>
        </w:tc>
      </w:tr>
      <w:tr w:rsidR="00605ECD" w:rsidRPr="00605ECD" w14:paraId="4ED6B37F" w14:textId="77777777" w:rsidTr="00184CDE">
        <w:tc>
          <w:tcPr>
            <w:tcW w:w="2518" w:type="dxa"/>
          </w:tcPr>
          <w:p w14:paraId="10440EB3" w14:textId="77777777" w:rsidR="00D95A97" w:rsidRPr="00605ECD" w:rsidRDefault="00D95A97" w:rsidP="00605ECD">
            <w:pPr>
              <w:spacing w:line="240" w:lineRule="auto"/>
            </w:pPr>
            <w:r w:rsidRPr="00605ECD">
              <w:rPr>
                <w:b/>
              </w:rPr>
              <w:t>Pie de imagen</w:t>
            </w:r>
          </w:p>
        </w:tc>
        <w:tc>
          <w:tcPr>
            <w:tcW w:w="6515" w:type="dxa"/>
          </w:tcPr>
          <w:p w14:paraId="1DF4AE7D" w14:textId="77777777" w:rsidR="00D95A97" w:rsidRPr="00605ECD" w:rsidRDefault="00D95A97" w:rsidP="00605ECD">
            <w:pPr>
              <w:spacing w:line="240" w:lineRule="auto"/>
            </w:pPr>
            <w:r w:rsidRPr="00605ECD">
              <w:t xml:space="preserve">Las </w:t>
            </w:r>
            <w:r w:rsidRPr="00605ECD">
              <w:rPr>
                <w:b/>
              </w:rPr>
              <w:t>finanzas globales</w:t>
            </w:r>
            <w:r w:rsidRPr="00605ECD">
              <w:t xml:space="preserve"> se pueden representar como un gran flujo de dinero, denominado capital financiero, el cual recorre el planeta en busca de las mejores empresas para invertirlos allí. Los capitales irán a aquel lugar que les ofrezca mayor confianza y donde se les garanticen las </w:t>
            </w:r>
            <w:r w:rsidRPr="00605ECD">
              <w:rPr>
                <w:b/>
              </w:rPr>
              <w:t>mayores ganancias</w:t>
            </w:r>
            <w:r w:rsidRPr="00605ECD">
              <w:t>. Hoy se evalúa a las economías del mundo para determinar si son o no atractivas para invertir, mediante una medida denominada grado de inversión.</w:t>
            </w:r>
          </w:p>
        </w:tc>
      </w:tr>
    </w:tbl>
    <w:p w14:paraId="1DB0F0EC" w14:textId="77777777" w:rsidR="00D95A97" w:rsidRPr="00605ECD" w:rsidRDefault="00D95A97" w:rsidP="00605ECD">
      <w:pPr>
        <w:spacing w:line="240" w:lineRule="auto"/>
      </w:pPr>
    </w:p>
    <w:p w14:paraId="281742C9" w14:textId="77777777" w:rsidR="00D95A97" w:rsidRPr="00605ECD" w:rsidRDefault="00D95A97" w:rsidP="00605ECD">
      <w:pPr>
        <w:spacing w:line="240" w:lineRule="auto"/>
      </w:pPr>
      <w:r w:rsidRPr="00605ECD">
        <w:t>Desde los años noventa del siglo XX</w:t>
      </w:r>
      <w:r w:rsidR="00C45A2C">
        <w:t>,</w:t>
      </w:r>
      <w:r w:rsidRPr="00605ECD">
        <w:t xml:space="preserve"> el sector financiero se convirtió en el más dinámico de la </w:t>
      </w:r>
      <w:r w:rsidRPr="00605ECD">
        <w:rPr>
          <w:b/>
        </w:rPr>
        <w:t>economía global</w:t>
      </w:r>
      <w:r w:rsidR="00A24496" w:rsidRPr="00A24496">
        <w:t>.</w:t>
      </w:r>
      <w:r w:rsidRPr="00605ECD">
        <w:t xml:space="preserve"> </w:t>
      </w:r>
      <w:r w:rsidR="00A24496">
        <w:t>Esto</w:t>
      </w:r>
      <w:r w:rsidRPr="00605ECD">
        <w:t xml:space="preserve"> se debe a que mediante las finanzas se pueden obtener las mayores ganancias en un corto plazo</w:t>
      </w:r>
      <w:r w:rsidRPr="0044317A">
        <w:t>.</w:t>
      </w:r>
      <w:r w:rsidRPr="00605ECD">
        <w:t xml:space="preserve"> Ello significa que en el mundo global es más rentable prestar o invertir dinero que desarrollar una </w:t>
      </w:r>
      <w:r w:rsidRPr="00605ECD">
        <w:rPr>
          <w:b/>
        </w:rPr>
        <w:lastRenderedPageBreak/>
        <w:t>empresa productiva.</w:t>
      </w:r>
      <w:r w:rsidRPr="00605ECD">
        <w:t xml:space="preserve"> Sin embargo, también es el sector </w:t>
      </w:r>
      <w:r w:rsidR="00C90747">
        <w:t xml:space="preserve">económico </w:t>
      </w:r>
      <w:r w:rsidRPr="00605ECD">
        <w:t>que presenta más riesgos</w:t>
      </w:r>
      <w:r w:rsidR="00C90747">
        <w:t>,</w:t>
      </w:r>
      <w:r w:rsidRPr="00605ECD">
        <w:t xml:space="preserve"> </w:t>
      </w:r>
      <w:r w:rsidR="00C90747">
        <w:t xml:space="preserve">pues allí </w:t>
      </w:r>
      <w:r w:rsidRPr="00605ECD">
        <w:t xml:space="preserve">se inician las grandes </w:t>
      </w:r>
      <w:r w:rsidRPr="00605ECD">
        <w:rPr>
          <w:b/>
        </w:rPr>
        <w:t>crisis globales</w:t>
      </w:r>
      <w:r w:rsidRPr="0044317A">
        <w:t xml:space="preserve">. </w:t>
      </w:r>
    </w:p>
    <w:p w14:paraId="1F69E393"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565845E9" w14:textId="77777777" w:rsidTr="00184CDE">
        <w:tc>
          <w:tcPr>
            <w:tcW w:w="8978" w:type="dxa"/>
            <w:gridSpan w:val="2"/>
            <w:shd w:val="clear" w:color="auto" w:fill="000000" w:themeFill="text1"/>
          </w:tcPr>
          <w:p w14:paraId="3C4C4DFA" w14:textId="77777777" w:rsidR="00D95A97" w:rsidRPr="00605ECD" w:rsidRDefault="00D95A97" w:rsidP="00605ECD">
            <w:pPr>
              <w:spacing w:line="240" w:lineRule="auto"/>
              <w:jc w:val="center"/>
              <w:rPr>
                <w:b/>
              </w:rPr>
            </w:pPr>
            <w:commentRangeStart w:id="38"/>
            <w:r w:rsidRPr="00605ECD">
              <w:rPr>
                <w:b/>
              </w:rPr>
              <w:t>Destacado</w:t>
            </w:r>
            <w:commentRangeEnd w:id="38"/>
            <w:r w:rsidR="00C90747">
              <w:rPr>
                <w:rStyle w:val="Refdecomentario"/>
                <w:lang w:val="es-CO"/>
              </w:rPr>
              <w:commentReference w:id="38"/>
            </w:r>
          </w:p>
        </w:tc>
      </w:tr>
      <w:tr w:rsidR="00605ECD" w:rsidRPr="00605ECD" w14:paraId="7CD609C2" w14:textId="77777777" w:rsidTr="00184CDE">
        <w:tc>
          <w:tcPr>
            <w:tcW w:w="2518" w:type="dxa"/>
          </w:tcPr>
          <w:p w14:paraId="137EF089" w14:textId="77777777" w:rsidR="00D95A97" w:rsidRPr="00605ECD" w:rsidRDefault="00D95A97" w:rsidP="00605ECD">
            <w:pPr>
              <w:spacing w:line="240" w:lineRule="auto"/>
              <w:rPr>
                <w:b/>
              </w:rPr>
            </w:pPr>
            <w:r w:rsidRPr="00605ECD">
              <w:rPr>
                <w:b/>
              </w:rPr>
              <w:t>Título</w:t>
            </w:r>
          </w:p>
        </w:tc>
        <w:tc>
          <w:tcPr>
            <w:tcW w:w="6460" w:type="dxa"/>
          </w:tcPr>
          <w:p w14:paraId="07DE7909" w14:textId="77777777" w:rsidR="00D95A97" w:rsidRPr="00605ECD" w:rsidRDefault="00D95A97" w:rsidP="00605ECD">
            <w:pPr>
              <w:spacing w:line="240" w:lineRule="auto"/>
              <w:jc w:val="center"/>
            </w:pPr>
            <w:r w:rsidRPr="00605ECD">
              <w:t>El sistema financiero</w:t>
            </w:r>
          </w:p>
        </w:tc>
      </w:tr>
      <w:tr w:rsidR="00605ECD" w:rsidRPr="00605ECD" w14:paraId="3D0DE1E6" w14:textId="77777777" w:rsidTr="00184CDE">
        <w:tc>
          <w:tcPr>
            <w:tcW w:w="2518" w:type="dxa"/>
          </w:tcPr>
          <w:p w14:paraId="3A416039" w14:textId="77777777" w:rsidR="00D95A97" w:rsidRPr="00605ECD" w:rsidRDefault="00D95A97" w:rsidP="00605ECD">
            <w:pPr>
              <w:spacing w:line="240" w:lineRule="auto"/>
            </w:pPr>
            <w:r w:rsidRPr="00605ECD">
              <w:rPr>
                <w:b/>
              </w:rPr>
              <w:t>Contenido</w:t>
            </w:r>
          </w:p>
        </w:tc>
        <w:tc>
          <w:tcPr>
            <w:tcW w:w="6460" w:type="dxa"/>
          </w:tcPr>
          <w:p w14:paraId="79153136" w14:textId="77777777" w:rsidR="00D95A97" w:rsidRPr="00605ECD" w:rsidRDefault="00D95A97" w:rsidP="00605ECD">
            <w:pPr>
              <w:spacing w:line="240" w:lineRule="auto"/>
            </w:pPr>
            <w:r w:rsidRPr="00605ECD">
              <w:t>El sistema financiero funciona mediante dos operaciones: captar el dinero de las personas para luego prestarlo o invertirlo. Con ello el sector cumple la función de poner dinero en circulación en la economía mediante el préstamo o la inversión de dinero, la compra y venta de bonos y de acciones, entre otras herramientas financieras.</w:t>
            </w:r>
          </w:p>
        </w:tc>
      </w:tr>
    </w:tbl>
    <w:p w14:paraId="58A00301" w14:textId="77777777" w:rsidR="00D95A97" w:rsidRPr="00605ECD" w:rsidRDefault="00D95A97" w:rsidP="00605ECD">
      <w:pPr>
        <w:spacing w:line="240" w:lineRule="auto"/>
      </w:pPr>
    </w:p>
    <w:p w14:paraId="0DA01E06" w14:textId="77777777" w:rsidR="00D95A97" w:rsidRPr="00605ECD" w:rsidRDefault="00D95A97" w:rsidP="00605ECD">
      <w:pPr>
        <w:spacing w:line="240" w:lineRule="auto"/>
      </w:pPr>
      <w:r w:rsidRPr="00605ECD">
        <w:t xml:space="preserve">Se considera que el sector financiero estimula la </w:t>
      </w:r>
      <w:r w:rsidRPr="00605ECD">
        <w:rPr>
          <w:b/>
        </w:rPr>
        <w:t>especulación</w:t>
      </w:r>
      <w:r w:rsidRPr="00605ECD">
        <w:t xml:space="preserve"> y desanima la producción. La especulación consiste en realizar movimientos financieros con el único objetivo de sacar el máximo provecho a corto plazo y sin la intención de generar empleo, de fortalecer una empresa o de resolver las necesidades económicas de la población</w:t>
      </w:r>
      <w:r w:rsidRPr="0044317A">
        <w:t xml:space="preserve">. </w:t>
      </w:r>
    </w:p>
    <w:p w14:paraId="52AC8BCB"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686AD211" w14:textId="77777777" w:rsidTr="00184CDE">
        <w:tc>
          <w:tcPr>
            <w:tcW w:w="8978" w:type="dxa"/>
            <w:gridSpan w:val="2"/>
            <w:shd w:val="clear" w:color="auto" w:fill="000000" w:themeFill="text1"/>
          </w:tcPr>
          <w:p w14:paraId="407BCCC1" w14:textId="77777777" w:rsidR="00D95A97" w:rsidRPr="00605ECD" w:rsidRDefault="00D95A97" w:rsidP="00605ECD">
            <w:pPr>
              <w:spacing w:line="240" w:lineRule="auto"/>
              <w:jc w:val="center"/>
              <w:rPr>
                <w:b/>
              </w:rPr>
            </w:pPr>
            <w:commentRangeStart w:id="39"/>
            <w:r w:rsidRPr="00605ECD">
              <w:rPr>
                <w:b/>
              </w:rPr>
              <w:t>Recuerda</w:t>
            </w:r>
            <w:commentRangeEnd w:id="39"/>
            <w:r w:rsidR="00C90747">
              <w:rPr>
                <w:rStyle w:val="Refdecomentario"/>
                <w:lang w:val="es-CO"/>
              </w:rPr>
              <w:commentReference w:id="39"/>
            </w:r>
          </w:p>
        </w:tc>
      </w:tr>
      <w:tr w:rsidR="00605ECD" w:rsidRPr="00605ECD" w14:paraId="51B3DA61" w14:textId="77777777" w:rsidTr="00184CDE">
        <w:tc>
          <w:tcPr>
            <w:tcW w:w="2518" w:type="dxa"/>
          </w:tcPr>
          <w:p w14:paraId="6509BABA" w14:textId="77777777" w:rsidR="00D95A97" w:rsidRPr="00605ECD" w:rsidRDefault="00D95A97" w:rsidP="00605ECD">
            <w:pPr>
              <w:spacing w:line="240" w:lineRule="auto"/>
              <w:rPr>
                <w:b/>
              </w:rPr>
            </w:pPr>
            <w:r w:rsidRPr="00605ECD">
              <w:rPr>
                <w:b/>
              </w:rPr>
              <w:t>Contenido</w:t>
            </w:r>
          </w:p>
        </w:tc>
        <w:tc>
          <w:tcPr>
            <w:tcW w:w="6460" w:type="dxa"/>
          </w:tcPr>
          <w:p w14:paraId="414D68A2" w14:textId="77777777" w:rsidR="00D95A97" w:rsidRPr="00605ECD" w:rsidRDefault="00D95A97" w:rsidP="00A24496">
            <w:pPr>
              <w:spacing w:line="240" w:lineRule="auto"/>
            </w:pPr>
            <w:r w:rsidRPr="00605ECD">
              <w:t xml:space="preserve">Un indicador de la magnitud de la </w:t>
            </w:r>
            <w:r w:rsidRPr="00605ECD">
              <w:rPr>
                <w:b/>
              </w:rPr>
              <w:t>especulación financiera</w:t>
            </w:r>
            <w:r w:rsidRPr="00605ECD">
              <w:t xml:space="preserve"> en la economía global es que en la actualidad las transacciones diarias en los mercados financieros ascienden </w:t>
            </w:r>
            <w:r w:rsidRPr="00605ECD">
              <w:rPr>
                <w:b/>
              </w:rPr>
              <w:t>a 1</w:t>
            </w:r>
            <w:r w:rsidR="00A24496">
              <w:rPr>
                <w:b/>
              </w:rPr>
              <w:t>,</w:t>
            </w:r>
            <w:r w:rsidRPr="00605ECD">
              <w:rPr>
                <w:b/>
              </w:rPr>
              <w:t>5 billones de dólares diarios</w:t>
            </w:r>
            <w:r w:rsidRPr="00605ECD">
              <w:t xml:space="preserve">, lo cual representa cincuenta veces más que los flujos reales de mercancías. Por tal motivo se puede afirmar que las finanzas globales trabajan con base en expectativas, sin fundamento en las realidades de la economía. A tal situación se le denomina </w:t>
            </w:r>
            <w:r w:rsidRPr="00605ECD">
              <w:rPr>
                <w:b/>
              </w:rPr>
              <w:t>burbuja financiera</w:t>
            </w:r>
            <w:r w:rsidRPr="00605ECD">
              <w:t>.</w:t>
            </w:r>
          </w:p>
        </w:tc>
      </w:tr>
    </w:tbl>
    <w:p w14:paraId="7BCD98AC" w14:textId="77777777" w:rsidR="00D95A97" w:rsidRPr="00605ECD" w:rsidRDefault="00D95A97" w:rsidP="00605ECD">
      <w:pPr>
        <w:spacing w:line="240" w:lineRule="auto"/>
      </w:pPr>
    </w:p>
    <w:p w14:paraId="1966EBBC" w14:textId="77777777" w:rsidR="00D95A97" w:rsidRPr="00605ECD" w:rsidRDefault="00D95A97" w:rsidP="00605ECD">
      <w:pPr>
        <w:spacing w:line="240" w:lineRule="auto"/>
      </w:pPr>
      <w:r w:rsidRPr="00605ECD">
        <w:t xml:space="preserve">La globalización financiera es controlada por grandes actores como los </w:t>
      </w:r>
      <w:r w:rsidRPr="00605ECD">
        <w:rPr>
          <w:i/>
        </w:rPr>
        <w:t>holdings</w:t>
      </w:r>
      <w:r w:rsidRPr="00605ECD">
        <w:t xml:space="preserve"> bancarios, las sociedades financieras y las compañías transnacionales, en </w:t>
      </w:r>
      <w:r w:rsidR="00A24496">
        <w:t xml:space="preserve">las que </w:t>
      </w:r>
      <w:r w:rsidRPr="00605ECD">
        <w:t>se concentra cada vez más la riqueza global</w:t>
      </w:r>
      <w:r w:rsidRPr="0044317A">
        <w:t>.</w:t>
      </w:r>
      <w:r w:rsidRPr="00605ECD">
        <w:t xml:space="preserve"> </w:t>
      </w:r>
    </w:p>
    <w:p w14:paraId="1C6E387B" w14:textId="77777777" w:rsidR="00D95A97" w:rsidRPr="00605ECD" w:rsidRDefault="00D95A97" w:rsidP="00605ECD">
      <w:pPr>
        <w:spacing w:line="240" w:lineRule="auto"/>
      </w:pPr>
    </w:p>
    <w:p w14:paraId="4B798E77" w14:textId="77777777" w:rsidR="00D95A97" w:rsidRPr="00605ECD" w:rsidRDefault="00D95A97" w:rsidP="00605ECD">
      <w:pPr>
        <w:spacing w:line="240" w:lineRule="auto"/>
      </w:pPr>
      <w:r w:rsidRPr="00605ECD">
        <w:t>En la actualidad se presenta una competencia entre los países globalizados por atraer los flujos de capital. En consecuencia</w:t>
      </w:r>
      <w:r w:rsidR="00A24496">
        <w:t>,</w:t>
      </w:r>
      <w:r w:rsidRPr="00605ECD">
        <w:t xml:space="preserve"> los gobiernos ofre</w:t>
      </w:r>
      <w:r w:rsidR="0044317A">
        <w:t>cen garantías extraordinarias para atraer a sus economías</w:t>
      </w:r>
      <w:r w:rsidRPr="00605ECD">
        <w:t xml:space="preserve"> ca</w:t>
      </w:r>
      <w:r w:rsidR="0044317A">
        <w:t>pital financiero extranjero, como</w:t>
      </w:r>
      <w:r w:rsidRPr="00605ECD">
        <w:t xml:space="preserve"> rebajas </w:t>
      </w:r>
      <w:r w:rsidR="0044317A">
        <w:t>de impuestos y</w:t>
      </w:r>
      <w:r w:rsidRPr="00605ECD">
        <w:t xml:space="preserve"> construcción de zonas francas.</w:t>
      </w:r>
    </w:p>
    <w:p w14:paraId="115B4586" w14:textId="77777777" w:rsidR="00D95A97" w:rsidRPr="00605ECD" w:rsidRDefault="00D95A97"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50908D5A" w14:textId="77777777" w:rsidTr="00184CDE">
        <w:tc>
          <w:tcPr>
            <w:tcW w:w="9033" w:type="dxa"/>
            <w:gridSpan w:val="2"/>
            <w:shd w:val="clear" w:color="auto" w:fill="0D0D0D" w:themeFill="text1" w:themeFillTint="F2"/>
          </w:tcPr>
          <w:p w14:paraId="7586D46F" w14:textId="77777777" w:rsidR="00D95A97" w:rsidRPr="00605ECD" w:rsidRDefault="00D95A97" w:rsidP="00605ECD">
            <w:pPr>
              <w:spacing w:line="240" w:lineRule="auto"/>
              <w:rPr>
                <w:b/>
              </w:rPr>
            </w:pPr>
            <w:commentRangeStart w:id="40"/>
            <w:r w:rsidRPr="00605ECD">
              <w:rPr>
                <w:b/>
              </w:rPr>
              <w:t>Imagen (fotografía, gráfica o ilustración)</w:t>
            </w:r>
            <w:commentRangeEnd w:id="40"/>
            <w:r w:rsidR="00C90747">
              <w:rPr>
                <w:rStyle w:val="Refdecomentario"/>
                <w:lang w:val="es-CO"/>
              </w:rPr>
              <w:commentReference w:id="40"/>
            </w:r>
          </w:p>
        </w:tc>
      </w:tr>
      <w:tr w:rsidR="00605ECD" w:rsidRPr="00605ECD" w14:paraId="1A7C1A00" w14:textId="77777777" w:rsidTr="00184CDE">
        <w:tc>
          <w:tcPr>
            <w:tcW w:w="2518" w:type="dxa"/>
          </w:tcPr>
          <w:p w14:paraId="548B863E" w14:textId="77777777" w:rsidR="00D95A97" w:rsidRPr="00605ECD" w:rsidRDefault="00D95A97" w:rsidP="00605ECD">
            <w:pPr>
              <w:spacing w:line="240" w:lineRule="auto"/>
              <w:rPr>
                <w:b/>
              </w:rPr>
            </w:pPr>
            <w:r w:rsidRPr="00605ECD">
              <w:rPr>
                <w:b/>
              </w:rPr>
              <w:t>Código</w:t>
            </w:r>
          </w:p>
        </w:tc>
        <w:tc>
          <w:tcPr>
            <w:tcW w:w="6515" w:type="dxa"/>
          </w:tcPr>
          <w:p w14:paraId="07A9DC7B" w14:textId="77777777" w:rsidR="00D95A97" w:rsidRPr="00605ECD" w:rsidRDefault="0044317A" w:rsidP="00605ECD">
            <w:pPr>
              <w:spacing w:line="240" w:lineRule="auto"/>
              <w:rPr>
                <w:b/>
              </w:rPr>
            </w:pPr>
            <w:r>
              <w:t>CS_G10_07_IMG280</w:t>
            </w:r>
          </w:p>
        </w:tc>
      </w:tr>
      <w:tr w:rsidR="00605ECD" w:rsidRPr="00605ECD" w14:paraId="668E0A70" w14:textId="77777777" w:rsidTr="00184CDE">
        <w:tc>
          <w:tcPr>
            <w:tcW w:w="2518" w:type="dxa"/>
          </w:tcPr>
          <w:p w14:paraId="25FE3823" w14:textId="77777777" w:rsidR="00D95A97" w:rsidRPr="00605ECD" w:rsidRDefault="00D95A97" w:rsidP="00605ECD">
            <w:pPr>
              <w:spacing w:line="240" w:lineRule="auto"/>
            </w:pPr>
            <w:r w:rsidRPr="00605ECD">
              <w:rPr>
                <w:b/>
              </w:rPr>
              <w:t>Descripción</w:t>
            </w:r>
          </w:p>
        </w:tc>
        <w:tc>
          <w:tcPr>
            <w:tcW w:w="6515" w:type="dxa"/>
          </w:tcPr>
          <w:p w14:paraId="24BC4ACB" w14:textId="77777777" w:rsidR="00D95A97" w:rsidRPr="00605ECD" w:rsidRDefault="00D95A97" w:rsidP="00605ECD">
            <w:pPr>
              <w:spacing w:line="240" w:lineRule="auto"/>
              <w:rPr>
                <w:lang w:val="es-CO"/>
              </w:rPr>
            </w:pPr>
            <w:r w:rsidRPr="00605ECD">
              <w:rPr>
                <w:lang w:val="es-CO"/>
              </w:rPr>
              <w:t xml:space="preserve">Red digital de finanzas globales </w:t>
            </w:r>
          </w:p>
        </w:tc>
      </w:tr>
      <w:tr w:rsidR="00605ECD" w:rsidRPr="00605ECD" w14:paraId="47A8B79F" w14:textId="77777777" w:rsidTr="00184CDE">
        <w:tc>
          <w:tcPr>
            <w:tcW w:w="2518" w:type="dxa"/>
          </w:tcPr>
          <w:p w14:paraId="72334978" w14:textId="77777777" w:rsidR="00D95A97" w:rsidRPr="00605ECD" w:rsidRDefault="00D95A97" w:rsidP="00605ECD">
            <w:pPr>
              <w:spacing w:line="240" w:lineRule="auto"/>
            </w:pPr>
            <w:r w:rsidRPr="00605ECD">
              <w:rPr>
                <w:b/>
              </w:rPr>
              <w:t>Código Shutterstock (o URL o la ruta en AulaPlaneta)</w:t>
            </w:r>
          </w:p>
        </w:tc>
        <w:tc>
          <w:tcPr>
            <w:tcW w:w="6515" w:type="dxa"/>
          </w:tcPr>
          <w:p w14:paraId="3496782E" w14:textId="77777777" w:rsidR="00D95A97" w:rsidRPr="00605ECD" w:rsidRDefault="00D95A97" w:rsidP="00605ECD">
            <w:pPr>
              <w:spacing w:line="240" w:lineRule="auto"/>
              <w:rPr>
                <w:lang w:val="es-CO"/>
              </w:rPr>
            </w:pPr>
            <w:r w:rsidRPr="00605ECD">
              <w:rPr>
                <w:noProof/>
              </w:rPr>
              <w:drawing>
                <wp:inline distT="0" distB="0" distL="0" distR="0" wp14:anchorId="33A503D3" wp14:editId="5C907F4E">
                  <wp:extent cx="1114425" cy="792480"/>
                  <wp:effectExtent l="0" t="0" r="9525" b="7620"/>
                  <wp:docPr id="19" name="Imagen 19" descr="http://thumb9.shutterstock.com/display_pic_with_logo/896311/112821256/stock-photo-global-business-network-11282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896311/112821256/stock-photo-global-business-network-11282125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20672" cy="796922"/>
                          </a:xfrm>
                          <a:prstGeom prst="rect">
                            <a:avLst/>
                          </a:prstGeom>
                          <a:noFill/>
                          <a:ln>
                            <a:noFill/>
                          </a:ln>
                        </pic:spPr>
                      </pic:pic>
                    </a:graphicData>
                  </a:graphic>
                </wp:inline>
              </w:drawing>
            </w:r>
          </w:p>
          <w:p w14:paraId="0B8D52A8" w14:textId="77777777" w:rsidR="00D95A97" w:rsidRPr="00605ECD" w:rsidRDefault="00D95A97" w:rsidP="00605ECD">
            <w:pPr>
              <w:spacing w:line="240" w:lineRule="auto"/>
            </w:pPr>
            <w:r w:rsidRPr="00605ECD">
              <w:t>Número de la imagen</w:t>
            </w:r>
            <w:r w:rsidR="00184CDE">
              <w:t xml:space="preserve"> </w:t>
            </w:r>
            <w:r w:rsidRPr="00605ECD">
              <w:t>70694356</w:t>
            </w:r>
          </w:p>
        </w:tc>
      </w:tr>
      <w:tr w:rsidR="00605ECD" w:rsidRPr="00605ECD" w14:paraId="63FEF39F" w14:textId="77777777" w:rsidTr="00184CDE">
        <w:tc>
          <w:tcPr>
            <w:tcW w:w="2518" w:type="dxa"/>
          </w:tcPr>
          <w:p w14:paraId="2E991845" w14:textId="77777777" w:rsidR="00D95A97" w:rsidRPr="00605ECD" w:rsidRDefault="00D95A97" w:rsidP="00605ECD">
            <w:pPr>
              <w:spacing w:line="240" w:lineRule="auto"/>
            </w:pPr>
            <w:r w:rsidRPr="00605ECD">
              <w:rPr>
                <w:b/>
              </w:rPr>
              <w:lastRenderedPageBreak/>
              <w:t>Pie de imagen</w:t>
            </w:r>
          </w:p>
        </w:tc>
        <w:tc>
          <w:tcPr>
            <w:tcW w:w="6515" w:type="dxa"/>
          </w:tcPr>
          <w:p w14:paraId="4244C9CF" w14:textId="77777777" w:rsidR="00D95A97" w:rsidRPr="00605ECD" w:rsidRDefault="00D95A97" w:rsidP="00A24496">
            <w:pPr>
              <w:spacing w:line="240" w:lineRule="auto"/>
            </w:pPr>
            <w:r w:rsidRPr="00605ECD">
              <w:t>El uso de tecnologías digitales de comunicación e información le permite al sector financiero mover el dinero con rapidez de un lado al otro del mundo. Sin embargo, tal facilidad para entrar y sacar el dinero de las empresas trae como consecuencia desequilibrios para las economías de los países</w:t>
            </w:r>
            <w:r w:rsidRPr="0044317A">
              <w:t xml:space="preserve">. </w:t>
            </w:r>
            <w:r w:rsidR="0044317A">
              <w:t xml:space="preserve">Ello ocurre cuando </w:t>
            </w:r>
            <w:r w:rsidRPr="00605ECD">
              <w:t xml:space="preserve">los inversionistas, en busca de mejores ganancias a corto plazo, retiran el capital invertido en una empresa dejándola endeudada y obligada a despedir trabajadores; incluso en ocasiones las empresas se ven obligadas a cerrar por la falta de dinero debido a que fue retirado de un momento a otro por los inversionistas. A dichos </w:t>
            </w:r>
            <w:r w:rsidR="00A24496">
              <w:t xml:space="preserve">dineros </w:t>
            </w:r>
            <w:r w:rsidRPr="00605ECD">
              <w:t xml:space="preserve">se les denomina </w:t>
            </w:r>
            <w:r w:rsidR="00A24496">
              <w:t xml:space="preserve">“capitales </w:t>
            </w:r>
            <w:r w:rsidRPr="00605ECD">
              <w:t>golondrina</w:t>
            </w:r>
            <w:r w:rsidR="00A24496">
              <w:t>”</w:t>
            </w:r>
            <w:r w:rsidRPr="00605ECD">
              <w:t>.</w:t>
            </w:r>
          </w:p>
        </w:tc>
      </w:tr>
    </w:tbl>
    <w:p w14:paraId="46D50A68" w14:textId="77777777" w:rsidR="00D95A97" w:rsidRPr="00605ECD" w:rsidRDefault="00D95A97" w:rsidP="00605ECD">
      <w:pPr>
        <w:spacing w:line="240" w:lineRule="auto"/>
      </w:pPr>
    </w:p>
    <w:p w14:paraId="75FD03FB" w14:textId="77777777" w:rsidR="00D95A97" w:rsidRPr="00605ECD" w:rsidRDefault="00D95A97" w:rsidP="00605ECD">
      <w:pPr>
        <w:spacing w:line="240" w:lineRule="auto"/>
      </w:pPr>
      <w:r w:rsidRPr="00605ECD">
        <w:t>La vulnerabilidad del sector productivo frente a los vaivenes del sector financiero genera crisis cada vez más frecuentes, las cuales empiezan como fenómenos locales</w:t>
      </w:r>
      <w:r w:rsidR="00B8094D">
        <w:t>,</w:t>
      </w:r>
      <w:r w:rsidRPr="00605ECD">
        <w:t xml:space="preserve"> pero rápidamente pasan a ser globales. </w:t>
      </w:r>
    </w:p>
    <w:p w14:paraId="068EA9FA" w14:textId="77777777" w:rsidR="00D95A97" w:rsidRPr="00605ECD" w:rsidRDefault="00D95A97" w:rsidP="00605ECD">
      <w:pPr>
        <w:spacing w:line="240" w:lineRule="auto"/>
      </w:pPr>
    </w:p>
    <w:p w14:paraId="2A1B7D9D" w14:textId="77777777" w:rsidR="00D95A97" w:rsidRDefault="00D95A97" w:rsidP="00605ECD">
      <w:pPr>
        <w:spacing w:line="240" w:lineRule="auto"/>
      </w:pPr>
      <w:r w:rsidRPr="00605ECD">
        <w:t xml:space="preserve">El contagio de </w:t>
      </w:r>
      <w:r w:rsidRPr="00605ECD">
        <w:rPr>
          <w:b/>
        </w:rPr>
        <w:t>la crisis</w:t>
      </w:r>
      <w:r w:rsidRPr="00605ECD">
        <w:t xml:space="preserve"> de unos a otros países se debe a que </w:t>
      </w:r>
      <w:r w:rsidR="00647019">
        <w:t>sus</w:t>
      </w:r>
      <w:r w:rsidRPr="00605ECD">
        <w:t xml:space="preserve"> estructuras financieras se entrelazan de modo tal</w:t>
      </w:r>
      <w:r w:rsidR="00647019">
        <w:t>,</w:t>
      </w:r>
      <w:r w:rsidRPr="00605ECD">
        <w:t xml:space="preserve"> que forman una urdimbre tan interdependiente, que cuando en una parte se presenta un desequilibrio, impacta y derrumba también a los otros componentes del sistema</w:t>
      </w:r>
      <w:r w:rsidRPr="0044317A">
        <w:t xml:space="preserve">. </w:t>
      </w:r>
    </w:p>
    <w:p w14:paraId="7BAEC6CC" w14:textId="77777777" w:rsidR="00920D12" w:rsidRPr="00605ECD" w:rsidRDefault="00920D12" w:rsidP="00605ECD">
      <w:pPr>
        <w:spacing w:line="240" w:lineRule="auto"/>
      </w:pPr>
    </w:p>
    <w:p w14:paraId="7B0D8D59" w14:textId="77777777" w:rsidR="00D95A97" w:rsidRPr="00605ECD" w:rsidRDefault="0044317A" w:rsidP="00605ECD">
      <w:pPr>
        <w:spacing w:line="240" w:lineRule="auto"/>
      </w:pPr>
      <w:r>
        <w:t>Por otra parte, cuando el sector financiero</w:t>
      </w:r>
      <w:r w:rsidR="00D95A97" w:rsidRPr="00605ECD">
        <w:t xml:space="preserve"> col</w:t>
      </w:r>
      <w:r>
        <w:t xml:space="preserve">apsa, se acude al préstamo </w:t>
      </w:r>
      <w:r w:rsidR="00D95A97" w:rsidRPr="00605ECD">
        <w:t xml:space="preserve">de </w:t>
      </w:r>
      <w:r w:rsidR="00D95A97" w:rsidRPr="00605ECD">
        <w:rPr>
          <w:b/>
        </w:rPr>
        <w:t>fondos públicos</w:t>
      </w:r>
      <w:r w:rsidR="00D95A97" w:rsidRPr="00605ECD">
        <w:t xml:space="preserve"> para salvarlo; es decir, que cuando los bancos tienen pérdidas, se usa el dinero que aportan todos los ciudadanos para rescatarlos, pero cuando los bancos tienen utilidades, solamente se benefician sus dueños.</w:t>
      </w:r>
    </w:p>
    <w:p w14:paraId="51F4784E" w14:textId="77777777" w:rsidR="00D95A97" w:rsidRPr="00605ECD" w:rsidRDefault="00D95A97" w:rsidP="00605ECD">
      <w:pPr>
        <w:spacing w:line="240" w:lineRule="auto"/>
      </w:pPr>
    </w:p>
    <w:p w14:paraId="2AB8349C" w14:textId="77777777" w:rsidR="00D95A97" w:rsidRDefault="00D95A97" w:rsidP="00605ECD">
      <w:pPr>
        <w:spacing w:line="240" w:lineRule="auto"/>
        <w:rPr>
          <w:b/>
        </w:rPr>
      </w:pPr>
      <w:r w:rsidRPr="00647019">
        <w:rPr>
          <w:b/>
        </w:rPr>
        <w:t>[SECCIÓN 2]</w:t>
      </w:r>
      <w:r w:rsidRPr="00920D12">
        <w:t xml:space="preserve"> </w:t>
      </w:r>
      <w:r w:rsidRPr="00605ECD">
        <w:rPr>
          <w:b/>
        </w:rPr>
        <w:t>3.6 Consolidación</w:t>
      </w:r>
    </w:p>
    <w:p w14:paraId="77C70A34" w14:textId="77777777" w:rsidR="0044317A" w:rsidRPr="00605ECD" w:rsidRDefault="0044317A" w:rsidP="00605ECD">
      <w:pPr>
        <w:spacing w:line="240" w:lineRule="auto"/>
        <w:rPr>
          <w:b/>
        </w:rPr>
      </w:pPr>
    </w:p>
    <w:p w14:paraId="29DF5C50" w14:textId="77777777" w:rsidR="00D95A97" w:rsidRDefault="00D95A97" w:rsidP="00605ECD">
      <w:pPr>
        <w:spacing w:line="240" w:lineRule="auto"/>
        <w:rPr>
          <w:shd w:val="clear" w:color="auto" w:fill="FFFFFF"/>
        </w:rPr>
      </w:pPr>
      <w:r w:rsidRPr="00605ECD">
        <w:rPr>
          <w:shd w:val="clear" w:color="auto" w:fill="FFFFFF"/>
        </w:rPr>
        <w:t>Actividades para consolidar lo que has aprendido en esta sección.</w:t>
      </w:r>
    </w:p>
    <w:p w14:paraId="78E5206E" w14:textId="77777777" w:rsidR="0044317A" w:rsidRPr="00605ECD" w:rsidRDefault="0044317A" w:rsidP="00605ECD">
      <w:pPr>
        <w:spacing w:line="240" w:lineRule="auto"/>
        <w:rPr>
          <w:b/>
        </w:rPr>
      </w:pPr>
    </w:p>
    <w:tbl>
      <w:tblPr>
        <w:tblStyle w:val="Tablaconcuadrcula4"/>
        <w:tblW w:w="0" w:type="auto"/>
        <w:tblLook w:val="04A0" w:firstRow="1" w:lastRow="0" w:firstColumn="1" w:lastColumn="0" w:noHBand="0" w:noVBand="1"/>
      </w:tblPr>
      <w:tblGrid>
        <w:gridCol w:w="2518"/>
        <w:gridCol w:w="6536"/>
      </w:tblGrid>
      <w:tr w:rsidR="00605ECD" w:rsidRPr="00605ECD" w14:paraId="4B0D59B0" w14:textId="77777777" w:rsidTr="00184CDE">
        <w:tc>
          <w:tcPr>
            <w:tcW w:w="9054" w:type="dxa"/>
            <w:gridSpan w:val="2"/>
            <w:shd w:val="clear" w:color="auto" w:fill="000000" w:themeFill="text1"/>
          </w:tcPr>
          <w:p w14:paraId="091A2515" w14:textId="77777777" w:rsidR="00D95A97" w:rsidRPr="00605ECD" w:rsidRDefault="00D95A97" w:rsidP="00605ECD">
            <w:pPr>
              <w:spacing w:line="240" w:lineRule="auto"/>
              <w:jc w:val="center"/>
              <w:rPr>
                <w:b/>
              </w:rPr>
            </w:pPr>
            <w:r w:rsidRPr="00605ECD">
              <w:rPr>
                <w:b/>
              </w:rPr>
              <w:t>Practica: recurso nuevo</w:t>
            </w:r>
          </w:p>
        </w:tc>
      </w:tr>
      <w:tr w:rsidR="00605ECD" w:rsidRPr="00605ECD" w14:paraId="3596F04E" w14:textId="77777777" w:rsidTr="00184CDE">
        <w:tc>
          <w:tcPr>
            <w:tcW w:w="2518" w:type="dxa"/>
          </w:tcPr>
          <w:p w14:paraId="5A36A494" w14:textId="77777777" w:rsidR="00D95A97" w:rsidRPr="00605ECD" w:rsidRDefault="00D95A97" w:rsidP="00605ECD">
            <w:pPr>
              <w:spacing w:line="240" w:lineRule="auto"/>
              <w:rPr>
                <w:b/>
              </w:rPr>
            </w:pPr>
            <w:r w:rsidRPr="00605ECD">
              <w:rPr>
                <w:b/>
              </w:rPr>
              <w:t>Código</w:t>
            </w:r>
          </w:p>
        </w:tc>
        <w:tc>
          <w:tcPr>
            <w:tcW w:w="6536" w:type="dxa"/>
          </w:tcPr>
          <w:p w14:paraId="7D54B454" w14:textId="77777777" w:rsidR="00D95A97" w:rsidRPr="00605ECD" w:rsidRDefault="00920D12" w:rsidP="00605ECD">
            <w:pPr>
              <w:spacing w:line="240" w:lineRule="auto"/>
              <w:rPr>
                <w:b/>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rPr>
                <w:highlight w:val="none"/>
              </w:rPr>
              <w:t>130</w:t>
            </w:r>
          </w:p>
        </w:tc>
      </w:tr>
      <w:tr w:rsidR="00605ECD" w:rsidRPr="00605ECD" w14:paraId="51385529" w14:textId="77777777" w:rsidTr="00605ECD">
        <w:trPr>
          <w:trHeight w:val="613"/>
        </w:trPr>
        <w:tc>
          <w:tcPr>
            <w:tcW w:w="2518" w:type="dxa"/>
          </w:tcPr>
          <w:p w14:paraId="7A8DA87D" w14:textId="77777777" w:rsidR="00D95A97" w:rsidRPr="00605ECD" w:rsidRDefault="00D95A97" w:rsidP="00605ECD">
            <w:pPr>
              <w:spacing w:line="240" w:lineRule="auto"/>
              <w:rPr>
                <w:b/>
              </w:rPr>
            </w:pPr>
            <w:r w:rsidRPr="00605ECD">
              <w:rPr>
                <w:b/>
              </w:rPr>
              <w:t>Título</w:t>
            </w:r>
          </w:p>
        </w:tc>
        <w:tc>
          <w:tcPr>
            <w:tcW w:w="6536" w:type="dxa"/>
          </w:tcPr>
          <w:p w14:paraId="2785C08B" w14:textId="77777777" w:rsidR="00D95A97" w:rsidRPr="00605ECD" w:rsidRDefault="00D95A97" w:rsidP="00605ECD">
            <w:pPr>
              <w:spacing w:line="240" w:lineRule="auto"/>
            </w:pPr>
            <w:r w:rsidRPr="00605ECD">
              <w:t xml:space="preserve">Refuerza tu aprendizaje: </w:t>
            </w:r>
            <w:r w:rsidR="00605ECD">
              <w:t>La organización de la economía global</w:t>
            </w:r>
          </w:p>
        </w:tc>
      </w:tr>
      <w:tr w:rsidR="00920D12" w:rsidRPr="00605ECD" w14:paraId="27334F3A" w14:textId="77777777" w:rsidTr="00184CDE">
        <w:tc>
          <w:tcPr>
            <w:tcW w:w="2518" w:type="dxa"/>
          </w:tcPr>
          <w:p w14:paraId="7927D65D" w14:textId="77777777" w:rsidR="00D95A97" w:rsidRPr="00605ECD" w:rsidRDefault="00D95A97" w:rsidP="00605ECD">
            <w:pPr>
              <w:spacing w:line="240" w:lineRule="auto"/>
              <w:rPr>
                <w:b/>
              </w:rPr>
            </w:pPr>
            <w:r w:rsidRPr="00605ECD">
              <w:rPr>
                <w:b/>
              </w:rPr>
              <w:t>Descripción</w:t>
            </w:r>
          </w:p>
        </w:tc>
        <w:tc>
          <w:tcPr>
            <w:tcW w:w="6536" w:type="dxa"/>
          </w:tcPr>
          <w:p w14:paraId="0857B123" w14:textId="77777777" w:rsidR="00D95A97" w:rsidRPr="00605ECD" w:rsidRDefault="00605ECD" w:rsidP="00605ECD">
            <w:pPr>
              <w:spacing w:line="240" w:lineRule="auto"/>
            </w:pPr>
            <w:r>
              <w:t>Actividad</w:t>
            </w:r>
            <w:r w:rsidR="00D95A97" w:rsidRPr="00605ECD">
              <w:t xml:space="preserve"> sobre </w:t>
            </w:r>
            <w:r>
              <w:t>La organización de la economía global</w:t>
            </w:r>
          </w:p>
        </w:tc>
      </w:tr>
    </w:tbl>
    <w:p w14:paraId="767330CB" w14:textId="77777777" w:rsidR="00D95A97" w:rsidRPr="00605ECD" w:rsidRDefault="00D95A97" w:rsidP="00605ECD">
      <w:pPr>
        <w:spacing w:line="240" w:lineRule="auto"/>
      </w:pPr>
    </w:p>
    <w:p w14:paraId="3C23DBF3" w14:textId="77777777" w:rsidR="00D95A97" w:rsidRPr="00605ECD" w:rsidRDefault="00D95A97" w:rsidP="00605ECD">
      <w:pPr>
        <w:spacing w:line="240" w:lineRule="auto"/>
      </w:pPr>
    </w:p>
    <w:p w14:paraId="46B9CB06" w14:textId="77777777" w:rsidR="00605ECD" w:rsidRPr="00605ECD" w:rsidRDefault="00605ECD" w:rsidP="00605ECD">
      <w:pPr>
        <w:spacing w:line="240" w:lineRule="auto"/>
        <w:rPr>
          <w:b/>
        </w:rPr>
      </w:pPr>
      <w:r w:rsidRPr="00647019">
        <w:rPr>
          <w:b/>
        </w:rPr>
        <w:t>[SECCIÓN 1]</w:t>
      </w:r>
      <w:r w:rsidRPr="00605ECD">
        <w:t xml:space="preserve"> </w:t>
      </w:r>
      <w:r w:rsidRPr="00605ECD">
        <w:rPr>
          <w:b/>
        </w:rPr>
        <w:t>4 Los efectos de la globalización</w:t>
      </w:r>
    </w:p>
    <w:p w14:paraId="60AE8589" w14:textId="77777777" w:rsidR="00605ECD" w:rsidRPr="00605ECD" w:rsidRDefault="00605ECD" w:rsidP="00605ECD">
      <w:pPr>
        <w:spacing w:line="240" w:lineRule="auto"/>
      </w:pPr>
    </w:p>
    <w:p w14:paraId="2245C93D" w14:textId="77777777" w:rsidR="00605ECD" w:rsidRPr="00605ECD" w:rsidRDefault="00605ECD" w:rsidP="00605ECD">
      <w:pPr>
        <w:spacing w:line="240" w:lineRule="auto"/>
      </w:pPr>
      <w:r w:rsidRPr="00605ECD">
        <w:t xml:space="preserve">Debido a la </w:t>
      </w:r>
      <w:r w:rsidRPr="00605ECD">
        <w:rPr>
          <w:b/>
        </w:rPr>
        <w:t>interdependencia económica</w:t>
      </w:r>
      <w:r w:rsidRPr="00605ECD">
        <w:t xml:space="preserve"> de los habitantes del planeta, actualmente los problemas que se enfrentan son de naturaleza global, es decir, que afectan los intereses y el destino de toda la humanidad. Por ello requieren para su solución de la acción conjunta de todos los habitantes del mundo.</w:t>
      </w:r>
    </w:p>
    <w:p w14:paraId="6A45F549" w14:textId="77777777" w:rsidR="00605ECD" w:rsidRPr="00605ECD" w:rsidRDefault="00605ECD" w:rsidP="00605ECD">
      <w:pPr>
        <w:spacing w:line="240" w:lineRule="auto"/>
      </w:pPr>
    </w:p>
    <w:tbl>
      <w:tblPr>
        <w:tblStyle w:val="Tablaconcuadrcula"/>
        <w:tblW w:w="0" w:type="auto"/>
        <w:tblLayout w:type="fixed"/>
        <w:tblLook w:val="04A0" w:firstRow="1" w:lastRow="0" w:firstColumn="1" w:lastColumn="0" w:noHBand="0" w:noVBand="1"/>
      </w:tblPr>
      <w:tblGrid>
        <w:gridCol w:w="2376"/>
        <w:gridCol w:w="6678"/>
      </w:tblGrid>
      <w:tr w:rsidR="00605ECD" w:rsidRPr="00605ECD" w14:paraId="5FAE35E2" w14:textId="77777777" w:rsidTr="00184CDE">
        <w:tc>
          <w:tcPr>
            <w:tcW w:w="9054" w:type="dxa"/>
            <w:gridSpan w:val="2"/>
            <w:shd w:val="clear" w:color="auto" w:fill="0D0D0D" w:themeFill="text1" w:themeFillTint="F2"/>
          </w:tcPr>
          <w:p w14:paraId="18DFE057" w14:textId="77777777" w:rsidR="00605ECD" w:rsidRPr="00605ECD" w:rsidRDefault="00605ECD" w:rsidP="00605ECD">
            <w:pPr>
              <w:spacing w:line="240" w:lineRule="auto"/>
              <w:rPr>
                <w:b/>
              </w:rPr>
            </w:pPr>
            <w:commentRangeStart w:id="41"/>
            <w:r w:rsidRPr="00605ECD">
              <w:rPr>
                <w:b/>
              </w:rPr>
              <w:lastRenderedPageBreak/>
              <w:t>Imagen (fotografía, gráfica o ilustración)</w:t>
            </w:r>
            <w:commentRangeEnd w:id="41"/>
            <w:r w:rsidR="00C90747">
              <w:rPr>
                <w:rStyle w:val="Refdecomentario"/>
                <w:lang w:val="es-CO"/>
              </w:rPr>
              <w:commentReference w:id="41"/>
            </w:r>
          </w:p>
        </w:tc>
      </w:tr>
      <w:tr w:rsidR="00605ECD" w:rsidRPr="00605ECD" w14:paraId="7346E820" w14:textId="77777777" w:rsidTr="00184CDE">
        <w:tc>
          <w:tcPr>
            <w:tcW w:w="2376" w:type="dxa"/>
          </w:tcPr>
          <w:p w14:paraId="3955F57F" w14:textId="77777777" w:rsidR="00605ECD" w:rsidRPr="00605ECD" w:rsidRDefault="00605ECD" w:rsidP="00605ECD">
            <w:pPr>
              <w:spacing w:line="240" w:lineRule="auto"/>
              <w:rPr>
                <w:b/>
              </w:rPr>
            </w:pPr>
            <w:r w:rsidRPr="00605ECD">
              <w:rPr>
                <w:b/>
              </w:rPr>
              <w:t>Código</w:t>
            </w:r>
          </w:p>
        </w:tc>
        <w:tc>
          <w:tcPr>
            <w:tcW w:w="6678" w:type="dxa"/>
          </w:tcPr>
          <w:p w14:paraId="31B7CD2C" w14:textId="77777777" w:rsidR="00605ECD" w:rsidRPr="00605ECD" w:rsidRDefault="0044317A" w:rsidP="00605ECD">
            <w:pPr>
              <w:spacing w:line="240" w:lineRule="auto"/>
              <w:rPr>
                <w:b/>
              </w:rPr>
            </w:pPr>
            <w:r>
              <w:t>CS_G10_07_IMG290</w:t>
            </w:r>
          </w:p>
        </w:tc>
      </w:tr>
      <w:tr w:rsidR="00605ECD" w:rsidRPr="00605ECD" w14:paraId="7738222A" w14:textId="77777777" w:rsidTr="00184CDE">
        <w:tc>
          <w:tcPr>
            <w:tcW w:w="2376" w:type="dxa"/>
          </w:tcPr>
          <w:p w14:paraId="0243F6FC" w14:textId="77777777" w:rsidR="00605ECD" w:rsidRPr="00605ECD" w:rsidRDefault="00605ECD" w:rsidP="00605ECD">
            <w:pPr>
              <w:spacing w:line="240" w:lineRule="auto"/>
            </w:pPr>
            <w:r w:rsidRPr="00605ECD">
              <w:rPr>
                <w:b/>
              </w:rPr>
              <w:t>Descripción</w:t>
            </w:r>
          </w:p>
        </w:tc>
        <w:tc>
          <w:tcPr>
            <w:tcW w:w="6678" w:type="dxa"/>
          </w:tcPr>
          <w:p w14:paraId="0466CFA2" w14:textId="77777777" w:rsidR="00605ECD" w:rsidRPr="00605ECD" w:rsidRDefault="00605ECD" w:rsidP="00605ECD">
            <w:pPr>
              <w:spacing w:line="240" w:lineRule="auto"/>
              <w:rPr>
                <w:lang w:val="es-CO"/>
              </w:rPr>
            </w:pPr>
            <w:r w:rsidRPr="00605ECD">
              <w:rPr>
                <w:lang w:val="es-CO"/>
              </w:rPr>
              <w:t xml:space="preserve">Red digital de finanzas globales </w:t>
            </w:r>
          </w:p>
        </w:tc>
      </w:tr>
      <w:tr w:rsidR="00605ECD" w:rsidRPr="00605ECD" w14:paraId="3F9DD298" w14:textId="77777777" w:rsidTr="00184CDE">
        <w:tc>
          <w:tcPr>
            <w:tcW w:w="2376" w:type="dxa"/>
          </w:tcPr>
          <w:p w14:paraId="3F838B73" w14:textId="77777777" w:rsidR="00605ECD" w:rsidRPr="00605ECD" w:rsidRDefault="00605ECD" w:rsidP="00605ECD">
            <w:pPr>
              <w:spacing w:line="240" w:lineRule="auto"/>
            </w:pPr>
            <w:r w:rsidRPr="00605ECD">
              <w:rPr>
                <w:b/>
              </w:rPr>
              <w:t>Código Shutterstock (o URL o la ruta en AulaPlaneta)</w:t>
            </w:r>
          </w:p>
        </w:tc>
        <w:tc>
          <w:tcPr>
            <w:tcW w:w="6678" w:type="dxa"/>
          </w:tcPr>
          <w:p w14:paraId="3489A28E" w14:textId="77777777" w:rsidR="00605ECD" w:rsidRPr="00605ECD" w:rsidRDefault="00605ECD" w:rsidP="00605ECD">
            <w:pPr>
              <w:spacing w:line="240" w:lineRule="auto"/>
            </w:pPr>
            <w:r w:rsidRPr="00605ECD">
              <w:rPr>
                <w:noProof/>
              </w:rPr>
              <w:drawing>
                <wp:inline distT="0" distB="0" distL="0" distR="0" wp14:anchorId="2E70C262" wp14:editId="36DDE46C">
                  <wp:extent cx="1441723" cy="1147354"/>
                  <wp:effectExtent l="0" t="0" r="6350" b="0"/>
                  <wp:docPr id="30" name="Imagen 30" descr="http://thumb9.shutterstock.com/display_pic_with_logo/226651/147421442/stock-photo-dalaman-july-duty-free-shop-july-in-dalaman-airport-turkey-duty-free-shops-are-147421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226651/147421442/stock-photo-dalaman-july-duty-free-shop-july-in-dalaman-airport-turkey-duty-free-shops-are-14742144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47002" cy="1151555"/>
                          </a:xfrm>
                          <a:prstGeom prst="rect">
                            <a:avLst/>
                          </a:prstGeom>
                          <a:noFill/>
                          <a:ln>
                            <a:noFill/>
                          </a:ln>
                        </pic:spPr>
                      </pic:pic>
                    </a:graphicData>
                  </a:graphic>
                </wp:inline>
              </w:drawing>
            </w:r>
          </w:p>
          <w:p w14:paraId="1F2DEB05" w14:textId="77777777" w:rsidR="00605ECD" w:rsidRPr="00605ECD" w:rsidRDefault="00FA153B" w:rsidP="00605ECD">
            <w:pPr>
              <w:spacing w:line="240" w:lineRule="auto"/>
            </w:pPr>
            <w:hyperlink r:id="rId41" w:history="1">
              <w:r w:rsidR="00647019" w:rsidRPr="00744EE8">
                <w:rPr>
                  <w:rStyle w:val="Hipervnculo"/>
                </w:rPr>
                <w:t>http://thumb9.shutterstock.com/display_pic_with_logo/226651/147421442/stock-photo-dalaman-july-duty-free-shop-july-in-dalaman-airport-turkey-duty-free-shops-are-147421442.jpg</w:t>
              </w:r>
            </w:hyperlink>
          </w:p>
        </w:tc>
      </w:tr>
      <w:tr w:rsidR="00605ECD" w:rsidRPr="00605ECD" w14:paraId="458F2FE0" w14:textId="77777777" w:rsidTr="00184CDE">
        <w:tc>
          <w:tcPr>
            <w:tcW w:w="2376" w:type="dxa"/>
          </w:tcPr>
          <w:p w14:paraId="24A4D867" w14:textId="77777777" w:rsidR="00605ECD" w:rsidRPr="00605ECD" w:rsidRDefault="00605ECD" w:rsidP="00605ECD">
            <w:pPr>
              <w:spacing w:line="240" w:lineRule="auto"/>
            </w:pPr>
            <w:r w:rsidRPr="00605ECD">
              <w:rPr>
                <w:b/>
              </w:rPr>
              <w:t>Pie de imagen</w:t>
            </w:r>
          </w:p>
        </w:tc>
        <w:tc>
          <w:tcPr>
            <w:tcW w:w="6678" w:type="dxa"/>
          </w:tcPr>
          <w:p w14:paraId="630EB052" w14:textId="77777777" w:rsidR="00605ECD" w:rsidRPr="00605ECD" w:rsidRDefault="00605ECD" w:rsidP="00605ECD">
            <w:pPr>
              <w:spacing w:line="240" w:lineRule="auto"/>
            </w:pPr>
            <w:r w:rsidRPr="00605ECD">
              <w:t>A pesar de que la globalización económica ha desarrollado las fuerzas productivas de forma excepcional y que les permitió a los consumidores el acceso a una mayor gama de productos y de servicios a precios menores, también ha provocado desequilibrios importantes en términos de las relaciones entre unos y otros grupos humanos, así como en la relación de la sociedad con la naturaleza.</w:t>
            </w:r>
          </w:p>
        </w:tc>
      </w:tr>
    </w:tbl>
    <w:p w14:paraId="212C8868" w14:textId="77777777" w:rsidR="00605ECD" w:rsidRPr="00605ECD" w:rsidRDefault="00605ECD" w:rsidP="00605ECD">
      <w:pPr>
        <w:spacing w:line="240" w:lineRule="auto"/>
      </w:pPr>
    </w:p>
    <w:p w14:paraId="4479C410" w14:textId="77777777" w:rsidR="00605ECD" w:rsidRPr="00605ECD" w:rsidRDefault="00605ECD" w:rsidP="00605ECD">
      <w:pPr>
        <w:spacing w:line="240" w:lineRule="auto"/>
      </w:pPr>
      <w:r w:rsidRPr="00605ECD">
        <w:rPr>
          <w:b/>
        </w:rPr>
        <w:t>La desigualdad económica</w:t>
      </w:r>
      <w:r w:rsidRPr="00605ECD">
        <w:t xml:space="preserve"> y la </w:t>
      </w:r>
      <w:r w:rsidRPr="00605ECD">
        <w:rPr>
          <w:b/>
        </w:rPr>
        <w:t>degradación ambiental</w:t>
      </w:r>
      <w:r w:rsidRPr="00605ECD">
        <w:t xml:space="preserve"> producida por las actividades económicas constituyen dos grandes problemas que afectan a toda la sociedad. Asimismo, el agotamiento de los </w:t>
      </w:r>
      <w:r w:rsidRPr="00605ECD">
        <w:rPr>
          <w:b/>
        </w:rPr>
        <w:t>recursos energéticos</w:t>
      </w:r>
      <w:r w:rsidRPr="00605ECD">
        <w:t xml:space="preserve"> no renovables del planeta amenaza con </w:t>
      </w:r>
      <w:r w:rsidR="00647019">
        <w:t>generar</w:t>
      </w:r>
      <w:r w:rsidRPr="00605ECD">
        <w:t xml:space="preserve"> una </w:t>
      </w:r>
      <w:r w:rsidRPr="00605ECD">
        <w:rPr>
          <w:b/>
        </w:rPr>
        <w:t>crisis económica global</w:t>
      </w:r>
      <w:r w:rsidRPr="0044317A">
        <w:t>,</w:t>
      </w:r>
      <w:r w:rsidRPr="00605ECD">
        <w:t xml:space="preserve"> si no se encuentra el camino para desarrollar nuevas fuentes de energías limpias, económicas y renovables. </w:t>
      </w:r>
    </w:p>
    <w:p w14:paraId="0E638231"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2C41E4C9" w14:textId="77777777" w:rsidTr="00184CDE">
        <w:tc>
          <w:tcPr>
            <w:tcW w:w="9033" w:type="dxa"/>
            <w:gridSpan w:val="2"/>
            <w:shd w:val="clear" w:color="auto" w:fill="0D0D0D" w:themeFill="text1" w:themeFillTint="F2"/>
          </w:tcPr>
          <w:p w14:paraId="1A864641" w14:textId="77777777" w:rsidR="00605ECD" w:rsidRPr="00605ECD" w:rsidRDefault="00605ECD" w:rsidP="00605ECD">
            <w:pPr>
              <w:spacing w:line="240" w:lineRule="auto"/>
              <w:rPr>
                <w:b/>
              </w:rPr>
            </w:pPr>
            <w:commentRangeStart w:id="42"/>
            <w:r w:rsidRPr="00605ECD">
              <w:rPr>
                <w:b/>
              </w:rPr>
              <w:t>Imagen (fotografía, gráfica o ilustración)</w:t>
            </w:r>
            <w:commentRangeEnd w:id="42"/>
            <w:r w:rsidR="00C90747">
              <w:rPr>
                <w:rStyle w:val="Refdecomentario"/>
                <w:lang w:val="es-CO"/>
              </w:rPr>
              <w:commentReference w:id="42"/>
            </w:r>
          </w:p>
        </w:tc>
      </w:tr>
      <w:tr w:rsidR="00605ECD" w:rsidRPr="00605ECD" w14:paraId="185D5E8A" w14:textId="77777777" w:rsidTr="00184CDE">
        <w:tc>
          <w:tcPr>
            <w:tcW w:w="2518" w:type="dxa"/>
          </w:tcPr>
          <w:p w14:paraId="76F2BD32" w14:textId="77777777" w:rsidR="00605ECD" w:rsidRPr="00605ECD" w:rsidRDefault="00605ECD" w:rsidP="00605ECD">
            <w:pPr>
              <w:spacing w:line="240" w:lineRule="auto"/>
              <w:rPr>
                <w:b/>
              </w:rPr>
            </w:pPr>
            <w:r w:rsidRPr="00605ECD">
              <w:rPr>
                <w:b/>
              </w:rPr>
              <w:t>Código</w:t>
            </w:r>
          </w:p>
        </w:tc>
        <w:tc>
          <w:tcPr>
            <w:tcW w:w="6515" w:type="dxa"/>
          </w:tcPr>
          <w:p w14:paraId="5951209F" w14:textId="77777777" w:rsidR="00605ECD" w:rsidRPr="00605ECD" w:rsidRDefault="0044317A" w:rsidP="00605ECD">
            <w:pPr>
              <w:spacing w:line="240" w:lineRule="auto"/>
              <w:rPr>
                <w:b/>
              </w:rPr>
            </w:pPr>
            <w:r>
              <w:t>CS_G10_07_IMG300</w:t>
            </w:r>
          </w:p>
        </w:tc>
      </w:tr>
      <w:tr w:rsidR="00605ECD" w:rsidRPr="00605ECD" w14:paraId="4BECDD6F" w14:textId="77777777" w:rsidTr="00184CDE">
        <w:tc>
          <w:tcPr>
            <w:tcW w:w="2518" w:type="dxa"/>
          </w:tcPr>
          <w:p w14:paraId="51008164" w14:textId="77777777" w:rsidR="00605ECD" w:rsidRPr="00605ECD" w:rsidRDefault="00605ECD" w:rsidP="00605ECD">
            <w:pPr>
              <w:spacing w:line="240" w:lineRule="auto"/>
            </w:pPr>
            <w:r w:rsidRPr="00605ECD">
              <w:rPr>
                <w:b/>
              </w:rPr>
              <w:t>Descripción</w:t>
            </w:r>
          </w:p>
        </w:tc>
        <w:tc>
          <w:tcPr>
            <w:tcW w:w="6515" w:type="dxa"/>
          </w:tcPr>
          <w:p w14:paraId="1B70A815" w14:textId="77777777" w:rsidR="00605ECD" w:rsidRPr="00605ECD" w:rsidRDefault="00C90747" w:rsidP="00605ECD">
            <w:pPr>
              <w:spacing w:line="240" w:lineRule="auto"/>
              <w:rPr>
                <w:lang w:val="es-CO"/>
              </w:rPr>
            </w:pPr>
            <w:r>
              <w:rPr>
                <w:lang w:val="es-CO"/>
              </w:rPr>
              <w:t>Rompecabezas de la T</w:t>
            </w:r>
            <w:r w:rsidR="00605ECD" w:rsidRPr="00605ECD">
              <w:rPr>
                <w:lang w:val="es-CO"/>
              </w:rPr>
              <w:t xml:space="preserve">ierra </w:t>
            </w:r>
          </w:p>
        </w:tc>
      </w:tr>
      <w:tr w:rsidR="00605ECD" w:rsidRPr="00605ECD" w14:paraId="5F60B9A9" w14:textId="77777777" w:rsidTr="00184CDE">
        <w:tc>
          <w:tcPr>
            <w:tcW w:w="2518" w:type="dxa"/>
          </w:tcPr>
          <w:p w14:paraId="58F7C0D1" w14:textId="77777777" w:rsidR="00605ECD" w:rsidRPr="00605ECD" w:rsidRDefault="00605ECD" w:rsidP="00605ECD">
            <w:pPr>
              <w:spacing w:line="240" w:lineRule="auto"/>
            </w:pPr>
            <w:r w:rsidRPr="00605ECD">
              <w:rPr>
                <w:b/>
              </w:rPr>
              <w:t>Código Shutterstock (o URL o la ruta en AulaPlaneta)</w:t>
            </w:r>
          </w:p>
        </w:tc>
        <w:tc>
          <w:tcPr>
            <w:tcW w:w="6515" w:type="dxa"/>
          </w:tcPr>
          <w:p w14:paraId="33ACF56E" w14:textId="77777777" w:rsidR="00605ECD" w:rsidRPr="00605ECD" w:rsidRDefault="00605ECD" w:rsidP="00605ECD">
            <w:pPr>
              <w:spacing w:line="240" w:lineRule="auto"/>
              <w:rPr>
                <w:lang w:val="es-CO"/>
              </w:rPr>
            </w:pPr>
            <w:r w:rsidRPr="00605ECD">
              <w:rPr>
                <w:noProof/>
              </w:rPr>
              <w:drawing>
                <wp:inline distT="0" distB="0" distL="0" distR="0" wp14:anchorId="7990CD43" wp14:editId="431F6EDD">
                  <wp:extent cx="942975" cy="670560"/>
                  <wp:effectExtent l="0" t="0" r="9525" b="0"/>
                  <wp:docPr id="22" name="Imagen 22" descr="http://thumb101.shutterstock.com/display_pic_with_logo/180313/148344737/stock-photo-global-strategy-solution-concept-earth-jigsaw-puzzle-148344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101.shutterstock.com/display_pic_with_logo/180313/148344737/stock-photo-global-strategy-solution-concept-earth-jigsaw-puzzle-14834473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947350" cy="673671"/>
                          </a:xfrm>
                          <a:prstGeom prst="rect">
                            <a:avLst/>
                          </a:prstGeom>
                          <a:noFill/>
                          <a:ln>
                            <a:noFill/>
                          </a:ln>
                        </pic:spPr>
                      </pic:pic>
                    </a:graphicData>
                  </a:graphic>
                </wp:inline>
              </w:drawing>
            </w:r>
          </w:p>
          <w:p w14:paraId="0D505F32" w14:textId="77777777" w:rsidR="00605ECD" w:rsidRPr="00605ECD" w:rsidRDefault="00605ECD" w:rsidP="00605ECD">
            <w:pPr>
              <w:spacing w:line="240" w:lineRule="auto"/>
            </w:pPr>
            <w:r w:rsidRPr="00605ECD">
              <w:t>Número de la imagen</w:t>
            </w:r>
            <w:r w:rsidR="00184CDE">
              <w:t xml:space="preserve"> </w:t>
            </w:r>
            <w:r w:rsidRPr="00605ECD">
              <w:t>148344737</w:t>
            </w:r>
          </w:p>
        </w:tc>
      </w:tr>
      <w:tr w:rsidR="00605ECD" w:rsidRPr="00605ECD" w14:paraId="3055E064" w14:textId="77777777" w:rsidTr="00184CDE">
        <w:tc>
          <w:tcPr>
            <w:tcW w:w="2518" w:type="dxa"/>
          </w:tcPr>
          <w:p w14:paraId="1CBF6096" w14:textId="77777777" w:rsidR="00605ECD" w:rsidRPr="00605ECD" w:rsidRDefault="00605ECD" w:rsidP="00605ECD">
            <w:pPr>
              <w:spacing w:line="240" w:lineRule="auto"/>
            </w:pPr>
            <w:r w:rsidRPr="00605ECD">
              <w:rPr>
                <w:b/>
              </w:rPr>
              <w:t>Pie de imagen</w:t>
            </w:r>
          </w:p>
        </w:tc>
        <w:tc>
          <w:tcPr>
            <w:tcW w:w="6515" w:type="dxa"/>
          </w:tcPr>
          <w:p w14:paraId="74E92C50" w14:textId="77777777" w:rsidR="00605ECD" w:rsidRPr="00605ECD" w:rsidRDefault="00605ECD" w:rsidP="0044317A">
            <w:pPr>
              <w:spacing w:line="240" w:lineRule="auto"/>
            </w:pPr>
            <w:r w:rsidRPr="00605ECD">
              <w:t xml:space="preserve">Las generaciones </w:t>
            </w:r>
            <w:r w:rsidR="0044317A">
              <w:t>d</w:t>
            </w:r>
            <w:r w:rsidRPr="00605ECD">
              <w:t xml:space="preserve">el siglo XXI </w:t>
            </w:r>
            <w:r w:rsidR="0044317A">
              <w:t>son herederas de</w:t>
            </w:r>
            <w:r w:rsidRPr="00605ECD">
              <w:t xml:space="preserve"> los pr</w:t>
            </w:r>
            <w:r w:rsidR="0044317A">
              <w:t>oblemas globales y experimenta</w:t>
            </w:r>
            <w:r w:rsidRPr="00605ECD">
              <w:t>n sus consecuencias. Por ello, se requiere que conozcan y comprendan los problemas para que sean capaces de responder mediante la construcción de otras formas de relacionarse consigo mismo, c</w:t>
            </w:r>
            <w:r w:rsidR="0044317A">
              <w:t>on los otros y con el entorno</w:t>
            </w:r>
            <w:r w:rsidRPr="00605ECD">
              <w:t>.</w:t>
            </w:r>
          </w:p>
        </w:tc>
      </w:tr>
    </w:tbl>
    <w:p w14:paraId="698E2262" w14:textId="77777777" w:rsidR="00605ECD" w:rsidRPr="00605ECD" w:rsidRDefault="00605ECD" w:rsidP="00605ECD">
      <w:pPr>
        <w:spacing w:line="240" w:lineRule="auto"/>
      </w:pPr>
    </w:p>
    <w:p w14:paraId="0CCA0370" w14:textId="77777777" w:rsidR="00605ECD" w:rsidRPr="00605ECD" w:rsidRDefault="00605ECD" w:rsidP="00605ECD">
      <w:pPr>
        <w:spacing w:line="240" w:lineRule="auto"/>
      </w:pPr>
    </w:p>
    <w:p w14:paraId="3CF2A080" w14:textId="77777777" w:rsidR="00605ECD" w:rsidRPr="00605ECD" w:rsidRDefault="00605ECD" w:rsidP="00605ECD">
      <w:pPr>
        <w:spacing w:line="240" w:lineRule="auto"/>
        <w:rPr>
          <w:b/>
        </w:rPr>
      </w:pPr>
      <w:r w:rsidRPr="00647019">
        <w:rPr>
          <w:b/>
        </w:rPr>
        <w:t>[SECCIÓN 3]</w:t>
      </w:r>
      <w:r w:rsidRPr="00605ECD">
        <w:t xml:space="preserve"> </w:t>
      </w:r>
      <w:r w:rsidRPr="00605ECD">
        <w:rPr>
          <w:b/>
        </w:rPr>
        <w:t>4.1 La desigualdad global</w:t>
      </w:r>
    </w:p>
    <w:p w14:paraId="43042CE9" w14:textId="77777777" w:rsidR="00605ECD" w:rsidRPr="00605ECD" w:rsidRDefault="00605ECD" w:rsidP="00605ECD">
      <w:pPr>
        <w:spacing w:line="240" w:lineRule="auto"/>
        <w:rPr>
          <w:b/>
        </w:rPr>
      </w:pPr>
    </w:p>
    <w:p w14:paraId="123BBB64" w14:textId="77777777" w:rsidR="00605ECD" w:rsidRPr="00605ECD" w:rsidRDefault="00605ECD" w:rsidP="00605ECD">
      <w:pPr>
        <w:spacing w:line="240" w:lineRule="auto"/>
      </w:pPr>
      <w:r w:rsidRPr="00605ECD">
        <w:lastRenderedPageBreak/>
        <w:t>Si se compa</w:t>
      </w:r>
      <w:r w:rsidR="0044317A">
        <w:t>ra el per</w:t>
      </w:r>
      <w:r w:rsidR="00647019">
        <w:t>i</w:t>
      </w:r>
      <w:r w:rsidR="0044317A">
        <w:t>odo actual</w:t>
      </w:r>
      <w:r w:rsidRPr="00605ECD">
        <w:t xml:space="preserve"> de la globalización con otros per</w:t>
      </w:r>
      <w:r w:rsidR="00647019">
        <w:t>i</w:t>
      </w:r>
      <w:r w:rsidRPr="00605ECD">
        <w:t>odos de la historia</w:t>
      </w:r>
      <w:r w:rsidR="00647019">
        <w:t>,</w:t>
      </w:r>
      <w:r w:rsidRPr="00605ECD">
        <w:t xml:space="preserve"> se aprecia que </w:t>
      </w:r>
      <w:r w:rsidRPr="00605ECD">
        <w:rPr>
          <w:b/>
        </w:rPr>
        <w:t>la riqueza mundial</w:t>
      </w:r>
      <w:r w:rsidRPr="00605ECD">
        <w:t xml:space="preserve"> cada vez se concentra más en un pequeño grupo de empresas y de personas. </w:t>
      </w:r>
    </w:p>
    <w:p w14:paraId="1890AF84" w14:textId="77777777" w:rsidR="00605ECD" w:rsidRPr="00605ECD" w:rsidRDefault="00605ECD" w:rsidP="00605ECD">
      <w:pPr>
        <w:spacing w:line="240" w:lineRule="auto"/>
      </w:pPr>
    </w:p>
    <w:p w14:paraId="01AA19AC" w14:textId="77777777" w:rsidR="00605ECD" w:rsidRPr="00605ECD" w:rsidRDefault="00605ECD" w:rsidP="00605ECD">
      <w:pPr>
        <w:spacing w:line="240" w:lineRule="auto"/>
      </w:pPr>
      <w:r w:rsidRPr="00605ECD">
        <w:t xml:space="preserve">Tal desequilibrio está abriendo una brecha económica entre las clases sociales de un tamaño tal, que se puede afirmar que nunca antes se presentó una </w:t>
      </w:r>
      <w:r w:rsidRPr="00605ECD">
        <w:rPr>
          <w:b/>
        </w:rPr>
        <w:t xml:space="preserve">desigualdad </w:t>
      </w:r>
      <w:r w:rsidRPr="00605ECD">
        <w:t>similar en el planeta. El mundo global, en el que la competencia es la única regla económica, produce muy pocos ganadores y muchos perdedores. Según estimó Unicef en 2007, aproximadamente 1200 millones de personas, es decir el 22</w:t>
      </w:r>
      <w:r w:rsidR="00647019">
        <w:t xml:space="preserve"> </w:t>
      </w:r>
      <w:r w:rsidRPr="00605ECD">
        <w:t>% de la población mundial vive en una situación de extrema pobreza</w:t>
      </w:r>
      <w:r w:rsidR="00647019">
        <w:t>,</w:t>
      </w:r>
      <w:r w:rsidRPr="00605ECD">
        <w:t xml:space="preserve"> ya que reciben menos de </w:t>
      </w:r>
      <w:r w:rsidR="001A306B">
        <w:t>un</w:t>
      </w:r>
      <w:r w:rsidRPr="00605ECD">
        <w:t xml:space="preserve"> dólar al día</w:t>
      </w:r>
      <w:r w:rsidR="00647019">
        <w:t>,</w:t>
      </w:r>
      <w:r w:rsidRPr="00605ECD">
        <w:t xml:space="preserve"> y aproximadamente 2200 millones</w:t>
      </w:r>
      <w:r w:rsidR="00647019">
        <w:t>,</w:t>
      </w:r>
      <w:r w:rsidRPr="00605ECD">
        <w:t xml:space="preserve"> es decir el 40 % de la población</w:t>
      </w:r>
      <w:r w:rsidR="00647019">
        <w:t>,</w:t>
      </w:r>
      <w:r w:rsidRPr="00605ECD">
        <w:t xml:space="preserve"> debe buscar la manera de vivir con </w:t>
      </w:r>
      <w:r w:rsidR="001A306B">
        <w:t>dos</w:t>
      </w:r>
      <w:r w:rsidRPr="00605ECD">
        <w:t xml:space="preserve"> dólares al día.</w:t>
      </w:r>
    </w:p>
    <w:p w14:paraId="75A7903B" w14:textId="77777777" w:rsidR="00605ECD" w:rsidRPr="00605ECD" w:rsidRDefault="00605ECD" w:rsidP="00605ECD">
      <w:pPr>
        <w:spacing w:line="240" w:lineRule="auto"/>
      </w:pPr>
    </w:p>
    <w:p w14:paraId="385522D8"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20B415CF" w14:textId="77777777" w:rsidTr="00184CDE">
        <w:tc>
          <w:tcPr>
            <w:tcW w:w="8978" w:type="dxa"/>
            <w:gridSpan w:val="2"/>
            <w:shd w:val="clear" w:color="auto" w:fill="000000" w:themeFill="text1"/>
          </w:tcPr>
          <w:p w14:paraId="35267DC7" w14:textId="77777777" w:rsidR="00605ECD" w:rsidRPr="00605ECD" w:rsidRDefault="00605ECD" w:rsidP="00605ECD">
            <w:pPr>
              <w:spacing w:line="240" w:lineRule="auto"/>
              <w:jc w:val="center"/>
              <w:rPr>
                <w:b/>
              </w:rPr>
            </w:pPr>
            <w:commentRangeStart w:id="43"/>
            <w:r w:rsidRPr="00605ECD">
              <w:rPr>
                <w:b/>
              </w:rPr>
              <w:t>Destacado</w:t>
            </w:r>
            <w:commentRangeEnd w:id="43"/>
            <w:r w:rsidR="001A306B">
              <w:rPr>
                <w:rStyle w:val="Refdecomentario"/>
                <w:lang w:val="es-CO"/>
              </w:rPr>
              <w:commentReference w:id="43"/>
            </w:r>
          </w:p>
        </w:tc>
      </w:tr>
      <w:tr w:rsidR="00605ECD" w:rsidRPr="00605ECD" w14:paraId="4AE90717" w14:textId="77777777" w:rsidTr="00184CDE">
        <w:tc>
          <w:tcPr>
            <w:tcW w:w="2518" w:type="dxa"/>
          </w:tcPr>
          <w:p w14:paraId="37B569DC" w14:textId="77777777" w:rsidR="00605ECD" w:rsidRPr="00605ECD" w:rsidRDefault="00605ECD" w:rsidP="00605ECD">
            <w:pPr>
              <w:spacing w:line="240" w:lineRule="auto"/>
              <w:rPr>
                <w:b/>
              </w:rPr>
            </w:pPr>
            <w:r w:rsidRPr="00605ECD">
              <w:rPr>
                <w:b/>
              </w:rPr>
              <w:t>Título</w:t>
            </w:r>
          </w:p>
        </w:tc>
        <w:tc>
          <w:tcPr>
            <w:tcW w:w="6460" w:type="dxa"/>
          </w:tcPr>
          <w:p w14:paraId="45AAF796" w14:textId="77777777" w:rsidR="00605ECD" w:rsidRPr="00605ECD" w:rsidRDefault="00605ECD" w:rsidP="00605ECD">
            <w:pPr>
              <w:spacing w:line="240" w:lineRule="auto"/>
              <w:jc w:val="center"/>
            </w:pPr>
            <w:r w:rsidRPr="00605ECD">
              <w:t>La desigualdad global</w:t>
            </w:r>
          </w:p>
        </w:tc>
      </w:tr>
      <w:tr w:rsidR="00605ECD" w:rsidRPr="00605ECD" w14:paraId="14F979F5" w14:textId="77777777" w:rsidTr="00184CDE">
        <w:tc>
          <w:tcPr>
            <w:tcW w:w="2518" w:type="dxa"/>
          </w:tcPr>
          <w:p w14:paraId="68C1CFC6" w14:textId="77777777" w:rsidR="00605ECD" w:rsidRPr="00605ECD" w:rsidRDefault="00605ECD" w:rsidP="00605ECD">
            <w:pPr>
              <w:spacing w:line="240" w:lineRule="auto"/>
            </w:pPr>
            <w:r w:rsidRPr="00605ECD">
              <w:rPr>
                <w:b/>
              </w:rPr>
              <w:t>Contenido</w:t>
            </w:r>
          </w:p>
        </w:tc>
        <w:tc>
          <w:tcPr>
            <w:tcW w:w="6460" w:type="dxa"/>
          </w:tcPr>
          <w:p w14:paraId="6E4CD7A3" w14:textId="77777777" w:rsidR="00605ECD" w:rsidRPr="00605ECD" w:rsidRDefault="00605ECD" w:rsidP="002E1593">
            <w:pPr>
              <w:spacing w:line="240" w:lineRule="auto"/>
            </w:pPr>
            <w:r w:rsidRPr="00605ECD">
              <w:t>La tendencia global a la desigualdad ha sido medida y avalada mediante múltiples investigaciones sociales. Por ejemplo, para el 2014 Oxfam calculó que 85 individuos concentraban más riqueza que los 3500 millones de habitantes más pobres del planeta, es decir, la mitad de la población mun</w:t>
            </w:r>
            <w:r w:rsidR="0044317A">
              <w:t>dial. También se sabe que el 20</w:t>
            </w:r>
            <w:r w:rsidR="002E1593">
              <w:t xml:space="preserve"> </w:t>
            </w:r>
            <w:r w:rsidRPr="00605ECD">
              <w:t>% superior de la p</w:t>
            </w:r>
            <w:r w:rsidR="0044317A">
              <w:t>irámide económica obtiene el 80</w:t>
            </w:r>
            <w:r w:rsidR="002E1593">
              <w:t xml:space="preserve"> </w:t>
            </w:r>
            <w:r w:rsidRPr="00605ECD">
              <w:t>% de los ingresos mundia</w:t>
            </w:r>
            <w:r w:rsidR="0044317A">
              <w:t>les, mientras que el 20</w:t>
            </w:r>
            <w:r w:rsidR="002E1593">
              <w:t xml:space="preserve"> </w:t>
            </w:r>
            <w:r w:rsidR="0044317A">
              <w:t>% inferior consigue menos del 2</w:t>
            </w:r>
            <w:r w:rsidR="002E1593">
              <w:t xml:space="preserve"> </w:t>
            </w:r>
            <w:r w:rsidRPr="00605ECD">
              <w:t>%.</w:t>
            </w:r>
          </w:p>
        </w:tc>
      </w:tr>
    </w:tbl>
    <w:p w14:paraId="41C87BA7" w14:textId="77777777" w:rsidR="00605ECD" w:rsidRPr="00605ECD" w:rsidRDefault="00605ECD" w:rsidP="00605ECD">
      <w:pPr>
        <w:spacing w:line="240" w:lineRule="auto"/>
      </w:pPr>
    </w:p>
    <w:p w14:paraId="433C92BB" w14:textId="77777777" w:rsidR="00605ECD" w:rsidRPr="00605ECD" w:rsidRDefault="00605ECD" w:rsidP="00605ECD">
      <w:pPr>
        <w:spacing w:line="240" w:lineRule="auto"/>
      </w:pPr>
      <w:r w:rsidRPr="00605ECD">
        <w:t xml:space="preserve">El modelo de globalización que actualmente se impone estimula el deseo en las personas de obtener la mayor cantidad de dinero a corto plazo; en consecuencia, los individuos tienden a comportarse como empresas, olvidando el valor de la equidad y de la solidaridad. </w:t>
      </w:r>
    </w:p>
    <w:p w14:paraId="05D5DA57"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647111DB" w14:textId="77777777" w:rsidTr="00184CDE">
        <w:tc>
          <w:tcPr>
            <w:tcW w:w="9033" w:type="dxa"/>
            <w:gridSpan w:val="2"/>
            <w:shd w:val="clear" w:color="auto" w:fill="0D0D0D" w:themeFill="text1" w:themeFillTint="F2"/>
          </w:tcPr>
          <w:p w14:paraId="7825FD3D" w14:textId="77777777" w:rsidR="00605ECD" w:rsidRPr="00605ECD" w:rsidRDefault="00605ECD" w:rsidP="00605ECD">
            <w:pPr>
              <w:spacing w:line="240" w:lineRule="auto"/>
              <w:rPr>
                <w:b/>
              </w:rPr>
            </w:pPr>
            <w:r w:rsidRPr="00605ECD">
              <w:rPr>
                <w:b/>
              </w:rPr>
              <w:t>Imagen (fotografía, gráfica o ilustración)</w:t>
            </w:r>
          </w:p>
        </w:tc>
      </w:tr>
      <w:tr w:rsidR="00605ECD" w:rsidRPr="00605ECD" w14:paraId="32A35C79" w14:textId="77777777" w:rsidTr="00184CDE">
        <w:tc>
          <w:tcPr>
            <w:tcW w:w="2518" w:type="dxa"/>
          </w:tcPr>
          <w:p w14:paraId="60C6F2C5" w14:textId="77777777" w:rsidR="00605ECD" w:rsidRPr="00605ECD" w:rsidRDefault="00605ECD" w:rsidP="00605ECD">
            <w:pPr>
              <w:spacing w:line="240" w:lineRule="auto"/>
              <w:rPr>
                <w:b/>
              </w:rPr>
            </w:pPr>
            <w:r w:rsidRPr="00605ECD">
              <w:rPr>
                <w:b/>
              </w:rPr>
              <w:t>Código</w:t>
            </w:r>
          </w:p>
        </w:tc>
        <w:tc>
          <w:tcPr>
            <w:tcW w:w="6515" w:type="dxa"/>
          </w:tcPr>
          <w:p w14:paraId="4B5C6534" w14:textId="77777777" w:rsidR="00605ECD" w:rsidRPr="00605ECD" w:rsidRDefault="0044317A" w:rsidP="00605ECD">
            <w:pPr>
              <w:spacing w:line="240" w:lineRule="auto"/>
              <w:rPr>
                <w:b/>
              </w:rPr>
            </w:pPr>
            <w:r>
              <w:t>CS_G10_07_IMG310</w:t>
            </w:r>
          </w:p>
        </w:tc>
      </w:tr>
      <w:tr w:rsidR="00605ECD" w:rsidRPr="00605ECD" w14:paraId="044D3281" w14:textId="77777777" w:rsidTr="00184CDE">
        <w:tc>
          <w:tcPr>
            <w:tcW w:w="2518" w:type="dxa"/>
          </w:tcPr>
          <w:p w14:paraId="401F6CF7" w14:textId="77777777" w:rsidR="00605ECD" w:rsidRPr="00605ECD" w:rsidRDefault="00605ECD" w:rsidP="00605ECD">
            <w:pPr>
              <w:spacing w:line="240" w:lineRule="auto"/>
            </w:pPr>
            <w:r w:rsidRPr="00605ECD">
              <w:rPr>
                <w:b/>
              </w:rPr>
              <w:t>Descripción</w:t>
            </w:r>
          </w:p>
        </w:tc>
        <w:tc>
          <w:tcPr>
            <w:tcW w:w="6515" w:type="dxa"/>
          </w:tcPr>
          <w:p w14:paraId="10A425DC" w14:textId="77777777" w:rsidR="00605ECD" w:rsidRPr="00605ECD" w:rsidRDefault="00605ECD" w:rsidP="00605ECD">
            <w:pPr>
              <w:spacing w:line="240" w:lineRule="auto"/>
              <w:rPr>
                <w:lang w:val="es-CO"/>
              </w:rPr>
            </w:pPr>
            <w:r w:rsidRPr="00605ECD">
              <w:rPr>
                <w:lang w:val="es-CO"/>
              </w:rPr>
              <w:t xml:space="preserve">Desigualdad económica </w:t>
            </w:r>
          </w:p>
        </w:tc>
      </w:tr>
      <w:tr w:rsidR="00605ECD" w:rsidRPr="00605ECD" w14:paraId="1CCDB5D4" w14:textId="77777777" w:rsidTr="00184CDE">
        <w:tc>
          <w:tcPr>
            <w:tcW w:w="2518" w:type="dxa"/>
          </w:tcPr>
          <w:p w14:paraId="20974094" w14:textId="77777777" w:rsidR="00605ECD" w:rsidRPr="00605ECD" w:rsidRDefault="00605ECD" w:rsidP="00605ECD">
            <w:pPr>
              <w:spacing w:line="240" w:lineRule="auto"/>
            </w:pPr>
            <w:r w:rsidRPr="00605ECD">
              <w:rPr>
                <w:b/>
              </w:rPr>
              <w:t>Código Shutterstock (o URL o la ruta en AulaPlaneta)</w:t>
            </w:r>
          </w:p>
        </w:tc>
        <w:tc>
          <w:tcPr>
            <w:tcW w:w="6515" w:type="dxa"/>
          </w:tcPr>
          <w:p w14:paraId="65952CB4" w14:textId="77777777" w:rsidR="00605ECD" w:rsidRPr="00605ECD" w:rsidRDefault="00605ECD" w:rsidP="00605ECD">
            <w:pPr>
              <w:spacing w:line="240" w:lineRule="auto"/>
              <w:rPr>
                <w:lang w:val="es-CO"/>
              </w:rPr>
            </w:pPr>
            <w:r w:rsidRPr="00605ECD">
              <w:rPr>
                <w:noProof/>
              </w:rPr>
              <w:drawing>
                <wp:inline distT="0" distB="0" distL="0" distR="0" wp14:anchorId="27ECE0F0" wp14:editId="457E2A0F">
                  <wp:extent cx="1000125" cy="7113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02888" cy="713270"/>
                          </a:xfrm>
                          <a:prstGeom prst="rect">
                            <a:avLst/>
                          </a:prstGeom>
                          <a:noFill/>
                        </pic:spPr>
                      </pic:pic>
                    </a:graphicData>
                  </a:graphic>
                </wp:inline>
              </w:drawing>
            </w:r>
          </w:p>
          <w:p w14:paraId="26E0E569" w14:textId="77777777" w:rsidR="00605ECD" w:rsidRPr="00605ECD" w:rsidRDefault="00605ECD" w:rsidP="00605ECD">
            <w:pPr>
              <w:spacing w:line="240" w:lineRule="auto"/>
            </w:pPr>
            <w:r w:rsidRPr="00605ECD">
              <w:t>Número de la imagen</w:t>
            </w:r>
            <w:r w:rsidR="00184CDE">
              <w:t xml:space="preserve"> </w:t>
            </w:r>
            <w:r w:rsidRPr="00605ECD">
              <w:t>171130088</w:t>
            </w:r>
          </w:p>
        </w:tc>
      </w:tr>
      <w:tr w:rsidR="00605ECD" w:rsidRPr="00605ECD" w14:paraId="08174018" w14:textId="77777777" w:rsidTr="00184CDE">
        <w:tc>
          <w:tcPr>
            <w:tcW w:w="2518" w:type="dxa"/>
          </w:tcPr>
          <w:p w14:paraId="1AC540D6" w14:textId="77777777" w:rsidR="00605ECD" w:rsidRPr="00605ECD" w:rsidRDefault="00605ECD" w:rsidP="00605ECD">
            <w:pPr>
              <w:spacing w:line="240" w:lineRule="auto"/>
            </w:pPr>
            <w:r w:rsidRPr="00605ECD">
              <w:rPr>
                <w:b/>
              </w:rPr>
              <w:t>Pie de imagen</w:t>
            </w:r>
          </w:p>
        </w:tc>
        <w:tc>
          <w:tcPr>
            <w:tcW w:w="6515" w:type="dxa"/>
          </w:tcPr>
          <w:p w14:paraId="1C551BC6" w14:textId="77777777" w:rsidR="00605ECD" w:rsidRPr="00605ECD" w:rsidRDefault="00605ECD" w:rsidP="002E1593">
            <w:pPr>
              <w:spacing w:line="240" w:lineRule="auto"/>
            </w:pPr>
            <w:r w:rsidRPr="00605ECD">
              <w:t xml:space="preserve">La búsqueda del máximo beneficio individual favorece la utilización de cualquier medio para conseguirlo. Así con la globalización económica también se ha </w:t>
            </w:r>
            <w:r w:rsidR="002E1593">
              <w:t>aumentado</w:t>
            </w:r>
            <w:r w:rsidR="0044317A">
              <w:t xml:space="preserve"> la corrupción </w:t>
            </w:r>
            <w:r w:rsidRPr="00605ECD">
              <w:t xml:space="preserve">mediante la evasión de impuestos, el ocultamiento de operaciones fraudulentas, los sobornos, el espionaje industrial, el chantaje y el financiamiento de </w:t>
            </w:r>
            <w:r w:rsidRPr="00605ECD">
              <w:lastRenderedPageBreak/>
              <w:t>campañas electorales.</w:t>
            </w:r>
          </w:p>
        </w:tc>
      </w:tr>
    </w:tbl>
    <w:p w14:paraId="7F027EEE" w14:textId="77777777" w:rsidR="00605ECD" w:rsidRDefault="00605ECD" w:rsidP="00605ECD">
      <w:pPr>
        <w:spacing w:line="240" w:lineRule="auto"/>
      </w:pPr>
    </w:p>
    <w:tbl>
      <w:tblPr>
        <w:tblStyle w:val="2"/>
        <w:tblW w:w="869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8"/>
        <w:gridCol w:w="7087"/>
      </w:tblGrid>
      <w:tr w:rsidR="00920D12" w:rsidRPr="00605ECD" w14:paraId="44F4538F" w14:textId="77777777" w:rsidTr="00184CDE">
        <w:trPr>
          <w:trHeight w:val="78"/>
        </w:trPr>
        <w:tc>
          <w:tcPr>
            <w:tcW w:w="8695" w:type="dxa"/>
            <w:gridSpan w:val="2"/>
            <w:shd w:val="clear" w:color="auto" w:fill="000000"/>
          </w:tcPr>
          <w:p w14:paraId="1DCC62BB" w14:textId="77777777" w:rsidR="00920D12" w:rsidRPr="00605ECD" w:rsidRDefault="00920D12" w:rsidP="00184CDE">
            <w:pPr>
              <w:spacing w:line="240" w:lineRule="auto"/>
              <w:ind w:left="-120"/>
              <w:jc w:val="center"/>
              <w:rPr>
                <w:b/>
                <w:color w:val="auto"/>
                <w:highlight w:val="none"/>
              </w:rPr>
            </w:pPr>
            <w:r w:rsidRPr="00605ECD">
              <w:rPr>
                <w:b/>
                <w:color w:val="auto"/>
                <w:highlight w:val="none"/>
              </w:rPr>
              <w:t>Profundiza: recurso aprovechado</w:t>
            </w:r>
          </w:p>
        </w:tc>
      </w:tr>
      <w:tr w:rsidR="00920D12" w:rsidRPr="00605ECD" w14:paraId="42408522" w14:textId="77777777" w:rsidTr="00184CDE">
        <w:trPr>
          <w:trHeight w:val="78"/>
        </w:trPr>
        <w:tc>
          <w:tcPr>
            <w:tcW w:w="1608" w:type="dxa"/>
          </w:tcPr>
          <w:p w14:paraId="6C36748E" w14:textId="77777777" w:rsidR="00920D12" w:rsidRPr="00605ECD" w:rsidRDefault="00920D12" w:rsidP="00184CDE">
            <w:pPr>
              <w:spacing w:line="240" w:lineRule="auto"/>
              <w:rPr>
                <w:color w:val="auto"/>
              </w:rPr>
            </w:pPr>
            <w:r w:rsidRPr="00605ECD">
              <w:rPr>
                <w:b/>
                <w:color w:val="auto"/>
              </w:rPr>
              <w:t>Código</w:t>
            </w:r>
          </w:p>
        </w:tc>
        <w:tc>
          <w:tcPr>
            <w:tcW w:w="7086" w:type="dxa"/>
          </w:tcPr>
          <w:p w14:paraId="0022631A" w14:textId="77777777" w:rsidR="00920D12" w:rsidRPr="00605ECD" w:rsidRDefault="00920D12" w:rsidP="00184CDE">
            <w:pPr>
              <w:spacing w:line="240" w:lineRule="auto"/>
              <w:rPr>
                <w:b/>
                <w:color w:val="auto"/>
              </w:rPr>
            </w:pPr>
            <w:r w:rsidRPr="00920D12">
              <w:rPr>
                <w:color w:val="auto"/>
                <w:highlight w:val="none"/>
                <w:lang w:val="es"/>
              </w:rPr>
              <w:t>CS_10_06_CO</w:t>
            </w:r>
            <w:r w:rsidRPr="00920D12">
              <w:rPr>
                <w:b/>
                <w:color w:val="auto"/>
                <w:highlight w:val="none"/>
              </w:rPr>
              <w:softHyphen/>
            </w:r>
            <w:r w:rsidRPr="00920D12">
              <w:rPr>
                <w:b/>
                <w:color w:val="auto"/>
                <w:highlight w:val="none"/>
              </w:rPr>
              <w:softHyphen/>
            </w:r>
            <w:r w:rsidRPr="00920D12">
              <w:rPr>
                <w:color w:val="auto"/>
                <w:highlight w:val="none"/>
              </w:rPr>
              <w:t>_REC</w:t>
            </w:r>
            <w:r>
              <w:rPr>
                <w:color w:val="auto"/>
                <w:highlight w:val="none"/>
              </w:rPr>
              <w:t>140</w:t>
            </w:r>
          </w:p>
        </w:tc>
      </w:tr>
      <w:tr w:rsidR="00920D12" w:rsidRPr="00605ECD" w14:paraId="689F352E" w14:textId="77777777" w:rsidTr="00184CDE">
        <w:trPr>
          <w:trHeight w:val="78"/>
        </w:trPr>
        <w:tc>
          <w:tcPr>
            <w:tcW w:w="1608" w:type="dxa"/>
          </w:tcPr>
          <w:p w14:paraId="40403508" w14:textId="77777777" w:rsidR="00920D12" w:rsidRPr="00605ECD" w:rsidRDefault="00920D12" w:rsidP="00184CDE">
            <w:pPr>
              <w:spacing w:line="240" w:lineRule="auto"/>
              <w:rPr>
                <w:b/>
                <w:color w:val="auto"/>
              </w:rPr>
            </w:pPr>
            <w:r w:rsidRPr="00605ECD">
              <w:rPr>
                <w:b/>
                <w:color w:val="auto"/>
              </w:rPr>
              <w:t>Código Shutterstock (o URL o la ruta en AulaPlaneta)</w:t>
            </w:r>
          </w:p>
        </w:tc>
        <w:tc>
          <w:tcPr>
            <w:tcW w:w="7086" w:type="dxa"/>
          </w:tcPr>
          <w:p w14:paraId="7A3F474C" w14:textId="77777777" w:rsidR="00920D12" w:rsidRPr="00605ECD" w:rsidRDefault="00920D12" w:rsidP="00920D12">
            <w:pPr>
              <w:spacing w:line="240" w:lineRule="auto"/>
              <w:rPr>
                <w:color w:val="auto"/>
              </w:rPr>
            </w:pPr>
            <w:r w:rsidRPr="00605ECD">
              <w:rPr>
                <w:color w:val="auto"/>
              </w:rPr>
              <w:t xml:space="preserve">3° ESO/Geografía e historia/La </w:t>
            </w:r>
            <w:r>
              <w:rPr>
                <w:color w:val="auto"/>
              </w:rPr>
              <w:t>población y los recursos/Los desequilibrios regionales/El reparto desigual de los recursos</w:t>
            </w:r>
          </w:p>
        </w:tc>
      </w:tr>
      <w:tr w:rsidR="00920D12" w:rsidRPr="00605ECD" w14:paraId="2BA246E6" w14:textId="77777777" w:rsidTr="00184CDE">
        <w:trPr>
          <w:trHeight w:val="74"/>
        </w:trPr>
        <w:tc>
          <w:tcPr>
            <w:tcW w:w="1608" w:type="dxa"/>
          </w:tcPr>
          <w:p w14:paraId="3EC8083E" w14:textId="77777777" w:rsidR="00920D12" w:rsidRPr="00605ECD" w:rsidRDefault="00920D12" w:rsidP="00184CDE">
            <w:pPr>
              <w:spacing w:line="240" w:lineRule="auto"/>
              <w:rPr>
                <w:color w:val="auto"/>
              </w:rPr>
            </w:pPr>
            <w:r w:rsidRPr="00605ECD">
              <w:rPr>
                <w:b/>
                <w:color w:val="auto"/>
              </w:rPr>
              <w:t>Título</w:t>
            </w:r>
          </w:p>
        </w:tc>
        <w:tc>
          <w:tcPr>
            <w:tcW w:w="7086" w:type="dxa"/>
          </w:tcPr>
          <w:p w14:paraId="1AF106E5" w14:textId="77777777" w:rsidR="00920D12" w:rsidRPr="00605ECD" w:rsidRDefault="00920D12" w:rsidP="00184CDE">
            <w:pPr>
              <w:pStyle w:val="Ttulo1"/>
              <w:keepNext w:val="0"/>
              <w:keepLines w:val="0"/>
              <w:spacing w:line="240" w:lineRule="auto"/>
              <w:outlineLvl w:val="0"/>
              <w:rPr>
                <w:color w:val="auto"/>
                <w:sz w:val="24"/>
              </w:rPr>
            </w:pPr>
            <w:r>
              <w:rPr>
                <w:color w:val="auto"/>
                <w:sz w:val="24"/>
              </w:rPr>
              <w:t>El desigual reparto de los recursos</w:t>
            </w:r>
          </w:p>
        </w:tc>
      </w:tr>
      <w:tr w:rsidR="00920D12" w:rsidRPr="00605ECD" w14:paraId="32A59EEF" w14:textId="77777777" w:rsidTr="00184CDE">
        <w:trPr>
          <w:trHeight w:val="763"/>
        </w:trPr>
        <w:tc>
          <w:tcPr>
            <w:tcW w:w="1608" w:type="dxa"/>
          </w:tcPr>
          <w:p w14:paraId="0B86B8E1" w14:textId="77777777" w:rsidR="00920D12" w:rsidRPr="00605ECD" w:rsidRDefault="00920D12" w:rsidP="00184CDE">
            <w:pPr>
              <w:spacing w:line="240" w:lineRule="auto"/>
              <w:rPr>
                <w:color w:val="auto"/>
              </w:rPr>
            </w:pPr>
            <w:r w:rsidRPr="00605ECD">
              <w:rPr>
                <w:b/>
                <w:color w:val="auto"/>
              </w:rPr>
              <w:t>Descripción</w:t>
            </w:r>
          </w:p>
        </w:tc>
        <w:tc>
          <w:tcPr>
            <w:tcW w:w="7086" w:type="dxa"/>
          </w:tcPr>
          <w:p w14:paraId="4A6F429D" w14:textId="77777777" w:rsidR="00920D12" w:rsidRPr="00605ECD" w:rsidRDefault="00920D12" w:rsidP="00184CDE">
            <w:pPr>
              <w:spacing w:line="240" w:lineRule="auto"/>
              <w:rPr>
                <w:color w:val="auto"/>
              </w:rPr>
            </w:pPr>
            <w:bookmarkStart w:id="44" w:name="OLE_LINK5"/>
            <w:r>
              <w:rPr>
                <w:color w:val="auto"/>
              </w:rPr>
              <w:t>Secuencia de imágenes para comparar el desigual reparto de los recursos</w:t>
            </w:r>
          </w:p>
          <w:bookmarkEnd w:id="44"/>
          <w:p w14:paraId="295B67B0" w14:textId="77777777" w:rsidR="00920D12" w:rsidRPr="00605ECD" w:rsidRDefault="00920D12" w:rsidP="00184CDE">
            <w:pPr>
              <w:spacing w:line="240" w:lineRule="auto"/>
              <w:rPr>
                <w:color w:val="auto"/>
                <w:highlight w:val="none"/>
              </w:rPr>
            </w:pPr>
            <w:r w:rsidRPr="00605ECD">
              <w:fldChar w:fldCharType="begin"/>
            </w:r>
            <w:r w:rsidRPr="00605ECD">
              <w:rPr>
                <w:color w:val="auto"/>
              </w:rPr>
              <w:instrText xml:space="preserve"> HYPERLINK "http://profesores.aulaplaneta.com/" \l "/buscador?q=sector%20secundario" \h </w:instrText>
            </w:r>
            <w:r w:rsidRPr="00605ECD">
              <w:fldChar w:fldCharType="end"/>
            </w:r>
          </w:p>
        </w:tc>
      </w:tr>
    </w:tbl>
    <w:p w14:paraId="16CF020E" w14:textId="77777777" w:rsidR="00605ECD" w:rsidRPr="00605ECD" w:rsidRDefault="00605ECD" w:rsidP="00605ECD">
      <w:pPr>
        <w:spacing w:line="240" w:lineRule="auto"/>
      </w:pPr>
    </w:p>
    <w:p w14:paraId="1E8E94A7" w14:textId="77777777" w:rsidR="00605ECD" w:rsidRPr="00605ECD" w:rsidRDefault="00605ECD" w:rsidP="00605ECD">
      <w:pPr>
        <w:spacing w:line="240" w:lineRule="auto"/>
      </w:pPr>
      <w:r w:rsidRPr="00605ECD">
        <w:t xml:space="preserve">Si bien es cierto que la globalización ha creado </w:t>
      </w:r>
      <w:r w:rsidRPr="00605ECD">
        <w:rPr>
          <w:b/>
        </w:rPr>
        <w:t>nuevos empleos</w:t>
      </w:r>
      <w:r w:rsidRPr="002E1593">
        <w:t>,</w:t>
      </w:r>
      <w:r w:rsidRPr="00605ECD">
        <w:t xml:space="preserve"> también es cierto que la mayor parte no son empleos de calidad, es decir</w:t>
      </w:r>
      <w:r w:rsidR="0044317A">
        <w:t>,</w:t>
      </w:r>
      <w:r w:rsidRPr="00605ECD">
        <w:t xml:space="preserve"> que no son bien remunerados y ofrecen pocas garantías</w:t>
      </w:r>
      <w:r w:rsidR="002E1593">
        <w:t>, pues</w:t>
      </w:r>
      <w:r w:rsidRPr="00605ECD">
        <w:t xml:space="preserve"> desmejoran la </w:t>
      </w:r>
      <w:r w:rsidRPr="00605ECD">
        <w:rPr>
          <w:b/>
        </w:rPr>
        <w:t>calidad de vida</w:t>
      </w:r>
      <w:r w:rsidRPr="00605ECD">
        <w:t xml:space="preserve"> de la clase trabajadora del mundo, que vive asfixiada económicamente y experimenta problemas para conseguir los mínimos indispensables para alcanzar un nivel de vida digno. </w:t>
      </w:r>
    </w:p>
    <w:p w14:paraId="5EE97BAB" w14:textId="77777777" w:rsidR="00605ECD" w:rsidRPr="00605ECD" w:rsidRDefault="00605ECD" w:rsidP="00605ECD">
      <w:pPr>
        <w:spacing w:line="240" w:lineRule="auto"/>
      </w:pPr>
    </w:p>
    <w:p w14:paraId="3E3A4762" w14:textId="77777777" w:rsidR="00605ECD" w:rsidRPr="00605ECD" w:rsidRDefault="00605ECD" w:rsidP="00605ECD">
      <w:pPr>
        <w:spacing w:line="240" w:lineRule="auto"/>
      </w:pPr>
      <w:r w:rsidRPr="00605ECD">
        <w:t xml:space="preserve">Las desigualdades entre países también se han profundizado. Las </w:t>
      </w:r>
      <w:r w:rsidRPr="00605ECD">
        <w:rPr>
          <w:b/>
        </w:rPr>
        <w:t>economías poderosas</w:t>
      </w:r>
      <w:r w:rsidRPr="00605ECD">
        <w:t xml:space="preserve"> exigen a los países </w:t>
      </w:r>
      <w:r w:rsidR="002E1593">
        <w:t xml:space="preserve">pobres </w:t>
      </w:r>
      <w:r w:rsidRPr="00605ECD">
        <w:t xml:space="preserve">la apertura de sus economías, que los conduce a una competencia desigual que </w:t>
      </w:r>
      <w:r w:rsidR="002E1593">
        <w:t xml:space="preserve">los </w:t>
      </w:r>
      <w:r w:rsidRPr="00605ECD">
        <w:t xml:space="preserve">ha llevado al cierre de empresas y a la </w:t>
      </w:r>
      <w:r w:rsidRPr="00605ECD">
        <w:rPr>
          <w:b/>
        </w:rPr>
        <w:t>pérdida de empleos</w:t>
      </w:r>
      <w:r w:rsidRPr="00605ECD">
        <w:t xml:space="preserve">. </w:t>
      </w:r>
    </w:p>
    <w:p w14:paraId="5CD14288"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03196ABB" w14:textId="77777777" w:rsidTr="00184CDE">
        <w:tc>
          <w:tcPr>
            <w:tcW w:w="9033" w:type="dxa"/>
            <w:gridSpan w:val="2"/>
            <w:shd w:val="clear" w:color="auto" w:fill="0D0D0D" w:themeFill="text1" w:themeFillTint="F2"/>
          </w:tcPr>
          <w:p w14:paraId="62F243A1" w14:textId="77777777" w:rsidR="00605ECD" w:rsidRPr="00605ECD" w:rsidRDefault="00605ECD" w:rsidP="00605ECD">
            <w:pPr>
              <w:spacing w:line="240" w:lineRule="auto"/>
              <w:rPr>
                <w:b/>
              </w:rPr>
            </w:pPr>
            <w:r w:rsidRPr="00605ECD">
              <w:rPr>
                <w:b/>
              </w:rPr>
              <w:t>Imagen (fotografía, gráfica o ilustración)</w:t>
            </w:r>
          </w:p>
        </w:tc>
      </w:tr>
      <w:tr w:rsidR="00605ECD" w:rsidRPr="00605ECD" w14:paraId="037FBDFB" w14:textId="77777777" w:rsidTr="00184CDE">
        <w:tc>
          <w:tcPr>
            <w:tcW w:w="2518" w:type="dxa"/>
          </w:tcPr>
          <w:p w14:paraId="0120495A" w14:textId="77777777" w:rsidR="00605ECD" w:rsidRPr="00605ECD" w:rsidRDefault="00605ECD" w:rsidP="00605ECD">
            <w:pPr>
              <w:spacing w:line="240" w:lineRule="auto"/>
              <w:rPr>
                <w:b/>
              </w:rPr>
            </w:pPr>
            <w:r w:rsidRPr="00605ECD">
              <w:rPr>
                <w:b/>
              </w:rPr>
              <w:t>Código</w:t>
            </w:r>
          </w:p>
        </w:tc>
        <w:tc>
          <w:tcPr>
            <w:tcW w:w="6515" w:type="dxa"/>
          </w:tcPr>
          <w:p w14:paraId="4EAAA4C3" w14:textId="77777777" w:rsidR="00605ECD" w:rsidRPr="00605ECD" w:rsidRDefault="0044317A" w:rsidP="00605ECD">
            <w:pPr>
              <w:spacing w:line="240" w:lineRule="auto"/>
              <w:rPr>
                <w:b/>
              </w:rPr>
            </w:pPr>
            <w:r>
              <w:t>CS_G10_07_IMG320</w:t>
            </w:r>
          </w:p>
        </w:tc>
      </w:tr>
      <w:tr w:rsidR="00605ECD" w:rsidRPr="00605ECD" w14:paraId="480B99EC" w14:textId="77777777" w:rsidTr="00184CDE">
        <w:tc>
          <w:tcPr>
            <w:tcW w:w="2518" w:type="dxa"/>
          </w:tcPr>
          <w:p w14:paraId="56A7F131" w14:textId="77777777" w:rsidR="00605ECD" w:rsidRPr="00605ECD" w:rsidRDefault="00605ECD" w:rsidP="00605ECD">
            <w:pPr>
              <w:spacing w:line="240" w:lineRule="auto"/>
            </w:pPr>
            <w:r w:rsidRPr="00605ECD">
              <w:rPr>
                <w:b/>
              </w:rPr>
              <w:t>Descripción</w:t>
            </w:r>
          </w:p>
        </w:tc>
        <w:tc>
          <w:tcPr>
            <w:tcW w:w="6515" w:type="dxa"/>
          </w:tcPr>
          <w:p w14:paraId="03DCC8AF" w14:textId="77777777" w:rsidR="00605ECD" w:rsidRPr="00605ECD" w:rsidRDefault="00605ECD" w:rsidP="00605ECD">
            <w:pPr>
              <w:spacing w:line="240" w:lineRule="auto"/>
              <w:rPr>
                <w:lang w:val="es-CO"/>
              </w:rPr>
            </w:pPr>
            <w:r w:rsidRPr="00605ECD">
              <w:rPr>
                <w:lang w:val="es-CO"/>
              </w:rPr>
              <w:t xml:space="preserve">Protestas sociales globales </w:t>
            </w:r>
          </w:p>
        </w:tc>
      </w:tr>
      <w:tr w:rsidR="00605ECD" w:rsidRPr="00605ECD" w14:paraId="29B7F6AF" w14:textId="77777777" w:rsidTr="00184CDE">
        <w:tc>
          <w:tcPr>
            <w:tcW w:w="2518" w:type="dxa"/>
          </w:tcPr>
          <w:p w14:paraId="001CBCFE" w14:textId="77777777" w:rsidR="00605ECD" w:rsidRPr="00605ECD" w:rsidRDefault="00605ECD" w:rsidP="00605ECD">
            <w:pPr>
              <w:spacing w:line="240" w:lineRule="auto"/>
            </w:pPr>
            <w:r w:rsidRPr="00605ECD">
              <w:rPr>
                <w:b/>
              </w:rPr>
              <w:t>Código Shutterstock (o URL o la ruta en AulaPlaneta)</w:t>
            </w:r>
          </w:p>
        </w:tc>
        <w:tc>
          <w:tcPr>
            <w:tcW w:w="6515" w:type="dxa"/>
          </w:tcPr>
          <w:p w14:paraId="698B0FF9" w14:textId="77777777" w:rsidR="00605ECD" w:rsidRPr="00605ECD" w:rsidRDefault="00605ECD" w:rsidP="00605ECD">
            <w:pPr>
              <w:spacing w:line="240" w:lineRule="auto"/>
              <w:rPr>
                <w:lang w:val="es-CO"/>
              </w:rPr>
            </w:pPr>
            <w:r w:rsidRPr="00605ECD">
              <w:rPr>
                <w:noProof/>
              </w:rPr>
              <w:drawing>
                <wp:inline distT="0" distB="0" distL="0" distR="0" wp14:anchorId="1420573F" wp14:editId="37BFBE8A">
                  <wp:extent cx="1190625" cy="844021"/>
                  <wp:effectExtent l="0" t="0" r="0" b="0"/>
                  <wp:docPr id="32" name="Imagen 32" descr="BANGKOK - JUN 9: Anti-government protesters wearing Guy Fawkes masks rally in Bangkok's shopping district on Jun 2, 2013 in Bangkok, Thailand. The protesters call for the government to be overthrow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GKOK - JUN 9: Anti-government protesters wearing Guy Fawkes masks rally in Bangkok's shopping district on Jun 2, 2013 in Bangkok, Thailand. The protesters call for the government to be overthrown.  - stock phot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97415" cy="848835"/>
                          </a:xfrm>
                          <a:prstGeom prst="rect">
                            <a:avLst/>
                          </a:prstGeom>
                          <a:noFill/>
                          <a:ln>
                            <a:noFill/>
                          </a:ln>
                        </pic:spPr>
                      </pic:pic>
                    </a:graphicData>
                  </a:graphic>
                </wp:inline>
              </w:drawing>
            </w:r>
          </w:p>
          <w:p w14:paraId="16F0AA0A" w14:textId="77777777" w:rsidR="00605ECD" w:rsidRPr="00605ECD" w:rsidRDefault="00605ECD" w:rsidP="00605ECD">
            <w:pPr>
              <w:spacing w:line="240" w:lineRule="auto"/>
            </w:pPr>
            <w:r w:rsidRPr="00605ECD">
              <w:t>Número de la imagen</w:t>
            </w:r>
            <w:r w:rsidR="00184CDE">
              <w:t xml:space="preserve"> </w:t>
            </w:r>
            <w:r w:rsidRPr="00605ECD">
              <w:t>145418596</w:t>
            </w:r>
          </w:p>
        </w:tc>
      </w:tr>
      <w:tr w:rsidR="00605ECD" w:rsidRPr="00605ECD" w14:paraId="0FD3594F" w14:textId="77777777" w:rsidTr="00184CDE">
        <w:tc>
          <w:tcPr>
            <w:tcW w:w="2518" w:type="dxa"/>
          </w:tcPr>
          <w:p w14:paraId="117F6222" w14:textId="77777777" w:rsidR="00605ECD" w:rsidRPr="00605ECD" w:rsidRDefault="00605ECD" w:rsidP="00605ECD">
            <w:pPr>
              <w:spacing w:line="240" w:lineRule="auto"/>
            </w:pPr>
            <w:r w:rsidRPr="00605ECD">
              <w:rPr>
                <w:b/>
              </w:rPr>
              <w:t>Pie de imagen</w:t>
            </w:r>
          </w:p>
        </w:tc>
        <w:tc>
          <w:tcPr>
            <w:tcW w:w="6515" w:type="dxa"/>
          </w:tcPr>
          <w:p w14:paraId="5EE45B90" w14:textId="77777777" w:rsidR="00605ECD" w:rsidRPr="00605ECD" w:rsidRDefault="00605ECD" w:rsidP="00605ECD">
            <w:pPr>
              <w:spacing w:line="240" w:lineRule="auto"/>
            </w:pPr>
            <w:r w:rsidRPr="00605ECD">
              <w:t>La desigualdad extrema hace que la mayor parte de la población mundial no disfrute de los beneficios de una economía globalizada. Cuando muchos grupos se quedan al margen del crecimiento económico</w:t>
            </w:r>
            <w:r w:rsidR="002E1593">
              <w:t>,</w:t>
            </w:r>
            <w:r w:rsidRPr="00605ECD">
              <w:t xml:space="preserve"> se genera</w:t>
            </w:r>
            <w:r w:rsidR="0044317A">
              <w:t>n</w:t>
            </w:r>
            <w:r w:rsidRPr="00605ECD">
              <w:t xml:space="preserve"> condiciones</w:t>
            </w:r>
            <w:r w:rsidR="0044317A">
              <w:t xml:space="preserve"> para que las personas</w:t>
            </w:r>
            <w:r w:rsidRPr="00605ECD">
              <w:t xml:space="preserve"> manifiesten su inconformidad con el modo en que se desarrolla la globalización. </w:t>
            </w:r>
          </w:p>
          <w:p w14:paraId="79997967" w14:textId="77777777" w:rsidR="00605ECD" w:rsidRPr="00605ECD" w:rsidRDefault="00605ECD" w:rsidP="0037594F">
            <w:pPr>
              <w:spacing w:line="240" w:lineRule="auto"/>
            </w:pPr>
            <w:r w:rsidRPr="00605ECD">
              <w:t xml:space="preserve">Movimientos sociales como el </w:t>
            </w:r>
            <w:r w:rsidR="002E1593">
              <w:t>z</w:t>
            </w:r>
            <w:r w:rsidRPr="00605ECD">
              <w:t xml:space="preserve">apatismo, el Foro Social </w:t>
            </w:r>
            <w:r w:rsidRPr="00605ECD">
              <w:lastRenderedPageBreak/>
              <w:t xml:space="preserve">Mundial, la cumbre en Rostock, el movimiento de los </w:t>
            </w:r>
            <w:r w:rsidR="0037594F">
              <w:t>p</w:t>
            </w:r>
            <w:r w:rsidRPr="00605ECD">
              <w:t>iqueteros</w:t>
            </w:r>
            <w:r w:rsidR="00184CDE">
              <w:t xml:space="preserve"> </w:t>
            </w:r>
            <w:r w:rsidRPr="00605ECD">
              <w:t xml:space="preserve">o el movimiento de los </w:t>
            </w:r>
            <w:r w:rsidR="0037594F">
              <w:t>i</w:t>
            </w:r>
            <w:r w:rsidRPr="00605ECD">
              <w:t>ndignados son algunos ejemplos de las luchas globales por otro mundo posible.</w:t>
            </w:r>
          </w:p>
        </w:tc>
      </w:tr>
    </w:tbl>
    <w:p w14:paraId="3A15ECF6"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3CF41C17" w14:textId="77777777" w:rsidTr="00184CDE">
        <w:tc>
          <w:tcPr>
            <w:tcW w:w="8978" w:type="dxa"/>
            <w:gridSpan w:val="2"/>
            <w:shd w:val="clear" w:color="auto" w:fill="000000" w:themeFill="text1"/>
          </w:tcPr>
          <w:p w14:paraId="76307B38" w14:textId="77777777" w:rsidR="00605ECD" w:rsidRPr="00605ECD" w:rsidRDefault="00605ECD" w:rsidP="00605ECD">
            <w:pPr>
              <w:spacing w:line="240" w:lineRule="auto"/>
              <w:jc w:val="center"/>
              <w:rPr>
                <w:b/>
              </w:rPr>
            </w:pPr>
            <w:commentRangeStart w:id="45"/>
            <w:r w:rsidRPr="00605ECD">
              <w:rPr>
                <w:b/>
              </w:rPr>
              <w:t>Destacado</w:t>
            </w:r>
            <w:commentRangeEnd w:id="45"/>
            <w:r w:rsidR="001A306B">
              <w:rPr>
                <w:rStyle w:val="Refdecomentario"/>
                <w:lang w:val="es-CO"/>
              </w:rPr>
              <w:commentReference w:id="45"/>
            </w:r>
          </w:p>
        </w:tc>
      </w:tr>
      <w:tr w:rsidR="00605ECD" w:rsidRPr="00605ECD" w14:paraId="48DD1E57" w14:textId="77777777" w:rsidTr="00184CDE">
        <w:tc>
          <w:tcPr>
            <w:tcW w:w="2518" w:type="dxa"/>
          </w:tcPr>
          <w:p w14:paraId="7BE664DC" w14:textId="77777777" w:rsidR="00605ECD" w:rsidRPr="00605ECD" w:rsidRDefault="00605ECD" w:rsidP="00605ECD">
            <w:pPr>
              <w:spacing w:line="240" w:lineRule="auto"/>
              <w:rPr>
                <w:b/>
              </w:rPr>
            </w:pPr>
            <w:r w:rsidRPr="00605ECD">
              <w:rPr>
                <w:b/>
              </w:rPr>
              <w:t>Título</w:t>
            </w:r>
          </w:p>
        </w:tc>
        <w:tc>
          <w:tcPr>
            <w:tcW w:w="6460" w:type="dxa"/>
          </w:tcPr>
          <w:p w14:paraId="50B84934" w14:textId="77777777" w:rsidR="00605ECD" w:rsidRPr="00605ECD" w:rsidRDefault="00605ECD" w:rsidP="00605ECD">
            <w:pPr>
              <w:spacing w:line="240" w:lineRule="auto"/>
            </w:pPr>
          </w:p>
        </w:tc>
      </w:tr>
      <w:tr w:rsidR="00605ECD" w:rsidRPr="00605ECD" w14:paraId="3EEA856F" w14:textId="77777777" w:rsidTr="00184CDE">
        <w:tc>
          <w:tcPr>
            <w:tcW w:w="2518" w:type="dxa"/>
          </w:tcPr>
          <w:p w14:paraId="65E1D043" w14:textId="77777777" w:rsidR="00605ECD" w:rsidRPr="00605ECD" w:rsidRDefault="00605ECD" w:rsidP="00605ECD">
            <w:pPr>
              <w:spacing w:line="240" w:lineRule="auto"/>
            </w:pPr>
            <w:r w:rsidRPr="00605ECD">
              <w:rPr>
                <w:b/>
              </w:rPr>
              <w:t>Contenido</w:t>
            </w:r>
          </w:p>
        </w:tc>
        <w:tc>
          <w:tcPr>
            <w:tcW w:w="6460" w:type="dxa"/>
          </w:tcPr>
          <w:p w14:paraId="22FF8052" w14:textId="77777777" w:rsidR="00605ECD" w:rsidRPr="00605ECD" w:rsidRDefault="00605ECD" w:rsidP="001A306B">
            <w:pPr>
              <w:spacing w:line="240" w:lineRule="auto"/>
            </w:pPr>
            <w:r w:rsidRPr="00605ECD">
              <w:t>La Cepal calculó para el año 2003 que una vaca en Europa recibía un subsidio por 2,7 dólares diarios; para el mismo año en Japón cada vaca recibía 11,86 dólares diarios. Tal situación resulta paradójica, si se tiene en cuenta que durante el mismo per</w:t>
            </w:r>
            <w:r w:rsidR="0037594F">
              <w:t>i</w:t>
            </w:r>
            <w:r w:rsidRPr="00605ECD">
              <w:t>odo en África subsahariana el 48</w:t>
            </w:r>
            <w:r w:rsidR="0037594F">
              <w:t xml:space="preserve"> </w:t>
            </w:r>
            <w:r w:rsidRPr="00605ECD">
              <w:t xml:space="preserve">% de la población vivía con menos de </w:t>
            </w:r>
            <w:r w:rsidR="001A306B">
              <w:t>un</w:t>
            </w:r>
            <w:r w:rsidRPr="00605ECD">
              <w:t xml:space="preserve"> dólar diario</w:t>
            </w:r>
            <w:r w:rsidR="0037594F">
              <w:t>,</w:t>
            </w:r>
            <w:r w:rsidRPr="00605ECD">
              <w:t xml:space="preserve"> y el 77</w:t>
            </w:r>
            <w:r w:rsidR="0037594F">
              <w:t xml:space="preserve"> </w:t>
            </w:r>
            <w:r w:rsidRPr="00605ECD">
              <w:t>%</w:t>
            </w:r>
            <w:r w:rsidR="0037594F">
              <w:t>,</w:t>
            </w:r>
            <w:r w:rsidRPr="00605ECD">
              <w:t xml:space="preserve"> con menos de </w:t>
            </w:r>
            <w:r w:rsidR="001A306B">
              <w:t>dos</w:t>
            </w:r>
            <w:r w:rsidRPr="00605ECD">
              <w:t xml:space="preserve"> dólares.</w:t>
            </w:r>
          </w:p>
        </w:tc>
      </w:tr>
    </w:tbl>
    <w:p w14:paraId="460DBD47" w14:textId="77777777" w:rsidR="00605ECD" w:rsidRDefault="00605ECD" w:rsidP="00605ECD">
      <w:pPr>
        <w:spacing w:line="240" w:lineRule="auto"/>
      </w:pPr>
    </w:p>
    <w:tbl>
      <w:tblPr>
        <w:tblStyle w:val="2"/>
        <w:tblW w:w="869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8"/>
        <w:gridCol w:w="7087"/>
      </w:tblGrid>
      <w:tr w:rsidR="00920D12" w:rsidRPr="00605ECD" w14:paraId="1928F408" w14:textId="77777777" w:rsidTr="00184CDE">
        <w:trPr>
          <w:trHeight w:val="78"/>
        </w:trPr>
        <w:tc>
          <w:tcPr>
            <w:tcW w:w="8695" w:type="dxa"/>
            <w:gridSpan w:val="2"/>
            <w:shd w:val="clear" w:color="auto" w:fill="000000"/>
          </w:tcPr>
          <w:p w14:paraId="18233159" w14:textId="77777777" w:rsidR="00920D12" w:rsidRPr="00605ECD" w:rsidRDefault="00920D12" w:rsidP="00184CDE">
            <w:pPr>
              <w:spacing w:line="240" w:lineRule="auto"/>
              <w:ind w:left="-120"/>
              <w:jc w:val="center"/>
              <w:rPr>
                <w:b/>
                <w:color w:val="auto"/>
                <w:highlight w:val="none"/>
              </w:rPr>
            </w:pPr>
            <w:r w:rsidRPr="00605ECD">
              <w:rPr>
                <w:b/>
                <w:color w:val="auto"/>
                <w:highlight w:val="none"/>
              </w:rPr>
              <w:t>Profundiza: recurso aprovechado</w:t>
            </w:r>
          </w:p>
        </w:tc>
      </w:tr>
      <w:tr w:rsidR="00920D12" w:rsidRPr="00605ECD" w14:paraId="02AA54BA" w14:textId="77777777" w:rsidTr="00184CDE">
        <w:trPr>
          <w:trHeight w:val="78"/>
        </w:trPr>
        <w:tc>
          <w:tcPr>
            <w:tcW w:w="1608" w:type="dxa"/>
          </w:tcPr>
          <w:p w14:paraId="5326A26F" w14:textId="77777777" w:rsidR="00920D12" w:rsidRPr="00605ECD" w:rsidRDefault="00920D12" w:rsidP="00184CDE">
            <w:pPr>
              <w:spacing w:line="240" w:lineRule="auto"/>
              <w:rPr>
                <w:color w:val="auto"/>
              </w:rPr>
            </w:pPr>
            <w:r w:rsidRPr="00605ECD">
              <w:rPr>
                <w:b/>
                <w:color w:val="auto"/>
              </w:rPr>
              <w:t>Código</w:t>
            </w:r>
          </w:p>
        </w:tc>
        <w:tc>
          <w:tcPr>
            <w:tcW w:w="7086" w:type="dxa"/>
          </w:tcPr>
          <w:p w14:paraId="0C3259C3" w14:textId="77777777" w:rsidR="00920D12" w:rsidRPr="00605ECD" w:rsidRDefault="00920D12" w:rsidP="00184CDE">
            <w:pPr>
              <w:spacing w:line="240" w:lineRule="auto"/>
              <w:rPr>
                <w:b/>
                <w:color w:val="auto"/>
              </w:rPr>
            </w:pPr>
            <w:r w:rsidRPr="00920D12">
              <w:rPr>
                <w:color w:val="auto"/>
                <w:highlight w:val="none"/>
                <w:lang w:val="es"/>
              </w:rPr>
              <w:t>CS_10_06_CO</w:t>
            </w:r>
            <w:r w:rsidRPr="00920D12">
              <w:rPr>
                <w:b/>
                <w:color w:val="auto"/>
                <w:highlight w:val="none"/>
              </w:rPr>
              <w:softHyphen/>
            </w:r>
            <w:r w:rsidRPr="00920D12">
              <w:rPr>
                <w:b/>
                <w:color w:val="auto"/>
                <w:highlight w:val="none"/>
              </w:rPr>
              <w:softHyphen/>
            </w:r>
            <w:r w:rsidRPr="00920D12">
              <w:rPr>
                <w:color w:val="auto"/>
                <w:highlight w:val="none"/>
              </w:rPr>
              <w:t>_REC</w:t>
            </w:r>
            <w:r>
              <w:rPr>
                <w:color w:val="auto"/>
                <w:highlight w:val="none"/>
              </w:rPr>
              <w:t>150</w:t>
            </w:r>
          </w:p>
        </w:tc>
      </w:tr>
      <w:tr w:rsidR="00920D12" w:rsidRPr="00605ECD" w14:paraId="5E8005B3" w14:textId="77777777" w:rsidTr="00184CDE">
        <w:trPr>
          <w:trHeight w:val="78"/>
        </w:trPr>
        <w:tc>
          <w:tcPr>
            <w:tcW w:w="1608" w:type="dxa"/>
          </w:tcPr>
          <w:p w14:paraId="5B81109A" w14:textId="77777777" w:rsidR="00920D12" w:rsidRPr="00605ECD" w:rsidRDefault="00920D12" w:rsidP="00184CDE">
            <w:pPr>
              <w:spacing w:line="240" w:lineRule="auto"/>
              <w:rPr>
                <w:b/>
                <w:color w:val="auto"/>
              </w:rPr>
            </w:pPr>
            <w:r w:rsidRPr="00605ECD">
              <w:rPr>
                <w:b/>
                <w:color w:val="auto"/>
              </w:rPr>
              <w:t>Código Shutterstock (o URL o la ruta en AulaPlaneta)</w:t>
            </w:r>
          </w:p>
        </w:tc>
        <w:tc>
          <w:tcPr>
            <w:tcW w:w="7086" w:type="dxa"/>
          </w:tcPr>
          <w:p w14:paraId="0166C429" w14:textId="77777777" w:rsidR="00920D12" w:rsidRPr="00605ECD" w:rsidRDefault="00920D12" w:rsidP="00184CDE">
            <w:pPr>
              <w:spacing w:line="240" w:lineRule="auto"/>
              <w:rPr>
                <w:color w:val="auto"/>
              </w:rPr>
            </w:pPr>
            <w:r w:rsidRPr="00605ECD">
              <w:rPr>
                <w:color w:val="auto"/>
              </w:rPr>
              <w:t xml:space="preserve">3° ESO/Geografía e historia/La </w:t>
            </w:r>
            <w:r>
              <w:rPr>
                <w:color w:val="auto"/>
              </w:rPr>
              <w:t>población y los recursos/Los desequilibrios regionales/El reparto desigual de los recursos</w:t>
            </w:r>
          </w:p>
        </w:tc>
      </w:tr>
      <w:tr w:rsidR="00920D12" w:rsidRPr="00605ECD" w14:paraId="3AD49BB3" w14:textId="77777777" w:rsidTr="00184CDE">
        <w:trPr>
          <w:trHeight w:val="74"/>
        </w:trPr>
        <w:tc>
          <w:tcPr>
            <w:tcW w:w="1608" w:type="dxa"/>
          </w:tcPr>
          <w:p w14:paraId="706795B1" w14:textId="77777777" w:rsidR="00920D12" w:rsidRPr="00605ECD" w:rsidRDefault="00920D12" w:rsidP="00184CDE">
            <w:pPr>
              <w:spacing w:line="240" w:lineRule="auto"/>
              <w:rPr>
                <w:color w:val="auto"/>
              </w:rPr>
            </w:pPr>
            <w:r w:rsidRPr="00605ECD">
              <w:rPr>
                <w:b/>
                <w:color w:val="auto"/>
              </w:rPr>
              <w:t>Título</w:t>
            </w:r>
          </w:p>
        </w:tc>
        <w:tc>
          <w:tcPr>
            <w:tcW w:w="7086" w:type="dxa"/>
          </w:tcPr>
          <w:p w14:paraId="50E6A1A8" w14:textId="77777777" w:rsidR="00920D12" w:rsidRPr="00605ECD" w:rsidRDefault="00920D12" w:rsidP="00184CDE">
            <w:pPr>
              <w:pStyle w:val="Ttulo1"/>
              <w:keepNext w:val="0"/>
              <w:keepLines w:val="0"/>
              <w:spacing w:line="240" w:lineRule="auto"/>
              <w:outlineLvl w:val="0"/>
              <w:rPr>
                <w:color w:val="auto"/>
                <w:sz w:val="24"/>
              </w:rPr>
            </w:pPr>
            <w:r>
              <w:rPr>
                <w:color w:val="auto"/>
                <w:sz w:val="24"/>
              </w:rPr>
              <w:t>Las desigualdades del mundo global</w:t>
            </w:r>
          </w:p>
        </w:tc>
      </w:tr>
      <w:tr w:rsidR="00920D12" w:rsidRPr="00605ECD" w14:paraId="380E3819" w14:textId="77777777" w:rsidTr="00184CDE">
        <w:trPr>
          <w:trHeight w:val="763"/>
        </w:trPr>
        <w:tc>
          <w:tcPr>
            <w:tcW w:w="1608" w:type="dxa"/>
          </w:tcPr>
          <w:p w14:paraId="0965EA90" w14:textId="77777777" w:rsidR="00920D12" w:rsidRPr="00605ECD" w:rsidRDefault="00920D12" w:rsidP="00184CDE">
            <w:pPr>
              <w:spacing w:line="240" w:lineRule="auto"/>
              <w:rPr>
                <w:color w:val="auto"/>
              </w:rPr>
            </w:pPr>
            <w:r w:rsidRPr="00605ECD">
              <w:rPr>
                <w:b/>
                <w:color w:val="auto"/>
              </w:rPr>
              <w:t>Descripción</w:t>
            </w:r>
          </w:p>
        </w:tc>
        <w:tc>
          <w:tcPr>
            <w:tcW w:w="7086" w:type="dxa"/>
          </w:tcPr>
          <w:p w14:paraId="25E44332" w14:textId="77777777" w:rsidR="00920D12" w:rsidRPr="00605ECD" w:rsidRDefault="00920D12" w:rsidP="00184CDE">
            <w:pPr>
              <w:spacing w:line="240" w:lineRule="auto"/>
              <w:rPr>
                <w:color w:val="auto"/>
              </w:rPr>
            </w:pPr>
            <w:r>
              <w:rPr>
                <w:color w:val="auto"/>
              </w:rPr>
              <w:t>Interactivo que presenta los desequilibrios existentes entre los países desarrollados y en vías de desarrollo</w:t>
            </w:r>
          </w:p>
          <w:p w14:paraId="40F2A770" w14:textId="77777777" w:rsidR="00920D12" w:rsidRPr="00605ECD" w:rsidRDefault="00FA153B" w:rsidP="00184CDE">
            <w:pPr>
              <w:spacing w:line="240" w:lineRule="auto"/>
              <w:rPr>
                <w:color w:val="auto"/>
                <w:highlight w:val="none"/>
              </w:rPr>
            </w:pPr>
            <w:hyperlink r:id="rId45" w:anchor="/buscador?q=sector%20secundario"/>
          </w:p>
        </w:tc>
      </w:tr>
    </w:tbl>
    <w:p w14:paraId="148AEAB4" w14:textId="77777777" w:rsidR="00920D12" w:rsidRPr="00605ECD" w:rsidRDefault="00920D12" w:rsidP="00605ECD">
      <w:pPr>
        <w:spacing w:line="240" w:lineRule="auto"/>
      </w:pPr>
    </w:p>
    <w:p w14:paraId="305ACA24" w14:textId="77777777" w:rsidR="00605ECD" w:rsidRPr="00605ECD" w:rsidRDefault="00605ECD" w:rsidP="00605ECD">
      <w:pPr>
        <w:spacing w:line="240" w:lineRule="auto"/>
      </w:pPr>
    </w:p>
    <w:p w14:paraId="26099D3F" w14:textId="77777777" w:rsidR="00605ECD" w:rsidRPr="00605ECD" w:rsidRDefault="00605ECD" w:rsidP="00605ECD">
      <w:pPr>
        <w:spacing w:line="240" w:lineRule="auto"/>
      </w:pPr>
    </w:p>
    <w:tbl>
      <w:tblPr>
        <w:tblStyle w:val="Tablaconcuadrcula"/>
        <w:tblW w:w="0" w:type="auto"/>
        <w:tblLayout w:type="fixed"/>
        <w:tblLook w:val="04A0" w:firstRow="1" w:lastRow="0" w:firstColumn="1" w:lastColumn="0" w:noHBand="0" w:noVBand="1"/>
      </w:tblPr>
      <w:tblGrid>
        <w:gridCol w:w="2547"/>
        <w:gridCol w:w="6281"/>
      </w:tblGrid>
      <w:tr w:rsidR="00605ECD" w:rsidRPr="00605ECD" w14:paraId="5A0C1FBE" w14:textId="77777777" w:rsidTr="00184CDE">
        <w:tc>
          <w:tcPr>
            <w:tcW w:w="8828" w:type="dxa"/>
            <w:gridSpan w:val="2"/>
            <w:shd w:val="clear" w:color="auto" w:fill="000000" w:themeFill="text1"/>
          </w:tcPr>
          <w:p w14:paraId="59E24F61" w14:textId="77777777" w:rsidR="00605ECD" w:rsidRPr="00605ECD" w:rsidRDefault="00605ECD" w:rsidP="00605ECD">
            <w:pPr>
              <w:spacing w:line="240" w:lineRule="auto"/>
              <w:jc w:val="center"/>
              <w:rPr>
                <w:b/>
              </w:rPr>
            </w:pPr>
            <w:r w:rsidRPr="00605ECD">
              <w:rPr>
                <w:b/>
              </w:rPr>
              <w:t>Practica: recurso aprovechado</w:t>
            </w:r>
          </w:p>
        </w:tc>
      </w:tr>
      <w:tr w:rsidR="00605ECD" w:rsidRPr="00605ECD" w14:paraId="5599B426" w14:textId="77777777" w:rsidTr="00184CDE">
        <w:tc>
          <w:tcPr>
            <w:tcW w:w="2547" w:type="dxa"/>
          </w:tcPr>
          <w:p w14:paraId="1E2A9E42" w14:textId="77777777" w:rsidR="00605ECD" w:rsidRPr="00605ECD" w:rsidRDefault="00605ECD" w:rsidP="00605ECD">
            <w:pPr>
              <w:spacing w:line="240" w:lineRule="auto"/>
              <w:rPr>
                <w:b/>
              </w:rPr>
            </w:pPr>
            <w:r w:rsidRPr="00605ECD">
              <w:rPr>
                <w:b/>
              </w:rPr>
              <w:t>Código</w:t>
            </w:r>
          </w:p>
        </w:tc>
        <w:tc>
          <w:tcPr>
            <w:tcW w:w="6281" w:type="dxa"/>
          </w:tcPr>
          <w:p w14:paraId="64060278" w14:textId="77777777" w:rsidR="00605ECD" w:rsidRPr="00605ECD" w:rsidRDefault="00920D12" w:rsidP="00605ECD">
            <w:pPr>
              <w:spacing w:line="240" w:lineRule="auto"/>
              <w:rPr>
                <w:b/>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rPr>
                <w:highlight w:val="none"/>
              </w:rPr>
              <w:t>160</w:t>
            </w:r>
          </w:p>
        </w:tc>
      </w:tr>
      <w:tr w:rsidR="00605ECD" w:rsidRPr="00605ECD" w14:paraId="36CA4420" w14:textId="77777777" w:rsidTr="00184CDE">
        <w:tc>
          <w:tcPr>
            <w:tcW w:w="2547" w:type="dxa"/>
          </w:tcPr>
          <w:p w14:paraId="04A0E7A1" w14:textId="77777777" w:rsidR="00605ECD" w:rsidRPr="00605ECD" w:rsidRDefault="00605ECD" w:rsidP="00605ECD">
            <w:pPr>
              <w:spacing w:line="240" w:lineRule="auto"/>
            </w:pPr>
            <w:r w:rsidRPr="00605ECD">
              <w:rPr>
                <w:b/>
              </w:rPr>
              <w:t>Ubicación en Aula Planeta</w:t>
            </w:r>
          </w:p>
        </w:tc>
        <w:tc>
          <w:tcPr>
            <w:tcW w:w="6281" w:type="dxa"/>
          </w:tcPr>
          <w:p w14:paraId="2BE2CC74" w14:textId="77777777" w:rsidR="00605ECD" w:rsidRPr="00605ECD" w:rsidRDefault="00920D12" w:rsidP="00605ECD">
            <w:pPr>
              <w:spacing w:line="240" w:lineRule="auto"/>
            </w:pPr>
            <w:r w:rsidRPr="00605ECD">
              <w:t xml:space="preserve">3° ESO/Geografía e historia/La </w:t>
            </w:r>
            <w:r>
              <w:t>población y los recursos/Los desequilibrios regionales/El reparto desigual de los recursos</w:t>
            </w:r>
          </w:p>
        </w:tc>
      </w:tr>
      <w:tr w:rsidR="00605ECD" w:rsidRPr="00605ECD" w14:paraId="5ABF05C5" w14:textId="77777777" w:rsidTr="00184CDE">
        <w:tc>
          <w:tcPr>
            <w:tcW w:w="2547" w:type="dxa"/>
          </w:tcPr>
          <w:p w14:paraId="08A44C21" w14:textId="77777777" w:rsidR="00605ECD" w:rsidRPr="00605ECD" w:rsidRDefault="00605ECD" w:rsidP="00605ECD">
            <w:pPr>
              <w:spacing w:line="240" w:lineRule="auto"/>
            </w:pPr>
            <w:r w:rsidRPr="00605ECD">
              <w:rPr>
                <w:b/>
              </w:rPr>
              <w:t>Cambio (descripción o capturas de pantallas)</w:t>
            </w:r>
          </w:p>
        </w:tc>
        <w:tc>
          <w:tcPr>
            <w:tcW w:w="6281" w:type="dxa"/>
          </w:tcPr>
          <w:p w14:paraId="220952ED" w14:textId="77777777" w:rsidR="00605ECD" w:rsidRPr="00605ECD" w:rsidRDefault="00605ECD" w:rsidP="00605ECD">
            <w:pPr>
              <w:spacing w:line="240" w:lineRule="auto"/>
            </w:pPr>
          </w:p>
        </w:tc>
      </w:tr>
      <w:tr w:rsidR="00605ECD" w:rsidRPr="00605ECD" w14:paraId="3DFDA6E7" w14:textId="77777777" w:rsidTr="00184CDE">
        <w:tc>
          <w:tcPr>
            <w:tcW w:w="2547" w:type="dxa"/>
          </w:tcPr>
          <w:p w14:paraId="6D4D2ED4" w14:textId="77777777" w:rsidR="00605ECD" w:rsidRPr="00605ECD" w:rsidRDefault="00605ECD" w:rsidP="00605ECD">
            <w:pPr>
              <w:spacing w:line="240" w:lineRule="auto"/>
              <w:rPr>
                <w:b/>
              </w:rPr>
            </w:pPr>
            <w:r w:rsidRPr="00605ECD">
              <w:rPr>
                <w:b/>
              </w:rPr>
              <w:t>Título</w:t>
            </w:r>
          </w:p>
        </w:tc>
        <w:tc>
          <w:tcPr>
            <w:tcW w:w="6281" w:type="dxa"/>
          </w:tcPr>
          <w:p w14:paraId="450A7A2B" w14:textId="77777777" w:rsidR="00605ECD" w:rsidRPr="00605ECD" w:rsidRDefault="00605ECD" w:rsidP="00605ECD">
            <w:pPr>
              <w:spacing w:line="240" w:lineRule="auto"/>
            </w:pPr>
            <w:r w:rsidRPr="00605ECD">
              <w:t>Reconoce las desigualdades de nuestro mundo</w:t>
            </w:r>
          </w:p>
        </w:tc>
      </w:tr>
      <w:tr w:rsidR="00605ECD" w:rsidRPr="00605ECD" w14:paraId="1EF6F875" w14:textId="77777777" w:rsidTr="00184CDE">
        <w:tc>
          <w:tcPr>
            <w:tcW w:w="2547" w:type="dxa"/>
          </w:tcPr>
          <w:p w14:paraId="46F8B93E" w14:textId="77777777" w:rsidR="00605ECD" w:rsidRPr="00605ECD" w:rsidRDefault="00605ECD" w:rsidP="00605ECD">
            <w:pPr>
              <w:spacing w:line="240" w:lineRule="auto"/>
              <w:rPr>
                <w:b/>
              </w:rPr>
            </w:pPr>
            <w:r w:rsidRPr="00605ECD">
              <w:rPr>
                <w:b/>
              </w:rPr>
              <w:t>Descripción</w:t>
            </w:r>
          </w:p>
        </w:tc>
        <w:tc>
          <w:tcPr>
            <w:tcW w:w="6281" w:type="dxa"/>
          </w:tcPr>
          <w:p w14:paraId="4EE76ABF" w14:textId="77777777" w:rsidR="00605ECD" w:rsidRPr="00605ECD" w:rsidRDefault="00605ECD" w:rsidP="00605ECD">
            <w:pPr>
              <w:spacing w:line="240" w:lineRule="auto"/>
            </w:pPr>
            <w:r w:rsidRPr="00605ECD">
              <w:t>Actividad que permite comprender las desigualdades en el mundo global</w:t>
            </w:r>
          </w:p>
        </w:tc>
      </w:tr>
    </w:tbl>
    <w:p w14:paraId="03A65688" w14:textId="77777777" w:rsidR="00605ECD" w:rsidRPr="00605ECD" w:rsidRDefault="00605ECD" w:rsidP="00605ECD">
      <w:pPr>
        <w:spacing w:line="240" w:lineRule="auto"/>
      </w:pPr>
    </w:p>
    <w:p w14:paraId="1F525176" w14:textId="77777777" w:rsidR="00605ECD" w:rsidRPr="00605ECD" w:rsidRDefault="00605ECD" w:rsidP="00605ECD">
      <w:pPr>
        <w:spacing w:line="240" w:lineRule="auto"/>
        <w:rPr>
          <w:b/>
        </w:rPr>
      </w:pPr>
      <w:r w:rsidRPr="0037594F">
        <w:rPr>
          <w:b/>
        </w:rPr>
        <w:t>[SECCIÓN 3]</w:t>
      </w:r>
      <w:r w:rsidRPr="00605ECD">
        <w:t xml:space="preserve"> </w:t>
      </w:r>
      <w:r w:rsidRPr="00605ECD">
        <w:rPr>
          <w:b/>
        </w:rPr>
        <w:t xml:space="preserve">4.2 La degradación ambiental global </w:t>
      </w:r>
    </w:p>
    <w:p w14:paraId="340BDC3B" w14:textId="77777777" w:rsidR="00605ECD" w:rsidRPr="00605ECD" w:rsidRDefault="00605ECD" w:rsidP="00605ECD">
      <w:pPr>
        <w:spacing w:line="240" w:lineRule="auto"/>
      </w:pPr>
    </w:p>
    <w:p w14:paraId="460C9E66" w14:textId="77777777" w:rsidR="00605ECD" w:rsidRPr="00605ECD" w:rsidRDefault="00605ECD" w:rsidP="00605ECD">
      <w:pPr>
        <w:spacing w:line="240" w:lineRule="auto"/>
      </w:pPr>
      <w:r w:rsidRPr="00605ECD">
        <w:lastRenderedPageBreak/>
        <w:t xml:space="preserve">La otra cara del colosal desarrollo de las fuerzas productivas y de la enorme capacidad de producción de mercancías por parte del capitalismo globalizado es la </w:t>
      </w:r>
      <w:r w:rsidRPr="00605ECD">
        <w:rPr>
          <w:b/>
        </w:rPr>
        <w:t>sobreexplotación</w:t>
      </w:r>
      <w:r w:rsidRPr="00605ECD">
        <w:t xml:space="preserve"> de los recursos naturales y la </w:t>
      </w:r>
      <w:r w:rsidRPr="00605ECD">
        <w:rPr>
          <w:b/>
        </w:rPr>
        <w:t>contaminación</w:t>
      </w:r>
      <w:r w:rsidRPr="00605ECD">
        <w:t xml:space="preserve"> del medio ambiente. Así, la forma en que se despliega hoy la globalización se presenta como un modelo no sostenible, por los </w:t>
      </w:r>
      <w:r w:rsidRPr="00605ECD">
        <w:rPr>
          <w:b/>
        </w:rPr>
        <w:t>desequilibrios ambientales</w:t>
      </w:r>
      <w:r w:rsidRPr="00605ECD">
        <w:t xml:space="preserve"> que produce a escala planetaria.</w:t>
      </w:r>
    </w:p>
    <w:p w14:paraId="6D257629"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2975B103" w14:textId="77777777" w:rsidTr="00184CDE">
        <w:tc>
          <w:tcPr>
            <w:tcW w:w="9033" w:type="dxa"/>
            <w:gridSpan w:val="2"/>
            <w:shd w:val="clear" w:color="auto" w:fill="0D0D0D" w:themeFill="text1" w:themeFillTint="F2"/>
          </w:tcPr>
          <w:p w14:paraId="5132EB32" w14:textId="77777777" w:rsidR="00605ECD" w:rsidRPr="00605ECD" w:rsidRDefault="00605ECD" w:rsidP="00605ECD">
            <w:pPr>
              <w:spacing w:line="240" w:lineRule="auto"/>
              <w:rPr>
                <w:b/>
              </w:rPr>
            </w:pPr>
            <w:r w:rsidRPr="00605ECD">
              <w:rPr>
                <w:b/>
              </w:rPr>
              <w:t>Imagen (fotografía, gráfica o ilustración)</w:t>
            </w:r>
          </w:p>
        </w:tc>
      </w:tr>
      <w:tr w:rsidR="00605ECD" w:rsidRPr="00605ECD" w14:paraId="766C8665" w14:textId="77777777" w:rsidTr="00184CDE">
        <w:tc>
          <w:tcPr>
            <w:tcW w:w="2518" w:type="dxa"/>
          </w:tcPr>
          <w:p w14:paraId="23147D62" w14:textId="77777777" w:rsidR="00605ECD" w:rsidRPr="00605ECD" w:rsidRDefault="00605ECD" w:rsidP="00605ECD">
            <w:pPr>
              <w:spacing w:line="240" w:lineRule="auto"/>
              <w:rPr>
                <w:b/>
              </w:rPr>
            </w:pPr>
            <w:r w:rsidRPr="00605ECD">
              <w:rPr>
                <w:b/>
              </w:rPr>
              <w:t>Código</w:t>
            </w:r>
          </w:p>
        </w:tc>
        <w:tc>
          <w:tcPr>
            <w:tcW w:w="6515" w:type="dxa"/>
          </w:tcPr>
          <w:p w14:paraId="641AE267" w14:textId="77777777" w:rsidR="00605ECD" w:rsidRPr="00605ECD" w:rsidRDefault="0044317A" w:rsidP="00605ECD">
            <w:pPr>
              <w:spacing w:line="240" w:lineRule="auto"/>
              <w:rPr>
                <w:b/>
              </w:rPr>
            </w:pPr>
            <w:r>
              <w:t>CS_G10_07_IMG330</w:t>
            </w:r>
          </w:p>
        </w:tc>
      </w:tr>
      <w:tr w:rsidR="00605ECD" w:rsidRPr="00605ECD" w14:paraId="460E8ADB" w14:textId="77777777" w:rsidTr="00184CDE">
        <w:tc>
          <w:tcPr>
            <w:tcW w:w="2518" w:type="dxa"/>
          </w:tcPr>
          <w:p w14:paraId="3C6CCFFF" w14:textId="77777777" w:rsidR="00605ECD" w:rsidRPr="00605ECD" w:rsidRDefault="00605ECD" w:rsidP="00605ECD">
            <w:pPr>
              <w:spacing w:line="240" w:lineRule="auto"/>
            </w:pPr>
            <w:r w:rsidRPr="00605ECD">
              <w:rPr>
                <w:b/>
              </w:rPr>
              <w:t>Descripción</w:t>
            </w:r>
          </w:p>
        </w:tc>
        <w:tc>
          <w:tcPr>
            <w:tcW w:w="6515" w:type="dxa"/>
          </w:tcPr>
          <w:p w14:paraId="3574347E" w14:textId="77777777" w:rsidR="00605ECD" w:rsidRPr="00605ECD" w:rsidRDefault="00605ECD" w:rsidP="00605ECD">
            <w:pPr>
              <w:spacing w:line="240" w:lineRule="auto"/>
              <w:rPr>
                <w:lang w:val="es-CO"/>
              </w:rPr>
            </w:pPr>
            <w:r w:rsidRPr="00605ECD">
              <w:rPr>
                <w:lang w:val="es-CO"/>
              </w:rPr>
              <w:t xml:space="preserve">Presión económica sobre el planeta </w:t>
            </w:r>
          </w:p>
        </w:tc>
      </w:tr>
      <w:tr w:rsidR="00605ECD" w:rsidRPr="00605ECD" w14:paraId="0293BFBE" w14:textId="77777777" w:rsidTr="00184CDE">
        <w:tc>
          <w:tcPr>
            <w:tcW w:w="2518" w:type="dxa"/>
          </w:tcPr>
          <w:p w14:paraId="36F1DF88" w14:textId="77777777" w:rsidR="00605ECD" w:rsidRPr="00605ECD" w:rsidRDefault="00605ECD" w:rsidP="00605ECD">
            <w:pPr>
              <w:spacing w:line="240" w:lineRule="auto"/>
            </w:pPr>
            <w:r w:rsidRPr="00605ECD">
              <w:rPr>
                <w:b/>
              </w:rPr>
              <w:t>Código Shutterstock (o URL o la ruta en AulaPlaneta)</w:t>
            </w:r>
          </w:p>
        </w:tc>
        <w:tc>
          <w:tcPr>
            <w:tcW w:w="6515" w:type="dxa"/>
          </w:tcPr>
          <w:p w14:paraId="7819346D" w14:textId="77777777" w:rsidR="00605ECD" w:rsidRPr="00605ECD" w:rsidRDefault="00605ECD" w:rsidP="00605ECD">
            <w:pPr>
              <w:spacing w:line="240" w:lineRule="auto"/>
              <w:rPr>
                <w:lang w:val="es-CO"/>
              </w:rPr>
            </w:pPr>
            <w:r w:rsidRPr="00605ECD">
              <w:rPr>
                <w:noProof/>
              </w:rPr>
              <w:drawing>
                <wp:inline distT="0" distB="0" distL="0" distR="0" wp14:anchorId="51FD85E1" wp14:editId="0605E91A">
                  <wp:extent cx="1247775" cy="1303232"/>
                  <wp:effectExtent l="0" t="0" r="0" b="0"/>
                  <wp:docPr id="40" name="Imagen 40" descr="http://thumb1.shutterstock.com/display_pic_with_logo/1306183/120688300/stock-photo--d-mini-planet-as-concept-for-chaotic-urban-life-with-full-of-buildings-night-time-120688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1.shutterstock.com/display_pic_with_logo/1306183/120688300/stock-photo--d-mini-planet-as-concept-for-chaotic-urban-life-with-full-of-buildings-night-time-120688300.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51705" cy="1307337"/>
                          </a:xfrm>
                          <a:prstGeom prst="rect">
                            <a:avLst/>
                          </a:prstGeom>
                          <a:noFill/>
                          <a:ln>
                            <a:noFill/>
                          </a:ln>
                        </pic:spPr>
                      </pic:pic>
                    </a:graphicData>
                  </a:graphic>
                </wp:inline>
              </w:drawing>
            </w:r>
          </w:p>
          <w:p w14:paraId="79FD397F" w14:textId="77777777" w:rsidR="00605ECD" w:rsidRPr="00605ECD" w:rsidRDefault="00605ECD" w:rsidP="00605ECD">
            <w:pPr>
              <w:spacing w:line="240" w:lineRule="auto"/>
            </w:pPr>
            <w:r w:rsidRPr="00605ECD">
              <w:t>Número de la imagen</w:t>
            </w:r>
            <w:r w:rsidR="00184CDE">
              <w:t xml:space="preserve"> </w:t>
            </w:r>
            <w:r w:rsidRPr="00605ECD">
              <w:t>120688300</w:t>
            </w:r>
          </w:p>
        </w:tc>
      </w:tr>
      <w:tr w:rsidR="00605ECD" w:rsidRPr="00605ECD" w14:paraId="49816DC2" w14:textId="77777777" w:rsidTr="00184CDE">
        <w:tc>
          <w:tcPr>
            <w:tcW w:w="2518" w:type="dxa"/>
          </w:tcPr>
          <w:p w14:paraId="792F8036" w14:textId="77777777" w:rsidR="00605ECD" w:rsidRPr="00605ECD" w:rsidRDefault="00605ECD" w:rsidP="00605ECD">
            <w:pPr>
              <w:spacing w:line="240" w:lineRule="auto"/>
            </w:pPr>
            <w:r w:rsidRPr="00605ECD">
              <w:rPr>
                <w:b/>
              </w:rPr>
              <w:t>Pie de imagen</w:t>
            </w:r>
          </w:p>
        </w:tc>
        <w:tc>
          <w:tcPr>
            <w:tcW w:w="6515" w:type="dxa"/>
          </w:tcPr>
          <w:p w14:paraId="2E568D8F" w14:textId="77777777" w:rsidR="00605ECD" w:rsidRPr="00605ECD" w:rsidRDefault="00605ECD" w:rsidP="00605ECD">
            <w:pPr>
              <w:spacing w:line="240" w:lineRule="auto"/>
            </w:pPr>
            <w:r w:rsidRPr="00605ECD">
              <w:t>En el presente, el consumo de recursos naturales es mayor en un 35</w:t>
            </w:r>
            <w:r w:rsidR="0091131F">
              <w:t xml:space="preserve"> </w:t>
            </w:r>
            <w:r w:rsidRPr="00605ECD">
              <w:t>% que las posibilidades</w:t>
            </w:r>
            <w:r w:rsidR="0044317A">
              <w:t xml:space="preserve"> de recuperación de la T</w:t>
            </w:r>
            <w:r w:rsidRPr="00605ECD">
              <w:t>ierra: si fuera posible extender a los siete mil millones de seres humanos el nivel de consumo de los países más ricos, sería necesario contar con tres planetas para atender la demanda global. Sin embargo, no solo se agotan los recursos</w:t>
            </w:r>
            <w:r w:rsidR="0091131F">
              <w:t>,</w:t>
            </w:r>
            <w:r w:rsidRPr="00605ECD">
              <w:t xml:space="preserve"> sino que las actividades humanas también contaminan las fuentes de vida, como el agua, el aire y los suelos.</w:t>
            </w:r>
          </w:p>
        </w:tc>
      </w:tr>
    </w:tbl>
    <w:p w14:paraId="055C77E8" w14:textId="77777777" w:rsidR="00605ECD" w:rsidRPr="00605ECD" w:rsidRDefault="00605ECD" w:rsidP="00605ECD">
      <w:pPr>
        <w:spacing w:line="240" w:lineRule="auto"/>
      </w:pPr>
    </w:p>
    <w:p w14:paraId="4770BD3F" w14:textId="77777777" w:rsidR="00605ECD" w:rsidRPr="00605ECD" w:rsidRDefault="00605ECD" w:rsidP="00605ECD">
      <w:pPr>
        <w:spacing w:line="240" w:lineRule="auto"/>
      </w:pPr>
      <w:r w:rsidRPr="00605ECD">
        <w:t xml:space="preserve">El estilo de consumo promovido por la globalización ha provocado el riesgo inminente del </w:t>
      </w:r>
      <w:r w:rsidRPr="00605ECD">
        <w:rPr>
          <w:b/>
        </w:rPr>
        <w:t>agotamiento</w:t>
      </w:r>
      <w:r w:rsidRPr="00605ECD">
        <w:t xml:space="preserve"> de los medios necesarios para la </w:t>
      </w:r>
      <w:r w:rsidRPr="00605ECD">
        <w:rPr>
          <w:b/>
        </w:rPr>
        <w:t>supervivencia</w:t>
      </w:r>
      <w:r w:rsidRPr="00605ECD">
        <w:t xml:space="preserve"> de la especie humana y también de las demás formas de vida. </w:t>
      </w:r>
    </w:p>
    <w:p w14:paraId="4B18FC0B" w14:textId="77777777" w:rsidR="00605ECD" w:rsidRPr="00605ECD" w:rsidRDefault="00605ECD" w:rsidP="00605ECD">
      <w:pPr>
        <w:spacing w:line="240" w:lineRule="auto"/>
      </w:pPr>
    </w:p>
    <w:p w14:paraId="188A09E4" w14:textId="77777777" w:rsidR="00605ECD" w:rsidRPr="00605ECD" w:rsidRDefault="00605ECD" w:rsidP="00605ECD">
      <w:pPr>
        <w:spacing w:line="240" w:lineRule="auto"/>
      </w:pPr>
      <w:r w:rsidRPr="00605ECD">
        <w:t xml:space="preserve">La extinción de los recursos vitales muchas veces es producto de comportamientos empresariales depredadores, motivados por la búsqueda del </w:t>
      </w:r>
      <w:r w:rsidRPr="00605ECD">
        <w:rPr>
          <w:b/>
        </w:rPr>
        <w:t>enriquecimiento</w:t>
      </w:r>
      <w:r w:rsidRPr="00605ECD">
        <w:t xml:space="preserve"> a corto plazo. </w:t>
      </w:r>
    </w:p>
    <w:p w14:paraId="02AA25C8" w14:textId="77777777" w:rsidR="00605ECD" w:rsidRPr="00605ECD" w:rsidRDefault="00605ECD" w:rsidP="00605ECD">
      <w:pPr>
        <w:spacing w:line="240" w:lineRule="auto"/>
      </w:pPr>
    </w:p>
    <w:p w14:paraId="547814BD" w14:textId="77777777" w:rsidR="00605ECD" w:rsidRPr="00605ECD" w:rsidRDefault="00605ECD" w:rsidP="00605ECD">
      <w:pPr>
        <w:spacing w:line="240" w:lineRule="auto"/>
      </w:pPr>
      <w:r w:rsidRPr="00605ECD">
        <w:t xml:space="preserve">Los </w:t>
      </w:r>
      <w:r w:rsidRPr="00605ECD">
        <w:rPr>
          <w:b/>
        </w:rPr>
        <w:t>recursos</w:t>
      </w:r>
      <w:r w:rsidRPr="00605ECD">
        <w:t xml:space="preserve"> que ofrece el planeta tierra son limitados y muchos no son renovables. De esta manera también se está privando a las generaciones futuras de los medios para su supervivencia. </w:t>
      </w:r>
    </w:p>
    <w:p w14:paraId="1DC08183"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1482"/>
        <w:gridCol w:w="7572"/>
      </w:tblGrid>
      <w:tr w:rsidR="00605ECD" w:rsidRPr="00605ECD" w14:paraId="005DBEDB" w14:textId="77777777" w:rsidTr="00184CDE">
        <w:tc>
          <w:tcPr>
            <w:tcW w:w="9033" w:type="dxa"/>
            <w:gridSpan w:val="2"/>
            <w:shd w:val="clear" w:color="auto" w:fill="0D0D0D" w:themeFill="text1" w:themeFillTint="F2"/>
          </w:tcPr>
          <w:p w14:paraId="7D3549D0" w14:textId="77777777" w:rsidR="00605ECD" w:rsidRPr="00605ECD" w:rsidRDefault="00605ECD" w:rsidP="00605ECD">
            <w:pPr>
              <w:spacing w:line="240" w:lineRule="auto"/>
              <w:rPr>
                <w:b/>
              </w:rPr>
            </w:pPr>
            <w:r w:rsidRPr="00605ECD">
              <w:rPr>
                <w:b/>
              </w:rPr>
              <w:t>Imagen (fotografía, gráfica o ilustración)</w:t>
            </w:r>
          </w:p>
        </w:tc>
      </w:tr>
      <w:tr w:rsidR="00605ECD" w:rsidRPr="00605ECD" w14:paraId="45F82DD3" w14:textId="77777777" w:rsidTr="00184CDE">
        <w:tc>
          <w:tcPr>
            <w:tcW w:w="2518" w:type="dxa"/>
          </w:tcPr>
          <w:p w14:paraId="276F88A3" w14:textId="77777777" w:rsidR="00605ECD" w:rsidRPr="00605ECD" w:rsidRDefault="00605ECD" w:rsidP="00605ECD">
            <w:pPr>
              <w:spacing w:line="240" w:lineRule="auto"/>
              <w:rPr>
                <w:b/>
              </w:rPr>
            </w:pPr>
            <w:r w:rsidRPr="00605ECD">
              <w:rPr>
                <w:b/>
              </w:rPr>
              <w:t>Código</w:t>
            </w:r>
          </w:p>
        </w:tc>
        <w:tc>
          <w:tcPr>
            <w:tcW w:w="6515" w:type="dxa"/>
          </w:tcPr>
          <w:p w14:paraId="7CD9AE14" w14:textId="77777777" w:rsidR="00605ECD" w:rsidRPr="00605ECD" w:rsidRDefault="0044317A" w:rsidP="00605ECD">
            <w:pPr>
              <w:spacing w:line="240" w:lineRule="auto"/>
              <w:rPr>
                <w:b/>
              </w:rPr>
            </w:pPr>
            <w:r>
              <w:t>CS_G10_07_IMG340</w:t>
            </w:r>
          </w:p>
        </w:tc>
      </w:tr>
      <w:tr w:rsidR="00605ECD" w:rsidRPr="00605ECD" w14:paraId="6D927C26" w14:textId="77777777" w:rsidTr="00184CDE">
        <w:tc>
          <w:tcPr>
            <w:tcW w:w="2518" w:type="dxa"/>
          </w:tcPr>
          <w:p w14:paraId="5D02DB88" w14:textId="77777777" w:rsidR="00605ECD" w:rsidRPr="00605ECD" w:rsidRDefault="00605ECD" w:rsidP="00605ECD">
            <w:pPr>
              <w:spacing w:line="240" w:lineRule="auto"/>
            </w:pPr>
            <w:r w:rsidRPr="00605ECD">
              <w:rPr>
                <w:b/>
              </w:rPr>
              <w:t>Descripción</w:t>
            </w:r>
          </w:p>
        </w:tc>
        <w:tc>
          <w:tcPr>
            <w:tcW w:w="6515" w:type="dxa"/>
          </w:tcPr>
          <w:p w14:paraId="51ACCF1D" w14:textId="77777777" w:rsidR="00605ECD" w:rsidRPr="00605ECD" w:rsidRDefault="00605ECD" w:rsidP="00605ECD">
            <w:pPr>
              <w:tabs>
                <w:tab w:val="left" w:pos="5760"/>
              </w:tabs>
              <w:spacing w:line="240" w:lineRule="auto"/>
              <w:rPr>
                <w:lang w:val="es-CO"/>
              </w:rPr>
            </w:pPr>
            <w:r w:rsidRPr="00605ECD">
              <w:rPr>
                <w:lang w:val="es-CO"/>
              </w:rPr>
              <w:t>Contaminación del aire</w:t>
            </w:r>
          </w:p>
        </w:tc>
      </w:tr>
      <w:tr w:rsidR="00605ECD" w:rsidRPr="00605ECD" w14:paraId="132F4608" w14:textId="77777777" w:rsidTr="00184CDE">
        <w:tc>
          <w:tcPr>
            <w:tcW w:w="2518" w:type="dxa"/>
          </w:tcPr>
          <w:p w14:paraId="27B1BE3C" w14:textId="77777777" w:rsidR="00605ECD" w:rsidRPr="00605ECD" w:rsidRDefault="00605ECD" w:rsidP="00605ECD">
            <w:pPr>
              <w:spacing w:line="240" w:lineRule="auto"/>
            </w:pPr>
            <w:r w:rsidRPr="00605ECD">
              <w:rPr>
                <w:b/>
              </w:rPr>
              <w:lastRenderedPageBreak/>
              <w:t>Código Shutterstock (o URL o la ruta en AulaPlaneta)</w:t>
            </w:r>
          </w:p>
        </w:tc>
        <w:tc>
          <w:tcPr>
            <w:tcW w:w="6515" w:type="dxa"/>
          </w:tcPr>
          <w:p w14:paraId="68DBC428" w14:textId="77777777" w:rsidR="00605ECD" w:rsidRPr="00605ECD" w:rsidRDefault="00605ECD" w:rsidP="00605ECD">
            <w:pPr>
              <w:spacing w:line="240" w:lineRule="auto"/>
            </w:pPr>
            <w:r w:rsidRPr="00605ECD">
              <w:rPr>
                <w:noProof/>
              </w:rPr>
              <w:drawing>
                <wp:inline distT="0" distB="0" distL="0" distR="0" wp14:anchorId="2BCC2E30" wp14:editId="5314B390">
                  <wp:extent cx="1696903" cy="1206111"/>
                  <wp:effectExtent l="0" t="0" r="0" b="0"/>
                  <wp:docPr id="31" name="Imagen 31" descr="http://thumb7.shutterstock.com/display_pic_with_logo/627613/234016309/stock-photo-concept-image-of-a-woman-wearing-a-mask-and-a-walking-stick-walking-away-from-a-coal-burning-power-234016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7.shutterstock.com/display_pic_with_logo/627613/234016309/stock-photo-concept-image-of-a-woman-wearing-a-mask-and-a-walking-stick-walking-away-from-a-coal-burning-power-234016309.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3691" cy="1210936"/>
                          </a:xfrm>
                          <a:prstGeom prst="rect">
                            <a:avLst/>
                          </a:prstGeom>
                          <a:noFill/>
                          <a:ln>
                            <a:noFill/>
                          </a:ln>
                        </pic:spPr>
                      </pic:pic>
                    </a:graphicData>
                  </a:graphic>
                </wp:inline>
              </w:drawing>
            </w:r>
          </w:p>
          <w:p w14:paraId="520133DB" w14:textId="77777777" w:rsidR="00605ECD" w:rsidRPr="00605ECD" w:rsidRDefault="00605ECD" w:rsidP="00605ECD">
            <w:pPr>
              <w:spacing w:line="240" w:lineRule="auto"/>
            </w:pPr>
            <w:r w:rsidRPr="00605ECD">
              <w:t>http://thumb7.shutterstock.com/display_pic_with_logo/627613/234016309/stock-photo-concept-image-of-a-woman-wearing-a-mask-and-a-walking-stick-walking-away-from-a-coal-burning-power-234016309.jpg</w:t>
            </w:r>
          </w:p>
        </w:tc>
      </w:tr>
      <w:tr w:rsidR="00605ECD" w:rsidRPr="00605ECD" w14:paraId="47A4FCB8" w14:textId="77777777" w:rsidTr="00184CDE">
        <w:tc>
          <w:tcPr>
            <w:tcW w:w="2518" w:type="dxa"/>
          </w:tcPr>
          <w:p w14:paraId="179E62D9" w14:textId="77777777" w:rsidR="00605ECD" w:rsidRPr="00605ECD" w:rsidRDefault="00605ECD" w:rsidP="00605ECD">
            <w:pPr>
              <w:spacing w:line="240" w:lineRule="auto"/>
            </w:pPr>
            <w:r w:rsidRPr="00605ECD">
              <w:rPr>
                <w:b/>
              </w:rPr>
              <w:t>Pie de imagen</w:t>
            </w:r>
          </w:p>
        </w:tc>
        <w:tc>
          <w:tcPr>
            <w:tcW w:w="6515" w:type="dxa"/>
          </w:tcPr>
          <w:p w14:paraId="3242CC51" w14:textId="77777777" w:rsidR="00605ECD" w:rsidRPr="00605ECD" w:rsidRDefault="00605ECD" w:rsidP="00605ECD">
            <w:pPr>
              <w:spacing w:line="240" w:lineRule="auto"/>
            </w:pPr>
            <w:r w:rsidRPr="00605ECD">
              <w:t>La presión de la economía humana sobre la naturaleza aumentó considerablemente desde el siglo XX, la población mundial creció tres veces y el volumen de su actividad económica se multiplicó 20 veces. Ello ha conducido a que hoy se viva una crisis ambiental planetaria, ya que es imposible un crecimiento económico ilimitado con recursos naturales limitados.</w:t>
            </w:r>
          </w:p>
        </w:tc>
      </w:tr>
    </w:tbl>
    <w:p w14:paraId="1F7FE8A7" w14:textId="77777777" w:rsidR="00605ECD" w:rsidRPr="00605ECD" w:rsidRDefault="00605ECD" w:rsidP="00605ECD">
      <w:pPr>
        <w:spacing w:line="240" w:lineRule="auto"/>
      </w:pPr>
    </w:p>
    <w:p w14:paraId="090CFEED" w14:textId="77777777" w:rsidR="00605ECD" w:rsidRPr="00605ECD" w:rsidRDefault="00605ECD" w:rsidP="00605ECD">
      <w:pPr>
        <w:spacing w:line="240" w:lineRule="auto"/>
      </w:pPr>
      <w:r w:rsidRPr="00605ECD">
        <w:t>En la actualidad, la cantidad del agua potable disponible para el consumo humano disminuye cada año y una cuarta parte de la población mundial sufre de escasez</w:t>
      </w:r>
      <w:r w:rsidRPr="0044317A">
        <w:t xml:space="preserve">. </w:t>
      </w:r>
      <w:r w:rsidRPr="00605ECD">
        <w:t xml:space="preserve">Tal situación repercute en la producción de alimentos, la salud y la </w:t>
      </w:r>
      <w:r w:rsidRPr="00605ECD">
        <w:rPr>
          <w:b/>
        </w:rPr>
        <w:t>estabilidad social</w:t>
      </w:r>
      <w:r w:rsidRPr="00605ECD">
        <w:t>,</w:t>
      </w:r>
      <w:r w:rsidRPr="00605ECD">
        <w:rPr>
          <w:b/>
        </w:rPr>
        <w:t xml:space="preserve"> </w:t>
      </w:r>
      <w:r w:rsidRPr="00605ECD">
        <w:t>al tiempo que dos millones de toneladas de desechos industriales,</w:t>
      </w:r>
      <w:r w:rsidRPr="00605ECD">
        <w:rPr>
          <w:b/>
        </w:rPr>
        <w:t xml:space="preserve"> </w:t>
      </w:r>
      <w:r w:rsidRPr="00605ECD">
        <w:t xml:space="preserve">químicos y vertidos humanos son arrojados diariamente a los ríos, lagos y mares. </w:t>
      </w:r>
    </w:p>
    <w:p w14:paraId="529C7CAC" w14:textId="77777777" w:rsidR="00605ECD" w:rsidRPr="00605ECD" w:rsidRDefault="00605ECD" w:rsidP="00605ECD">
      <w:pPr>
        <w:spacing w:line="240" w:lineRule="auto"/>
      </w:pPr>
      <w:r w:rsidRPr="00605ECD">
        <w:t xml:space="preserve"> </w:t>
      </w:r>
    </w:p>
    <w:p w14:paraId="5867C3A0" w14:textId="77777777" w:rsidR="00605ECD" w:rsidRPr="00605ECD" w:rsidRDefault="00605ECD" w:rsidP="00605ECD">
      <w:pPr>
        <w:spacing w:line="240" w:lineRule="auto"/>
      </w:pPr>
      <w:r w:rsidRPr="00605ECD">
        <w:t>Además, factores económicos</w:t>
      </w:r>
      <w:r w:rsidR="003934E6">
        <w:t>,</w:t>
      </w:r>
      <w:r w:rsidRPr="00605ECD">
        <w:t xml:space="preserve"> como la </w:t>
      </w:r>
      <w:r w:rsidRPr="00605ECD">
        <w:rPr>
          <w:b/>
        </w:rPr>
        <w:t xml:space="preserve">sobreexplotación </w:t>
      </w:r>
      <w:r w:rsidRPr="00605ECD">
        <w:t xml:space="preserve">agrícola, ganadera, forestal y minera, están provocando la </w:t>
      </w:r>
      <w:r w:rsidRPr="00605ECD">
        <w:rPr>
          <w:b/>
        </w:rPr>
        <w:t>desertificación</w:t>
      </w:r>
      <w:r w:rsidRPr="00605ECD">
        <w:t xml:space="preserve"> y el agotamiento de los recursos hídricos. A su vez, la sobreexplotación y la contaminación del mar están </w:t>
      </w:r>
      <w:r w:rsidR="001A306B">
        <w:t xml:space="preserve">afectando </w:t>
      </w:r>
      <w:r w:rsidRPr="00605ECD">
        <w:t>la vida marina.</w:t>
      </w:r>
    </w:p>
    <w:p w14:paraId="1FC8B59B" w14:textId="77777777" w:rsidR="00605ECD" w:rsidRPr="00605ECD" w:rsidRDefault="00605ECD" w:rsidP="00605ECD">
      <w:pPr>
        <w:spacing w:line="240" w:lineRule="auto"/>
      </w:pPr>
      <w:r w:rsidRPr="00605ECD">
        <w:t xml:space="preserve"> </w:t>
      </w:r>
    </w:p>
    <w:tbl>
      <w:tblPr>
        <w:tblStyle w:val="Tablaconcuadrcula"/>
        <w:tblW w:w="0" w:type="auto"/>
        <w:tblLook w:val="04A0" w:firstRow="1" w:lastRow="0" w:firstColumn="1" w:lastColumn="0" w:noHBand="0" w:noVBand="1"/>
      </w:tblPr>
      <w:tblGrid>
        <w:gridCol w:w="2518"/>
        <w:gridCol w:w="6515"/>
      </w:tblGrid>
      <w:tr w:rsidR="00605ECD" w:rsidRPr="00605ECD" w14:paraId="7CF2E047" w14:textId="77777777" w:rsidTr="00184CDE">
        <w:tc>
          <w:tcPr>
            <w:tcW w:w="9033" w:type="dxa"/>
            <w:gridSpan w:val="2"/>
            <w:shd w:val="clear" w:color="auto" w:fill="0D0D0D" w:themeFill="text1" w:themeFillTint="F2"/>
          </w:tcPr>
          <w:p w14:paraId="71EBC509" w14:textId="77777777" w:rsidR="00605ECD" w:rsidRPr="00605ECD" w:rsidRDefault="00605ECD" w:rsidP="00605ECD">
            <w:pPr>
              <w:spacing w:line="240" w:lineRule="auto"/>
              <w:rPr>
                <w:b/>
              </w:rPr>
            </w:pPr>
            <w:r w:rsidRPr="00605ECD">
              <w:rPr>
                <w:b/>
              </w:rPr>
              <w:t>Imagen (fotografía, gráfica o ilustración)</w:t>
            </w:r>
          </w:p>
        </w:tc>
      </w:tr>
      <w:tr w:rsidR="00605ECD" w:rsidRPr="00605ECD" w14:paraId="29940626" w14:textId="77777777" w:rsidTr="00184CDE">
        <w:tc>
          <w:tcPr>
            <w:tcW w:w="2518" w:type="dxa"/>
          </w:tcPr>
          <w:p w14:paraId="0C93074C" w14:textId="77777777" w:rsidR="00605ECD" w:rsidRPr="00605ECD" w:rsidRDefault="00605ECD" w:rsidP="00605ECD">
            <w:pPr>
              <w:spacing w:line="240" w:lineRule="auto"/>
              <w:rPr>
                <w:b/>
              </w:rPr>
            </w:pPr>
            <w:r w:rsidRPr="00605ECD">
              <w:rPr>
                <w:b/>
              </w:rPr>
              <w:t>Código</w:t>
            </w:r>
          </w:p>
        </w:tc>
        <w:tc>
          <w:tcPr>
            <w:tcW w:w="6515" w:type="dxa"/>
          </w:tcPr>
          <w:p w14:paraId="7F8B99B1" w14:textId="77777777" w:rsidR="00605ECD" w:rsidRPr="00605ECD" w:rsidRDefault="0044317A" w:rsidP="00605ECD">
            <w:pPr>
              <w:spacing w:line="240" w:lineRule="auto"/>
              <w:rPr>
                <w:b/>
              </w:rPr>
            </w:pPr>
            <w:r>
              <w:t>CS_G10_07_IMG350</w:t>
            </w:r>
          </w:p>
        </w:tc>
      </w:tr>
      <w:tr w:rsidR="00605ECD" w:rsidRPr="00605ECD" w14:paraId="4379171D" w14:textId="77777777" w:rsidTr="00184CDE">
        <w:tc>
          <w:tcPr>
            <w:tcW w:w="2518" w:type="dxa"/>
          </w:tcPr>
          <w:p w14:paraId="2EBCBA8B" w14:textId="77777777" w:rsidR="00605ECD" w:rsidRPr="00605ECD" w:rsidRDefault="00605ECD" w:rsidP="00605ECD">
            <w:pPr>
              <w:spacing w:line="240" w:lineRule="auto"/>
            </w:pPr>
            <w:r w:rsidRPr="00605ECD">
              <w:rPr>
                <w:b/>
              </w:rPr>
              <w:t>Descripción</w:t>
            </w:r>
          </w:p>
        </w:tc>
        <w:tc>
          <w:tcPr>
            <w:tcW w:w="6515" w:type="dxa"/>
          </w:tcPr>
          <w:p w14:paraId="194D3F10" w14:textId="77777777" w:rsidR="00605ECD" w:rsidRPr="00605ECD" w:rsidRDefault="00605ECD" w:rsidP="00605ECD">
            <w:pPr>
              <w:spacing w:line="240" w:lineRule="auto"/>
              <w:rPr>
                <w:lang w:val="es-CO"/>
              </w:rPr>
            </w:pPr>
            <w:r w:rsidRPr="00605ECD">
              <w:rPr>
                <w:lang w:val="es-CO"/>
              </w:rPr>
              <w:t xml:space="preserve">Tala de bosques </w:t>
            </w:r>
          </w:p>
        </w:tc>
      </w:tr>
      <w:tr w:rsidR="00605ECD" w:rsidRPr="00605ECD" w14:paraId="46C93B36" w14:textId="77777777" w:rsidTr="00184CDE">
        <w:tc>
          <w:tcPr>
            <w:tcW w:w="2518" w:type="dxa"/>
          </w:tcPr>
          <w:p w14:paraId="17788642" w14:textId="77777777" w:rsidR="00605ECD" w:rsidRPr="00605ECD" w:rsidRDefault="00605ECD" w:rsidP="00605ECD">
            <w:pPr>
              <w:spacing w:line="240" w:lineRule="auto"/>
            </w:pPr>
            <w:r w:rsidRPr="00605ECD">
              <w:rPr>
                <w:b/>
              </w:rPr>
              <w:t>Código Shutterstock (o URL o la ruta en AulaPlaneta)</w:t>
            </w:r>
          </w:p>
        </w:tc>
        <w:tc>
          <w:tcPr>
            <w:tcW w:w="6515" w:type="dxa"/>
          </w:tcPr>
          <w:p w14:paraId="05C359D6" w14:textId="77777777" w:rsidR="00605ECD" w:rsidRPr="00605ECD" w:rsidRDefault="00605ECD" w:rsidP="00605ECD">
            <w:pPr>
              <w:spacing w:line="240" w:lineRule="auto"/>
              <w:rPr>
                <w:lang w:val="es-CO"/>
              </w:rPr>
            </w:pPr>
            <w:r w:rsidRPr="00605ECD">
              <w:rPr>
                <w:noProof/>
              </w:rPr>
              <w:drawing>
                <wp:inline distT="0" distB="0" distL="0" distR="0" wp14:anchorId="5C398A21" wp14:editId="267506A1">
                  <wp:extent cx="904875" cy="649499"/>
                  <wp:effectExtent l="0" t="0" r="0" b="0"/>
                  <wp:docPr id="41" name="Imagen 41" descr="http://thumb7.shutterstock.com/display_pic_with_logo/122461/122461,1240264641,1/stock-photo-forest-cut-down-2885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122461/122461,1240264641,1/stock-photo-forest-cut-down-2885986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07475" cy="651366"/>
                          </a:xfrm>
                          <a:prstGeom prst="rect">
                            <a:avLst/>
                          </a:prstGeom>
                          <a:noFill/>
                          <a:ln>
                            <a:noFill/>
                          </a:ln>
                        </pic:spPr>
                      </pic:pic>
                    </a:graphicData>
                  </a:graphic>
                </wp:inline>
              </w:drawing>
            </w:r>
          </w:p>
          <w:p w14:paraId="325A21A3" w14:textId="77777777" w:rsidR="00605ECD" w:rsidRPr="00605ECD" w:rsidRDefault="00605ECD" w:rsidP="00605ECD">
            <w:pPr>
              <w:spacing w:line="240" w:lineRule="auto"/>
            </w:pPr>
            <w:r w:rsidRPr="00605ECD">
              <w:t>Número de la imagen</w:t>
            </w:r>
            <w:r w:rsidR="00184CDE">
              <w:t xml:space="preserve"> </w:t>
            </w:r>
            <w:r w:rsidRPr="00605ECD">
              <w:t>28859866</w:t>
            </w:r>
          </w:p>
        </w:tc>
      </w:tr>
      <w:tr w:rsidR="00605ECD" w:rsidRPr="00605ECD" w14:paraId="2FA387F3" w14:textId="77777777" w:rsidTr="00184CDE">
        <w:tc>
          <w:tcPr>
            <w:tcW w:w="2518" w:type="dxa"/>
          </w:tcPr>
          <w:p w14:paraId="30F16E05" w14:textId="77777777" w:rsidR="00605ECD" w:rsidRPr="00605ECD" w:rsidRDefault="00605ECD" w:rsidP="00605ECD">
            <w:pPr>
              <w:spacing w:line="240" w:lineRule="auto"/>
            </w:pPr>
            <w:r w:rsidRPr="00605ECD">
              <w:rPr>
                <w:b/>
              </w:rPr>
              <w:t>Pie de imagen</w:t>
            </w:r>
          </w:p>
        </w:tc>
        <w:tc>
          <w:tcPr>
            <w:tcW w:w="6515" w:type="dxa"/>
          </w:tcPr>
          <w:p w14:paraId="391682C5" w14:textId="77777777" w:rsidR="00605ECD" w:rsidRPr="00605ECD" w:rsidRDefault="00605ECD" w:rsidP="00D56948">
            <w:pPr>
              <w:spacing w:line="240" w:lineRule="auto"/>
            </w:pPr>
            <w:r w:rsidRPr="00605ECD">
              <w:t xml:space="preserve">La desaparición de los bosques </w:t>
            </w:r>
            <w:r w:rsidR="00D56948">
              <w:t>por</w:t>
            </w:r>
            <w:r w:rsidRPr="00605ECD">
              <w:t xml:space="preserve"> causa de las actividades humanas también constituye una amenaza. En los últimos 100 años el planeta ha perdido la mitad de su superficie forestal, lo cual reduce la absorción del dióxido de carbono y además agrava el descenso de los recursos hídricos. En los bosques vive más de la mitad de todas las especies animales, por lo que se produce una grave pérdida de biodiversidad a escala planetaria.</w:t>
            </w:r>
          </w:p>
        </w:tc>
      </w:tr>
    </w:tbl>
    <w:p w14:paraId="2FA33A96" w14:textId="77777777" w:rsidR="00605ECD" w:rsidRPr="00605ECD" w:rsidRDefault="00605ECD" w:rsidP="00605ECD">
      <w:pPr>
        <w:spacing w:line="240" w:lineRule="auto"/>
      </w:pPr>
    </w:p>
    <w:p w14:paraId="240B6702" w14:textId="77777777" w:rsidR="00605ECD" w:rsidRPr="00605ECD" w:rsidRDefault="00605ECD" w:rsidP="00605ECD">
      <w:pPr>
        <w:spacing w:line="240" w:lineRule="auto"/>
      </w:pPr>
      <w:r w:rsidRPr="00605ECD">
        <w:lastRenderedPageBreak/>
        <w:t xml:space="preserve">Otro caso de </w:t>
      </w:r>
      <w:r w:rsidRPr="00605ECD">
        <w:rPr>
          <w:b/>
        </w:rPr>
        <w:t>desequilibrio ambiental</w:t>
      </w:r>
      <w:r w:rsidRPr="00605ECD">
        <w:t xml:space="preserve"> lo constituye la degradación de las tierras producto de la agricultura intensiva, la cual afecta la mitad de los suelos cultivables del mundo</w:t>
      </w:r>
      <w:r w:rsidRPr="0044317A">
        <w:t xml:space="preserve">. </w:t>
      </w:r>
      <w:r w:rsidRPr="00605ECD">
        <w:t xml:space="preserve">La forma industrial de </w:t>
      </w:r>
      <w:r w:rsidRPr="00605ECD">
        <w:rPr>
          <w:b/>
        </w:rPr>
        <w:t>cultivo</w:t>
      </w:r>
      <w:r w:rsidRPr="00605ECD">
        <w:t xml:space="preserve"> erosiona y comprime los suelos y además altera su composición química. Ello ocurre en el momento en que existe la mayor </w:t>
      </w:r>
      <w:r w:rsidRPr="00605ECD">
        <w:rPr>
          <w:b/>
        </w:rPr>
        <w:t>demanda alimentaria</w:t>
      </w:r>
      <w:r w:rsidRPr="00605ECD">
        <w:t xml:space="preserve"> de la historia humana, debido al acelerado proceso de crecimiento demográfico. </w:t>
      </w:r>
    </w:p>
    <w:p w14:paraId="647B7B63" w14:textId="77777777" w:rsidR="00605ECD" w:rsidRPr="00605ECD" w:rsidRDefault="00605ECD" w:rsidP="00605ECD">
      <w:pPr>
        <w:spacing w:line="240" w:lineRule="auto"/>
      </w:pPr>
    </w:p>
    <w:p w14:paraId="70395FA0" w14:textId="77777777" w:rsidR="00605ECD" w:rsidRPr="00605ECD" w:rsidRDefault="00605ECD" w:rsidP="00605ECD">
      <w:pPr>
        <w:spacing w:line="240" w:lineRule="auto"/>
      </w:pPr>
      <w:r w:rsidRPr="00605ECD">
        <w:t xml:space="preserve">La emisión de gases, como el dióxido de carbono y el metano, producto de la quema de combustibles fósiles (petróleo, carbón y gas) por las industrias, los medios de transporte y las granjas ganaderas son la principal causa del </w:t>
      </w:r>
      <w:r w:rsidRPr="00605ECD">
        <w:rPr>
          <w:b/>
        </w:rPr>
        <w:t>calentamiento global</w:t>
      </w:r>
      <w:r w:rsidRPr="0044317A">
        <w:t xml:space="preserve">. </w:t>
      </w:r>
      <w:r w:rsidRPr="00605ECD">
        <w:t xml:space="preserve">El modo de producción global está generando un </w:t>
      </w:r>
      <w:r w:rsidRPr="00605ECD">
        <w:rPr>
          <w:b/>
        </w:rPr>
        <w:t>cambio climático</w:t>
      </w:r>
      <w:r w:rsidRPr="00605ECD">
        <w:t xml:space="preserve"> a escala planetaria y es la mayor amenaza medioambiental a la que se enfrenta el planeta</w:t>
      </w:r>
      <w:r w:rsidRPr="0044317A">
        <w:t xml:space="preserve">. </w:t>
      </w:r>
    </w:p>
    <w:p w14:paraId="64167515"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497157B9" w14:textId="77777777" w:rsidTr="00184CDE">
        <w:tc>
          <w:tcPr>
            <w:tcW w:w="9033" w:type="dxa"/>
            <w:gridSpan w:val="2"/>
            <w:shd w:val="clear" w:color="auto" w:fill="0D0D0D" w:themeFill="text1" w:themeFillTint="F2"/>
          </w:tcPr>
          <w:p w14:paraId="4C969F7D" w14:textId="77777777" w:rsidR="00605ECD" w:rsidRPr="00605ECD" w:rsidRDefault="00605ECD" w:rsidP="00605ECD">
            <w:pPr>
              <w:spacing w:line="240" w:lineRule="auto"/>
              <w:rPr>
                <w:b/>
              </w:rPr>
            </w:pPr>
            <w:commentRangeStart w:id="46"/>
            <w:r w:rsidRPr="00605ECD">
              <w:rPr>
                <w:b/>
              </w:rPr>
              <w:t>Imagen (fotografía, gráfica o ilustración)</w:t>
            </w:r>
            <w:commentRangeEnd w:id="46"/>
            <w:r w:rsidR="005C3A73">
              <w:rPr>
                <w:rStyle w:val="Refdecomentario"/>
                <w:lang w:val="es-CO"/>
              </w:rPr>
              <w:commentReference w:id="46"/>
            </w:r>
          </w:p>
        </w:tc>
      </w:tr>
      <w:tr w:rsidR="00605ECD" w:rsidRPr="00605ECD" w14:paraId="77FFC36D" w14:textId="77777777" w:rsidTr="00184CDE">
        <w:tc>
          <w:tcPr>
            <w:tcW w:w="2518" w:type="dxa"/>
          </w:tcPr>
          <w:p w14:paraId="1C3F41D4" w14:textId="77777777" w:rsidR="00605ECD" w:rsidRPr="00605ECD" w:rsidRDefault="00605ECD" w:rsidP="00605ECD">
            <w:pPr>
              <w:spacing w:line="240" w:lineRule="auto"/>
              <w:rPr>
                <w:b/>
              </w:rPr>
            </w:pPr>
            <w:r w:rsidRPr="00605ECD">
              <w:rPr>
                <w:b/>
              </w:rPr>
              <w:t>Código</w:t>
            </w:r>
          </w:p>
        </w:tc>
        <w:tc>
          <w:tcPr>
            <w:tcW w:w="6515" w:type="dxa"/>
          </w:tcPr>
          <w:p w14:paraId="41CD31E4" w14:textId="77777777" w:rsidR="00605ECD" w:rsidRPr="00605ECD" w:rsidRDefault="0044317A" w:rsidP="00605ECD">
            <w:pPr>
              <w:spacing w:line="240" w:lineRule="auto"/>
              <w:rPr>
                <w:b/>
              </w:rPr>
            </w:pPr>
            <w:r>
              <w:t>CS_G10_07_IMG360</w:t>
            </w:r>
          </w:p>
        </w:tc>
      </w:tr>
      <w:tr w:rsidR="00605ECD" w:rsidRPr="00605ECD" w14:paraId="6B476569" w14:textId="77777777" w:rsidTr="00184CDE">
        <w:tc>
          <w:tcPr>
            <w:tcW w:w="2518" w:type="dxa"/>
          </w:tcPr>
          <w:p w14:paraId="29F9375E" w14:textId="77777777" w:rsidR="00605ECD" w:rsidRPr="00605ECD" w:rsidRDefault="00605ECD" w:rsidP="00605ECD">
            <w:pPr>
              <w:spacing w:line="240" w:lineRule="auto"/>
            </w:pPr>
            <w:r w:rsidRPr="00605ECD">
              <w:rPr>
                <w:b/>
              </w:rPr>
              <w:t>Descripción</w:t>
            </w:r>
          </w:p>
        </w:tc>
        <w:tc>
          <w:tcPr>
            <w:tcW w:w="6515" w:type="dxa"/>
          </w:tcPr>
          <w:p w14:paraId="58CDD3E9" w14:textId="77777777" w:rsidR="00605ECD" w:rsidRPr="00605ECD" w:rsidRDefault="00605ECD" w:rsidP="00605ECD">
            <w:pPr>
              <w:spacing w:line="240" w:lineRule="auto"/>
              <w:rPr>
                <w:lang w:val="es-CO"/>
              </w:rPr>
            </w:pPr>
            <w:r w:rsidRPr="00605ECD">
              <w:rPr>
                <w:lang w:val="es-CO"/>
              </w:rPr>
              <w:t xml:space="preserve">Mapa del mundo hecho a partir de plantas </w:t>
            </w:r>
          </w:p>
        </w:tc>
      </w:tr>
      <w:tr w:rsidR="00605ECD" w:rsidRPr="00605ECD" w14:paraId="14C437F0" w14:textId="77777777" w:rsidTr="00184CDE">
        <w:tc>
          <w:tcPr>
            <w:tcW w:w="2518" w:type="dxa"/>
          </w:tcPr>
          <w:p w14:paraId="2D0A7032" w14:textId="77777777" w:rsidR="00605ECD" w:rsidRPr="00605ECD" w:rsidRDefault="00605ECD" w:rsidP="00605ECD">
            <w:pPr>
              <w:spacing w:line="240" w:lineRule="auto"/>
            </w:pPr>
            <w:r w:rsidRPr="00605ECD">
              <w:rPr>
                <w:b/>
              </w:rPr>
              <w:t>Código Shutterstock (o URL o la ruta en AulaPlaneta)</w:t>
            </w:r>
          </w:p>
        </w:tc>
        <w:tc>
          <w:tcPr>
            <w:tcW w:w="6515" w:type="dxa"/>
          </w:tcPr>
          <w:p w14:paraId="047EFC2B" w14:textId="77777777" w:rsidR="00605ECD" w:rsidRPr="00605ECD" w:rsidRDefault="00605ECD" w:rsidP="00605ECD">
            <w:pPr>
              <w:spacing w:line="240" w:lineRule="auto"/>
              <w:rPr>
                <w:lang w:val="es-CO"/>
              </w:rPr>
            </w:pPr>
            <w:r w:rsidRPr="00605ECD">
              <w:rPr>
                <w:noProof/>
              </w:rPr>
              <w:drawing>
                <wp:inline distT="0" distB="0" distL="0" distR="0" wp14:anchorId="728C24E1" wp14:editId="056FB624">
                  <wp:extent cx="1158970" cy="857250"/>
                  <wp:effectExtent l="0" t="0" r="317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63463" cy="860574"/>
                          </a:xfrm>
                          <a:prstGeom prst="rect">
                            <a:avLst/>
                          </a:prstGeom>
                          <a:noFill/>
                        </pic:spPr>
                      </pic:pic>
                    </a:graphicData>
                  </a:graphic>
                </wp:inline>
              </w:drawing>
            </w:r>
          </w:p>
          <w:p w14:paraId="169CB479" w14:textId="77777777" w:rsidR="00605ECD" w:rsidRPr="00605ECD" w:rsidRDefault="00605ECD" w:rsidP="00605ECD">
            <w:pPr>
              <w:spacing w:line="240" w:lineRule="auto"/>
            </w:pPr>
            <w:r w:rsidRPr="00605ECD">
              <w:t>Número de la imagen</w:t>
            </w:r>
            <w:r w:rsidR="00184CDE">
              <w:t xml:space="preserve"> </w:t>
            </w:r>
            <w:r w:rsidRPr="00605ECD">
              <w:t>138396116</w:t>
            </w:r>
          </w:p>
        </w:tc>
      </w:tr>
      <w:tr w:rsidR="00605ECD" w:rsidRPr="00605ECD" w14:paraId="5367CEB6" w14:textId="77777777" w:rsidTr="00184CDE">
        <w:tc>
          <w:tcPr>
            <w:tcW w:w="2518" w:type="dxa"/>
          </w:tcPr>
          <w:p w14:paraId="46A2AB95" w14:textId="77777777" w:rsidR="00605ECD" w:rsidRPr="00605ECD" w:rsidRDefault="00605ECD" w:rsidP="00605ECD">
            <w:pPr>
              <w:spacing w:line="240" w:lineRule="auto"/>
            </w:pPr>
            <w:r w:rsidRPr="00605ECD">
              <w:rPr>
                <w:b/>
              </w:rPr>
              <w:t>Pie de imagen</w:t>
            </w:r>
          </w:p>
        </w:tc>
        <w:tc>
          <w:tcPr>
            <w:tcW w:w="6515" w:type="dxa"/>
          </w:tcPr>
          <w:p w14:paraId="699D5236" w14:textId="77777777" w:rsidR="00605ECD" w:rsidRPr="00605ECD" w:rsidRDefault="00605ECD" w:rsidP="00605ECD">
            <w:pPr>
              <w:spacing w:line="240" w:lineRule="auto"/>
            </w:pPr>
            <w:r w:rsidRPr="00605ECD">
              <w:t xml:space="preserve">Ante la degradación ambiental del planeta los comportamientos sociales no muestran cambios. El modo de vida global interconecta los problemas ambientales y se refuerzan unos con otros, en consecuencia no se puede encontrar una solución de forma aislada, sino que también exige una solución global. </w:t>
            </w:r>
          </w:p>
        </w:tc>
      </w:tr>
    </w:tbl>
    <w:p w14:paraId="507207F0" w14:textId="77777777" w:rsidR="00605ECD" w:rsidRPr="00605ECD" w:rsidRDefault="00605ECD" w:rsidP="00605ECD">
      <w:pPr>
        <w:spacing w:line="240" w:lineRule="auto"/>
      </w:pPr>
    </w:p>
    <w:tbl>
      <w:tblPr>
        <w:tblStyle w:val="Tablaconcuadrcula"/>
        <w:tblW w:w="9054" w:type="dxa"/>
        <w:tblLayout w:type="fixed"/>
        <w:tblLook w:val="04A0" w:firstRow="1" w:lastRow="0" w:firstColumn="1" w:lastColumn="0" w:noHBand="0" w:noVBand="1"/>
      </w:tblPr>
      <w:tblGrid>
        <w:gridCol w:w="2518"/>
        <w:gridCol w:w="6536"/>
      </w:tblGrid>
      <w:tr w:rsidR="00605ECD" w:rsidRPr="00605ECD" w14:paraId="4EB2D0FF" w14:textId="77777777" w:rsidTr="00605ECD">
        <w:tc>
          <w:tcPr>
            <w:tcW w:w="9054" w:type="dxa"/>
            <w:gridSpan w:val="2"/>
            <w:shd w:val="clear" w:color="auto" w:fill="000000" w:themeFill="text1"/>
          </w:tcPr>
          <w:p w14:paraId="41A76AA3" w14:textId="77777777" w:rsidR="00605ECD" w:rsidRPr="00605ECD" w:rsidRDefault="00605ECD" w:rsidP="00605ECD">
            <w:pPr>
              <w:spacing w:line="240" w:lineRule="auto"/>
              <w:jc w:val="center"/>
              <w:rPr>
                <w:b/>
              </w:rPr>
            </w:pPr>
            <w:commentRangeStart w:id="47"/>
            <w:r w:rsidRPr="00605ECD">
              <w:rPr>
                <w:b/>
              </w:rPr>
              <w:t>Profundiza: recurso aprovechado</w:t>
            </w:r>
            <w:commentRangeEnd w:id="47"/>
            <w:r w:rsidR="005C3A73">
              <w:rPr>
                <w:rStyle w:val="Refdecomentario"/>
                <w:lang w:val="es-CO"/>
              </w:rPr>
              <w:commentReference w:id="47"/>
            </w:r>
          </w:p>
        </w:tc>
      </w:tr>
      <w:tr w:rsidR="00605ECD" w:rsidRPr="00605ECD" w14:paraId="48E14E5E" w14:textId="77777777" w:rsidTr="00605ECD">
        <w:tc>
          <w:tcPr>
            <w:tcW w:w="2518" w:type="dxa"/>
          </w:tcPr>
          <w:p w14:paraId="3D08A20D" w14:textId="77777777" w:rsidR="00605ECD" w:rsidRPr="00605ECD" w:rsidRDefault="00605ECD" w:rsidP="00605ECD">
            <w:pPr>
              <w:spacing w:line="240" w:lineRule="auto"/>
              <w:rPr>
                <w:b/>
              </w:rPr>
            </w:pPr>
            <w:r w:rsidRPr="00605ECD">
              <w:rPr>
                <w:b/>
              </w:rPr>
              <w:t>Código</w:t>
            </w:r>
          </w:p>
        </w:tc>
        <w:tc>
          <w:tcPr>
            <w:tcW w:w="6536" w:type="dxa"/>
          </w:tcPr>
          <w:p w14:paraId="0F3D9748" w14:textId="77777777" w:rsidR="00605ECD" w:rsidRPr="00605ECD" w:rsidRDefault="00920D12" w:rsidP="00605ECD">
            <w:pPr>
              <w:spacing w:line="240" w:lineRule="auto"/>
              <w:rPr>
                <w:b/>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rPr>
                <w:highlight w:val="none"/>
              </w:rPr>
              <w:t>170</w:t>
            </w:r>
          </w:p>
        </w:tc>
      </w:tr>
      <w:tr w:rsidR="00605ECD" w:rsidRPr="00605ECD" w14:paraId="31819AFD" w14:textId="77777777" w:rsidTr="00605ECD">
        <w:tc>
          <w:tcPr>
            <w:tcW w:w="2518" w:type="dxa"/>
          </w:tcPr>
          <w:p w14:paraId="0688423F" w14:textId="77777777" w:rsidR="00605ECD" w:rsidRPr="00605ECD" w:rsidRDefault="00605ECD" w:rsidP="00605ECD">
            <w:pPr>
              <w:spacing w:line="240" w:lineRule="auto"/>
            </w:pPr>
            <w:r w:rsidRPr="00605ECD">
              <w:rPr>
                <w:b/>
              </w:rPr>
              <w:t>Ubicación en Aula Planeta</w:t>
            </w:r>
          </w:p>
        </w:tc>
        <w:tc>
          <w:tcPr>
            <w:tcW w:w="6536" w:type="dxa"/>
          </w:tcPr>
          <w:p w14:paraId="3462130D" w14:textId="77777777" w:rsidR="00605ECD" w:rsidRPr="00605ECD" w:rsidRDefault="00FA153B" w:rsidP="00605ECD">
            <w:pPr>
              <w:spacing w:line="240" w:lineRule="auto"/>
            </w:pPr>
            <w:hyperlink r:id="rId50" w:history="1">
              <w:r w:rsidR="00605ECD" w:rsidRPr="00605ECD">
                <w:rPr>
                  <w:rStyle w:val="Hipervnculo"/>
                  <w:color w:val="auto"/>
                </w:rPr>
                <w:t>http://profesores.aulaplaneta.com/AuxPages/RecursoProfesor.aspx?IdGuion=14751&amp;IdRecurso=757501&amp;Transparent=on</w:t>
              </w:r>
            </w:hyperlink>
            <w:r w:rsidR="00605ECD" w:rsidRPr="00605ECD">
              <w:t xml:space="preserve"> </w:t>
            </w:r>
          </w:p>
        </w:tc>
      </w:tr>
      <w:tr w:rsidR="00605ECD" w:rsidRPr="00605ECD" w14:paraId="27E77AE8" w14:textId="77777777" w:rsidTr="00605ECD">
        <w:tc>
          <w:tcPr>
            <w:tcW w:w="2518" w:type="dxa"/>
          </w:tcPr>
          <w:p w14:paraId="54239767" w14:textId="77777777" w:rsidR="00605ECD" w:rsidRPr="00605ECD" w:rsidRDefault="00605ECD" w:rsidP="00605ECD">
            <w:pPr>
              <w:spacing w:line="240" w:lineRule="auto"/>
            </w:pPr>
            <w:r w:rsidRPr="00605ECD">
              <w:rPr>
                <w:b/>
              </w:rPr>
              <w:t>Cambio (descripción o capturas de pantallas)</w:t>
            </w:r>
          </w:p>
        </w:tc>
        <w:tc>
          <w:tcPr>
            <w:tcW w:w="6536" w:type="dxa"/>
          </w:tcPr>
          <w:p w14:paraId="74742CCC" w14:textId="77777777" w:rsidR="00605ECD" w:rsidRPr="00605ECD" w:rsidRDefault="00605ECD" w:rsidP="00605ECD">
            <w:pPr>
              <w:spacing w:line="240" w:lineRule="auto"/>
            </w:pPr>
          </w:p>
        </w:tc>
      </w:tr>
      <w:tr w:rsidR="00605ECD" w:rsidRPr="00605ECD" w14:paraId="3A9C5ECC" w14:textId="77777777" w:rsidTr="00605ECD">
        <w:tc>
          <w:tcPr>
            <w:tcW w:w="2518" w:type="dxa"/>
          </w:tcPr>
          <w:p w14:paraId="7662E63A" w14:textId="77777777" w:rsidR="00605ECD" w:rsidRPr="00605ECD" w:rsidRDefault="00605ECD" w:rsidP="00605ECD">
            <w:pPr>
              <w:spacing w:line="240" w:lineRule="auto"/>
              <w:rPr>
                <w:b/>
              </w:rPr>
            </w:pPr>
            <w:r w:rsidRPr="00605ECD">
              <w:rPr>
                <w:b/>
              </w:rPr>
              <w:t>Título</w:t>
            </w:r>
          </w:p>
        </w:tc>
        <w:tc>
          <w:tcPr>
            <w:tcW w:w="6536" w:type="dxa"/>
          </w:tcPr>
          <w:p w14:paraId="4B273801" w14:textId="77777777" w:rsidR="00605ECD" w:rsidRPr="00605ECD" w:rsidRDefault="00605ECD" w:rsidP="00605ECD">
            <w:pPr>
              <w:spacing w:line="240" w:lineRule="auto"/>
            </w:pPr>
            <w:r w:rsidRPr="00605ECD">
              <w:t>El impacto de las actividades económicas en el medio ambiente</w:t>
            </w:r>
          </w:p>
        </w:tc>
      </w:tr>
      <w:tr w:rsidR="00605ECD" w:rsidRPr="00605ECD" w14:paraId="653B2675" w14:textId="77777777" w:rsidTr="00605ECD">
        <w:tc>
          <w:tcPr>
            <w:tcW w:w="2518" w:type="dxa"/>
          </w:tcPr>
          <w:p w14:paraId="1BED892F" w14:textId="77777777" w:rsidR="00605ECD" w:rsidRPr="00605ECD" w:rsidRDefault="00605ECD" w:rsidP="00605ECD">
            <w:pPr>
              <w:spacing w:line="240" w:lineRule="auto"/>
              <w:rPr>
                <w:b/>
              </w:rPr>
            </w:pPr>
            <w:r w:rsidRPr="00605ECD">
              <w:rPr>
                <w:b/>
              </w:rPr>
              <w:t>Descripción</w:t>
            </w:r>
          </w:p>
        </w:tc>
        <w:tc>
          <w:tcPr>
            <w:tcW w:w="6536" w:type="dxa"/>
          </w:tcPr>
          <w:p w14:paraId="02B49816" w14:textId="77777777" w:rsidR="00605ECD" w:rsidRPr="00605ECD" w:rsidRDefault="00605ECD" w:rsidP="00605ECD">
            <w:pPr>
              <w:spacing w:line="240" w:lineRule="auto"/>
            </w:pPr>
            <w:r w:rsidRPr="00605ECD">
              <w:t>Interactivo que sirve para conocer el impacto de las actividades económicas sobre el medio ambiente</w:t>
            </w:r>
          </w:p>
        </w:tc>
      </w:tr>
    </w:tbl>
    <w:p w14:paraId="293F45A0" w14:textId="77777777" w:rsidR="00605ECD" w:rsidRDefault="00605ECD" w:rsidP="00605ECD">
      <w:pPr>
        <w:spacing w:line="240" w:lineRule="auto"/>
      </w:pPr>
    </w:p>
    <w:p w14:paraId="7B5EE3E9" w14:textId="77777777" w:rsidR="00605ECD" w:rsidRPr="00605ECD" w:rsidRDefault="00605ECD" w:rsidP="00605ECD">
      <w:pPr>
        <w:spacing w:line="240" w:lineRule="auto"/>
      </w:pPr>
    </w:p>
    <w:p w14:paraId="025A6B38" w14:textId="77777777" w:rsidR="00605ECD" w:rsidRPr="00605ECD" w:rsidRDefault="00605ECD" w:rsidP="00605ECD">
      <w:pPr>
        <w:spacing w:line="240" w:lineRule="auto"/>
        <w:rPr>
          <w:b/>
        </w:rPr>
      </w:pPr>
      <w:r w:rsidRPr="001F3FD9">
        <w:rPr>
          <w:b/>
        </w:rPr>
        <w:t>[SECCIÓN 2]</w:t>
      </w:r>
      <w:r w:rsidRPr="00605ECD">
        <w:t xml:space="preserve"> </w:t>
      </w:r>
      <w:r w:rsidRPr="00605ECD">
        <w:rPr>
          <w:b/>
        </w:rPr>
        <w:t>4.3 El petróleo y la crisis energética global</w:t>
      </w:r>
    </w:p>
    <w:p w14:paraId="61CFE356" w14:textId="77777777" w:rsidR="00605ECD" w:rsidRPr="00605ECD" w:rsidRDefault="00605ECD" w:rsidP="00605ECD">
      <w:pPr>
        <w:spacing w:line="240" w:lineRule="auto"/>
      </w:pPr>
    </w:p>
    <w:p w14:paraId="7F514996" w14:textId="77777777" w:rsidR="00605ECD" w:rsidRPr="00605ECD" w:rsidRDefault="00605ECD" w:rsidP="00605ECD">
      <w:pPr>
        <w:spacing w:line="240" w:lineRule="auto"/>
      </w:pPr>
      <w:r w:rsidRPr="00605ECD">
        <w:t xml:space="preserve">La energía es la clave de todo el sistema económico. El desarrollo de los últimos siglos ha girado en torno a las </w:t>
      </w:r>
      <w:r w:rsidRPr="00605ECD">
        <w:rPr>
          <w:b/>
        </w:rPr>
        <w:t>fuentes energéticas</w:t>
      </w:r>
      <w:r w:rsidRPr="00605ECD">
        <w:t>, especialmente desde 1750 con el carbón y</w:t>
      </w:r>
      <w:r w:rsidR="00D52E22">
        <w:t>,</w:t>
      </w:r>
      <w:r w:rsidRPr="00605ECD">
        <w:t xml:space="preserve"> posteriormente, en 1900, con el uso del petróleo en la industria. De esta forma</w:t>
      </w:r>
      <w:r w:rsidR="007E677B">
        <w:t>,</w:t>
      </w:r>
      <w:r w:rsidRPr="00605ECD">
        <w:t xml:space="preserve"> la energía de fuentes fósiles se consolidó como uno de los recursos estratégicos clave</w:t>
      </w:r>
      <w:r w:rsidR="00D52E22">
        <w:t>s</w:t>
      </w:r>
      <w:r w:rsidRPr="00605ECD">
        <w:t xml:space="preserve"> para mantener en funcionamiento la economía global</w:t>
      </w:r>
      <w:r w:rsidRPr="0044317A">
        <w:t xml:space="preserve">. </w:t>
      </w:r>
    </w:p>
    <w:p w14:paraId="6C80ED2F" w14:textId="77777777" w:rsidR="00605ECD" w:rsidRPr="00605ECD" w:rsidRDefault="00605ECD" w:rsidP="00605ECD">
      <w:pPr>
        <w:spacing w:line="240" w:lineRule="auto"/>
      </w:pPr>
      <w:r w:rsidRPr="00605ECD">
        <w:t xml:space="preserve"> </w:t>
      </w:r>
    </w:p>
    <w:p w14:paraId="29182148" w14:textId="77777777" w:rsidR="00605ECD" w:rsidRPr="00605ECD" w:rsidRDefault="00605ECD" w:rsidP="00605ECD">
      <w:pPr>
        <w:spacing w:line="240" w:lineRule="auto"/>
      </w:pPr>
      <w:r w:rsidRPr="00605ECD">
        <w:t xml:space="preserve">Los recursos energéticos </w:t>
      </w:r>
      <w:r w:rsidRPr="00605ECD">
        <w:rPr>
          <w:b/>
        </w:rPr>
        <w:t>fósiles</w:t>
      </w:r>
      <w:r w:rsidRPr="00605ECD">
        <w:t xml:space="preserve"> son indispensables en casi todos los aspectos de la </w:t>
      </w:r>
      <w:r w:rsidRPr="00605ECD">
        <w:rPr>
          <w:b/>
        </w:rPr>
        <w:t>vida económica contemporánea</w:t>
      </w:r>
      <w:r w:rsidR="00D52E22" w:rsidRPr="00D52E22">
        <w:t>;</w:t>
      </w:r>
      <w:r w:rsidRPr="00605ECD">
        <w:rPr>
          <w:b/>
        </w:rPr>
        <w:t xml:space="preserve"> </w:t>
      </w:r>
      <w:r w:rsidRPr="00605ECD">
        <w:t>por ejemplo</w:t>
      </w:r>
      <w:r w:rsidR="00D52E22">
        <w:t xml:space="preserve">, </w:t>
      </w:r>
      <w:r w:rsidRPr="00605ECD">
        <w:t xml:space="preserve">en la vivienda, la calefacción, el transporte, la agricultura mecanizada, la pesca, la industria farmacéutica, cosmética, fibras </w:t>
      </w:r>
      <w:r w:rsidR="0044317A">
        <w:t xml:space="preserve">textiles, plásticos, adhesivos, </w:t>
      </w:r>
      <w:r w:rsidRPr="00605ECD">
        <w:t xml:space="preserve">plaguicidas, agroquímicos, pigmentos y solventes, entre los más significativos. </w:t>
      </w:r>
    </w:p>
    <w:p w14:paraId="1DC18EB7"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24DC4AC5" w14:textId="77777777" w:rsidTr="00184CDE">
        <w:tc>
          <w:tcPr>
            <w:tcW w:w="9033" w:type="dxa"/>
            <w:gridSpan w:val="2"/>
            <w:shd w:val="clear" w:color="auto" w:fill="0D0D0D" w:themeFill="text1" w:themeFillTint="F2"/>
          </w:tcPr>
          <w:p w14:paraId="258CC7DE" w14:textId="77777777" w:rsidR="00605ECD" w:rsidRPr="00605ECD" w:rsidRDefault="00605ECD" w:rsidP="00605ECD">
            <w:pPr>
              <w:spacing w:line="240" w:lineRule="auto"/>
              <w:rPr>
                <w:b/>
              </w:rPr>
            </w:pPr>
            <w:commentRangeStart w:id="48"/>
            <w:r w:rsidRPr="00605ECD">
              <w:rPr>
                <w:b/>
              </w:rPr>
              <w:t>Imagen (fotografía, gráfica o ilustración)</w:t>
            </w:r>
            <w:commentRangeEnd w:id="48"/>
            <w:r w:rsidR="007E677B">
              <w:rPr>
                <w:rStyle w:val="Refdecomentario"/>
                <w:lang w:val="es-CO"/>
              </w:rPr>
              <w:commentReference w:id="48"/>
            </w:r>
          </w:p>
        </w:tc>
      </w:tr>
      <w:tr w:rsidR="00605ECD" w:rsidRPr="00605ECD" w14:paraId="46B37FE8" w14:textId="77777777" w:rsidTr="00184CDE">
        <w:tc>
          <w:tcPr>
            <w:tcW w:w="2518" w:type="dxa"/>
          </w:tcPr>
          <w:p w14:paraId="322D271B" w14:textId="77777777" w:rsidR="00605ECD" w:rsidRPr="00605ECD" w:rsidRDefault="00605ECD" w:rsidP="00605ECD">
            <w:pPr>
              <w:spacing w:line="240" w:lineRule="auto"/>
              <w:rPr>
                <w:b/>
              </w:rPr>
            </w:pPr>
            <w:r w:rsidRPr="00605ECD">
              <w:rPr>
                <w:b/>
              </w:rPr>
              <w:t>Código</w:t>
            </w:r>
          </w:p>
        </w:tc>
        <w:tc>
          <w:tcPr>
            <w:tcW w:w="6515" w:type="dxa"/>
          </w:tcPr>
          <w:p w14:paraId="094211DA" w14:textId="77777777" w:rsidR="00605ECD" w:rsidRPr="00605ECD" w:rsidRDefault="0044317A" w:rsidP="00605ECD">
            <w:pPr>
              <w:spacing w:line="240" w:lineRule="auto"/>
              <w:rPr>
                <w:b/>
              </w:rPr>
            </w:pPr>
            <w:r>
              <w:t>CS_G10_07_IMG370</w:t>
            </w:r>
          </w:p>
        </w:tc>
      </w:tr>
      <w:tr w:rsidR="00605ECD" w:rsidRPr="00605ECD" w14:paraId="25C42621" w14:textId="77777777" w:rsidTr="00184CDE">
        <w:tc>
          <w:tcPr>
            <w:tcW w:w="2518" w:type="dxa"/>
          </w:tcPr>
          <w:p w14:paraId="6F3ECB75" w14:textId="77777777" w:rsidR="00605ECD" w:rsidRPr="00605ECD" w:rsidRDefault="00605ECD" w:rsidP="00605ECD">
            <w:pPr>
              <w:spacing w:line="240" w:lineRule="auto"/>
            </w:pPr>
            <w:r w:rsidRPr="00605ECD">
              <w:rPr>
                <w:b/>
              </w:rPr>
              <w:t>Descripción</w:t>
            </w:r>
          </w:p>
        </w:tc>
        <w:tc>
          <w:tcPr>
            <w:tcW w:w="6515" w:type="dxa"/>
          </w:tcPr>
          <w:p w14:paraId="57104216" w14:textId="77777777" w:rsidR="00605ECD" w:rsidRPr="00605ECD" w:rsidRDefault="00605ECD" w:rsidP="00605ECD">
            <w:pPr>
              <w:spacing w:line="240" w:lineRule="auto"/>
              <w:rPr>
                <w:lang w:val="es-CO"/>
              </w:rPr>
            </w:pPr>
            <w:r w:rsidRPr="00605ECD">
              <w:rPr>
                <w:lang w:val="es-CO"/>
              </w:rPr>
              <w:t>Dependencia mundial del petróleo</w:t>
            </w:r>
          </w:p>
        </w:tc>
      </w:tr>
      <w:tr w:rsidR="00605ECD" w:rsidRPr="00605ECD" w14:paraId="682A8975" w14:textId="77777777" w:rsidTr="00184CDE">
        <w:tc>
          <w:tcPr>
            <w:tcW w:w="2518" w:type="dxa"/>
          </w:tcPr>
          <w:p w14:paraId="70F7752F" w14:textId="77777777" w:rsidR="00605ECD" w:rsidRPr="00605ECD" w:rsidRDefault="00605ECD" w:rsidP="00605ECD">
            <w:pPr>
              <w:spacing w:line="240" w:lineRule="auto"/>
            </w:pPr>
            <w:r w:rsidRPr="00605ECD">
              <w:rPr>
                <w:b/>
              </w:rPr>
              <w:t>Código Shutterstock (o URL o la ruta en AulaPlaneta)</w:t>
            </w:r>
          </w:p>
        </w:tc>
        <w:tc>
          <w:tcPr>
            <w:tcW w:w="6515" w:type="dxa"/>
          </w:tcPr>
          <w:p w14:paraId="60578AED" w14:textId="77777777" w:rsidR="00605ECD" w:rsidRPr="00605ECD" w:rsidRDefault="00605ECD" w:rsidP="00605ECD">
            <w:pPr>
              <w:spacing w:line="240" w:lineRule="auto"/>
              <w:rPr>
                <w:lang w:val="es-CO"/>
              </w:rPr>
            </w:pPr>
            <w:r w:rsidRPr="00605ECD">
              <w:rPr>
                <w:noProof/>
              </w:rPr>
              <w:drawing>
                <wp:inline distT="0" distB="0" distL="0" distR="0" wp14:anchorId="29AB33DC" wp14:editId="27F13BEA">
                  <wp:extent cx="990600" cy="1034627"/>
                  <wp:effectExtent l="0" t="0" r="0" b="0"/>
                  <wp:docPr id="44" name="Imagen 44" descr="http://thumb9.shutterstock.com/display_pic_with_logo/2456114/249284866/stock-vector-globe-entangled-with-oil-pipelines-illustration-on-the-modern-world-vicious-dependency-on-the-249284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2456114/249284866/stock-vector-globe-entangled-with-oil-pipelines-illustration-on-the-modern-world-vicious-dependency-on-the-24928486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94955" cy="1039176"/>
                          </a:xfrm>
                          <a:prstGeom prst="rect">
                            <a:avLst/>
                          </a:prstGeom>
                          <a:noFill/>
                          <a:ln>
                            <a:noFill/>
                          </a:ln>
                        </pic:spPr>
                      </pic:pic>
                    </a:graphicData>
                  </a:graphic>
                </wp:inline>
              </w:drawing>
            </w:r>
          </w:p>
          <w:p w14:paraId="197993DF" w14:textId="77777777" w:rsidR="00605ECD" w:rsidRPr="00605ECD" w:rsidRDefault="00605ECD" w:rsidP="00605ECD">
            <w:pPr>
              <w:spacing w:line="240" w:lineRule="auto"/>
            </w:pPr>
            <w:r w:rsidRPr="00605ECD">
              <w:t>Número de la imagen</w:t>
            </w:r>
            <w:r w:rsidR="00184CDE">
              <w:t xml:space="preserve"> </w:t>
            </w:r>
            <w:r w:rsidRPr="00605ECD">
              <w:t>249284866</w:t>
            </w:r>
          </w:p>
        </w:tc>
      </w:tr>
      <w:tr w:rsidR="00605ECD" w:rsidRPr="00605ECD" w14:paraId="281F19CA" w14:textId="77777777" w:rsidTr="00184CDE">
        <w:tc>
          <w:tcPr>
            <w:tcW w:w="2518" w:type="dxa"/>
          </w:tcPr>
          <w:p w14:paraId="42E8373A" w14:textId="77777777" w:rsidR="00605ECD" w:rsidRPr="00605ECD" w:rsidRDefault="00605ECD" w:rsidP="00605ECD">
            <w:pPr>
              <w:spacing w:line="240" w:lineRule="auto"/>
            </w:pPr>
            <w:r w:rsidRPr="00605ECD">
              <w:rPr>
                <w:b/>
              </w:rPr>
              <w:t>Pie de imagen</w:t>
            </w:r>
          </w:p>
        </w:tc>
        <w:tc>
          <w:tcPr>
            <w:tcW w:w="6515" w:type="dxa"/>
          </w:tcPr>
          <w:p w14:paraId="619B9139" w14:textId="77777777" w:rsidR="00605ECD" w:rsidRPr="00605ECD" w:rsidRDefault="00605ECD" w:rsidP="00D52E22">
            <w:pPr>
              <w:spacing w:line="240" w:lineRule="auto"/>
            </w:pPr>
            <w:r w:rsidRPr="00605ECD">
              <w:t>Actualmente</w:t>
            </w:r>
            <w:r w:rsidR="00D52E22">
              <w:t>,</w:t>
            </w:r>
            <w:r w:rsidRPr="00605ECD">
              <w:t xml:space="preserve"> más del 80</w:t>
            </w:r>
            <w:r w:rsidR="00D52E22">
              <w:t xml:space="preserve"> </w:t>
            </w:r>
            <w:r w:rsidRPr="00605ECD">
              <w:t>% del suministro de energía a escala mundial se compone de combustibles fósiles</w:t>
            </w:r>
            <w:r w:rsidR="007E677B">
              <w:t>,</w:t>
            </w:r>
            <w:r w:rsidRPr="00605ECD">
              <w:t xml:space="preserve"> como petróleo, carbón y gas natural. La dependencia </w:t>
            </w:r>
            <w:r w:rsidR="00D52E22">
              <w:t xml:space="preserve">del petróleo </w:t>
            </w:r>
            <w:r w:rsidRPr="00605ECD">
              <w:t>de las economías modernas se evidencia en que el consumo mundial de crudo alcanzó recientemente su máximo histórico</w:t>
            </w:r>
            <w:r w:rsidR="006E24E8">
              <w:t>,</w:t>
            </w:r>
            <w:r w:rsidRPr="00605ECD">
              <w:t xml:space="preserve"> con 95 millones de barriles por día.</w:t>
            </w:r>
          </w:p>
        </w:tc>
      </w:tr>
    </w:tbl>
    <w:p w14:paraId="4C2D2B4E" w14:textId="77777777" w:rsidR="00605ECD" w:rsidRPr="00605ECD" w:rsidRDefault="00605ECD" w:rsidP="00605ECD">
      <w:pPr>
        <w:spacing w:line="240" w:lineRule="auto"/>
      </w:pPr>
    </w:p>
    <w:p w14:paraId="7BE32FC4" w14:textId="77777777" w:rsidR="00605ECD" w:rsidRPr="00605ECD" w:rsidRDefault="00605ECD" w:rsidP="00605ECD">
      <w:pPr>
        <w:spacing w:line="240" w:lineRule="auto"/>
      </w:pPr>
      <w:r w:rsidRPr="00605ECD">
        <w:rPr>
          <w:b/>
        </w:rPr>
        <w:t xml:space="preserve">El desarrollo industrial </w:t>
      </w:r>
      <w:r w:rsidRPr="00605ECD">
        <w:t xml:space="preserve">y urbano a escala global disparó la </w:t>
      </w:r>
      <w:r w:rsidRPr="00605ECD">
        <w:rPr>
          <w:b/>
        </w:rPr>
        <w:t>demanda de petróleo</w:t>
      </w:r>
      <w:r w:rsidRPr="00605ECD">
        <w:t xml:space="preserve">; sin embargo, su producción ha disminuido de forma constante y se prevé que no alcanzará para hacer crecer las economías, con lo que </w:t>
      </w:r>
      <w:r w:rsidR="006E24E8">
        <w:t xml:space="preserve">se </w:t>
      </w:r>
      <w:r w:rsidRPr="00605ECD">
        <w:t>avizora un colapso económico en los países más dependientes de los combustibles fósiles</w:t>
      </w:r>
      <w:r w:rsidRPr="0044317A">
        <w:t xml:space="preserve">. </w:t>
      </w:r>
    </w:p>
    <w:p w14:paraId="55AC69A3"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460"/>
      </w:tblGrid>
      <w:tr w:rsidR="00605ECD" w:rsidRPr="00605ECD" w14:paraId="68208310" w14:textId="77777777" w:rsidTr="00184CDE">
        <w:tc>
          <w:tcPr>
            <w:tcW w:w="8978" w:type="dxa"/>
            <w:gridSpan w:val="2"/>
            <w:shd w:val="clear" w:color="auto" w:fill="000000" w:themeFill="text1"/>
          </w:tcPr>
          <w:p w14:paraId="525D80BC" w14:textId="77777777" w:rsidR="00605ECD" w:rsidRPr="00605ECD" w:rsidRDefault="00605ECD" w:rsidP="00605ECD">
            <w:pPr>
              <w:spacing w:line="240" w:lineRule="auto"/>
              <w:jc w:val="center"/>
              <w:rPr>
                <w:b/>
              </w:rPr>
            </w:pPr>
            <w:commentRangeStart w:id="49"/>
            <w:r w:rsidRPr="00605ECD">
              <w:rPr>
                <w:b/>
              </w:rPr>
              <w:t>Recuerda</w:t>
            </w:r>
            <w:commentRangeEnd w:id="49"/>
            <w:r w:rsidR="007E677B">
              <w:rPr>
                <w:rStyle w:val="Refdecomentario"/>
                <w:lang w:val="es-CO"/>
              </w:rPr>
              <w:commentReference w:id="49"/>
            </w:r>
          </w:p>
        </w:tc>
      </w:tr>
      <w:tr w:rsidR="00605ECD" w:rsidRPr="00605ECD" w14:paraId="733B59F8" w14:textId="77777777" w:rsidTr="00184CDE">
        <w:tc>
          <w:tcPr>
            <w:tcW w:w="2518" w:type="dxa"/>
          </w:tcPr>
          <w:p w14:paraId="4250E3B0" w14:textId="77777777" w:rsidR="00605ECD" w:rsidRPr="00605ECD" w:rsidRDefault="00605ECD" w:rsidP="00605ECD">
            <w:pPr>
              <w:spacing w:line="240" w:lineRule="auto"/>
              <w:rPr>
                <w:b/>
              </w:rPr>
            </w:pPr>
            <w:r w:rsidRPr="00605ECD">
              <w:rPr>
                <w:b/>
              </w:rPr>
              <w:t>Contenido</w:t>
            </w:r>
          </w:p>
        </w:tc>
        <w:tc>
          <w:tcPr>
            <w:tcW w:w="6460" w:type="dxa"/>
          </w:tcPr>
          <w:p w14:paraId="343BBFD7" w14:textId="77777777" w:rsidR="00605ECD" w:rsidRPr="00605ECD" w:rsidRDefault="00605ECD" w:rsidP="00605ECD">
            <w:pPr>
              <w:spacing w:line="240" w:lineRule="auto"/>
            </w:pPr>
            <w:r w:rsidRPr="00605ECD">
              <w:t>La Agencia Internacional de la Energía informó en 2010 que la producción de crudo llegó a su pico mundial en 2005 con casi 100 millones de barriles diarios. Dicha cifra es el triple de los niveles que se consumían hace 50 años. El petróleo es la principal fuente de energía del mundo, la más versátil, pero también la más difícil de sustituir en muchos usos.</w:t>
            </w:r>
          </w:p>
        </w:tc>
      </w:tr>
    </w:tbl>
    <w:p w14:paraId="46F76825" w14:textId="77777777" w:rsidR="00605ECD" w:rsidRPr="00605ECD" w:rsidRDefault="00605ECD" w:rsidP="00605ECD">
      <w:pPr>
        <w:spacing w:line="240" w:lineRule="auto"/>
      </w:pPr>
    </w:p>
    <w:p w14:paraId="1C632065" w14:textId="77777777" w:rsidR="00605ECD" w:rsidRPr="00605ECD" w:rsidRDefault="00605ECD" w:rsidP="00605ECD">
      <w:pPr>
        <w:spacing w:line="240" w:lineRule="auto"/>
      </w:pPr>
      <w:r w:rsidRPr="00605ECD">
        <w:t>Desde</w:t>
      </w:r>
      <w:r w:rsidR="007E677B">
        <w:t xml:space="preserve"> el</w:t>
      </w:r>
      <w:r w:rsidRPr="00605ECD">
        <w:t xml:space="preserve"> 2010 </w:t>
      </w:r>
      <w:r w:rsidRPr="00605ECD">
        <w:rPr>
          <w:b/>
        </w:rPr>
        <w:t>la producción de petróleo está disminuyendo</w:t>
      </w:r>
      <w:r w:rsidRPr="00605ECD">
        <w:t xml:space="preserve"> entre un 3</w:t>
      </w:r>
      <w:r w:rsidR="007A1D50">
        <w:t xml:space="preserve"> </w:t>
      </w:r>
      <w:r w:rsidRPr="00605ECD">
        <w:t>y un 6</w:t>
      </w:r>
      <w:r w:rsidR="007A1D50">
        <w:t xml:space="preserve"> </w:t>
      </w:r>
      <w:r w:rsidRPr="00605ECD">
        <w:t>% anual. De los 50 países con mayor producción de petróleo</w:t>
      </w:r>
      <w:r w:rsidRPr="007E677B">
        <w:t>,</w:t>
      </w:r>
      <w:r w:rsidRPr="00605ECD">
        <w:t xml:space="preserve"> 33 producen menos </w:t>
      </w:r>
      <w:r w:rsidRPr="00605ECD">
        <w:lastRenderedPageBreak/>
        <w:t>cada año</w:t>
      </w:r>
      <w:r w:rsidR="006E24E8">
        <w:t>,</w:t>
      </w:r>
      <w:r w:rsidRPr="00605ECD">
        <w:t xml:space="preserve"> lo cual no significa que se asista al final de la producción del crudo; por el contrario, aún existen cantidades </w:t>
      </w:r>
      <w:r w:rsidR="0044317A">
        <w:t>superiores a las que se</w:t>
      </w:r>
      <w:r w:rsidRPr="00605ECD">
        <w:t xml:space="preserve"> han</w:t>
      </w:r>
      <w:r w:rsidR="0044317A">
        <w:t xml:space="preserve"> consumido a lo largo de toda la</w:t>
      </w:r>
      <w:r w:rsidRPr="00605ECD">
        <w:t xml:space="preserve"> historia. Sin embargo, cada vez cuesta más obtener petróleo de buena calidad. </w:t>
      </w:r>
    </w:p>
    <w:p w14:paraId="21DE8B13"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5A8F7B21" w14:textId="77777777" w:rsidTr="00184CDE">
        <w:tc>
          <w:tcPr>
            <w:tcW w:w="9033" w:type="dxa"/>
            <w:gridSpan w:val="2"/>
            <w:shd w:val="clear" w:color="auto" w:fill="0D0D0D" w:themeFill="text1" w:themeFillTint="F2"/>
          </w:tcPr>
          <w:p w14:paraId="718A1D35" w14:textId="77777777" w:rsidR="00605ECD" w:rsidRPr="00605ECD" w:rsidRDefault="00605ECD" w:rsidP="00605ECD">
            <w:pPr>
              <w:spacing w:line="240" w:lineRule="auto"/>
              <w:rPr>
                <w:b/>
              </w:rPr>
            </w:pPr>
            <w:commentRangeStart w:id="50"/>
            <w:r w:rsidRPr="00605ECD">
              <w:rPr>
                <w:b/>
              </w:rPr>
              <w:t>Imagen (fotografía, gráfica o ilustración)</w:t>
            </w:r>
            <w:commentRangeEnd w:id="50"/>
            <w:r w:rsidR="007E677B">
              <w:rPr>
                <w:rStyle w:val="Refdecomentario"/>
                <w:lang w:val="es-CO"/>
              </w:rPr>
              <w:commentReference w:id="50"/>
            </w:r>
          </w:p>
        </w:tc>
      </w:tr>
      <w:tr w:rsidR="00605ECD" w:rsidRPr="00605ECD" w14:paraId="3AC3D9B6" w14:textId="77777777" w:rsidTr="00184CDE">
        <w:tc>
          <w:tcPr>
            <w:tcW w:w="2518" w:type="dxa"/>
          </w:tcPr>
          <w:p w14:paraId="4D738B03" w14:textId="77777777" w:rsidR="00605ECD" w:rsidRPr="00605ECD" w:rsidRDefault="00605ECD" w:rsidP="00605ECD">
            <w:pPr>
              <w:spacing w:line="240" w:lineRule="auto"/>
              <w:rPr>
                <w:b/>
              </w:rPr>
            </w:pPr>
            <w:r w:rsidRPr="00605ECD">
              <w:rPr>
                <w:b/>
              </w:rPr>
              <w:t>Código</w:t>
            </w:r>
          </w:p>
        </w:tc>
        <w:tc>
          <w:tcPr>
            <w:tcW w:w="6515" w:type="dxa"/>
          </w:tcPr>
          <w:p w14:paraId="64A8CCC0" w14:textId="77777777" w:rsidR="00605ECD" w:rsidRPr="00605ECD" w:rsidRDefault="0044317A" w:rsidP="00605ECD">
            <w:pPr>
              <w:spacing w:line="240" w:lineRule="auto"/>
              <w:rPr>
                <w:b/>
              </w:rPr>
            </w:pPr>
            <w:r>
              <w:t>CS_G10_07_IMG380</w:t>
            </w:r>
          </w:p>
        </w:tc>
      </w:tr>
      <w:tr w:rsidR="00605ECD" w:rsidRPr="00605ECD" w14:paraId="45D8CF10" w14:textId="77777777" w:rsidTr="00184CDE">
        <w:tc>
          <w:tcPr>
            <w:tcW w:w="2518" w:type="dxa"/>
          </w:tcPr>
          <w:p w14:paraId="0683ED8B" w14:textId="77777777" w:rsidR="00605ECD" w:rsidRPr="00605ECD" w:rsidRDefault="00605ECD" w:rsidP="00605ECD">
            <w:pPr>
              <w:spacing w:line="240" w:lineRule="auto"/>
            </w:pPr>
            <w:r w:rsidRPr="00605ECD">
              <w:rPr>
                <w:b/>
              </w:rPr>
              <w:t>Descripción</w:t>
            </w:r>
          </w:p>
        </w:tc>
        <w:tc>
          <w:tcPr>
            <w:tcW w:w="6515" w:type="dxa"/>
          </w:tcPr>
          <w:p w14:paraId="0E3C997B" w14:textId="77777777" w:rsidR="00605ECD" w:rsidRPr="00605ECD" w:rsidRDefault="00605ECD" w:rsidP="00605ECD">
            <w:pPr>
              <w:spacing w:line="240" w:lineRule="auto"/>
              <w:rPr>
                <w:lang w:val="es-CO"/>
              </w:rPr>
            </w:pPr>
            <w:r w:rsidRPr="00605ECD">
              <w:rPr>
                <w:lang w:val="es-CO"/>
              </w:rPr>
              <w:t>Escasez mundial del petróleo</w:t>
            </w:r>
          </w:p>
        </w:tc>
      </w:tr>
      <w:tr w:rsidR="00605ECD" w:rsidRPr="00605ECD" w14:paraId="6BFFB4E1" w14:textId="77777777" w:rsidTr="00184CDE">
        <w:tc>
          <w:tcPr>
            <w:tcW w:w="2518" w:type="dxa"/>
          </w:tcPr>
          <w:p w14:paraId="298C6850" w14:textId="77777777" w:rsidR="00605ECD" w:rsidRPr="00605ECD" w:rsidRDefault="00605ECD" w:rsidP="00605ECD">
            <w:pPr>
              <w:spacing w:line="240" w:lineRule="auto"/>
            </w:pPr>
            <w:r w:rsidRPr="00605ECD">
              <w:rPr>
                <w:b/>
              </w:rPr>
              <w:t>Código Shutterstock (o URL o la ruta en AulaPlaneta)</w:t>
            </w:r>
          </w:p>
        </w:tc>
        <w:tc>
          <w:tcPr>
            <w:tcW w:w="6515" w:type="dxa"/>
          </w:tcPr>
          <w:p w14:paraId="0A8A9431" w14:textId="77777777" w:rsidR="00605ECD" w:rsidRPr="00605ECD" w:rsidRDefault="00605ECD" w:rsidP="00605ECD">
            <w:pPr>
              <w:spacing w:line="240" w:lineRule="auto"/>
              <w:rPr>
                <w:lang w:val="es-CO"/>
              </w:rPr>
            </w:pPr>
            <w:r w:rsidRPr="00605ECD">
              <w:rPr>
                <w:noProof/>
              </w:rPr>
              <w:drawing>
                <wp:inline distT="0" distB="0" distL="0" distR="0" wp14:anchorId="6C94544D" wp14:editId="1172F514">
                  <wp:extent cx="838200" cy="869865"/>
                  <wp:effectExtent l="0" t="0" r="0" b="6985"/>
                  <wp:docPr id="46" name="Imagen 46" descr="http://thumb1.shutterstock.com/display_pic_with_logo/70292/70292,1154373778,10/stock-photo-we-are-running-on-empty-and-increasing-our-dependency-on-oil-161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1.shutterstock.com/display_pic_with_logo/70292/70292,1154373778,10/stock-photo-we-are-running-on-empty-and-increasing-our-dependency-on-oil-161898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48001" cy="880036"/>
                          </a:xfrm>
                          <a:prstGeom prst="rect">
                            <a:avLst/>
                          </a:prstGeom>
                          <a:noFill/>
                          <a:ln>
                            <a:noFill/>
                          </a:ln>
                        </pic:spPr>
                      </pic:pic>
                    </a:graphicData>
                  </a:graphic>
                </wp:inline>
              </w:drawing>
            </w:r>
          </w:p>
          <w:p w14:paraId="0163C816" w14:textId="77777777" w:rsidR="00605ECD" w:rsidRPr="00605ECD" w:rsidRDefault="00605ECD" w:rsidP="00605ECD">
            <w:pPr>
              <w:spacing w:line="240" w:lineRule="auto"/>
            </w:pPr>
            <w:r w:rsidRPr="00605ECD">
              <w:t>Número de la imagen</w:t>
            </w:r>
            <w:r w:rsidR="00184CDE">
              <w:t xml:space="preserve"> </w:t>
            </w:r>
            <w:r w:rsidRPr="00605ECD">
              <w:t>1618987</w:t>
            </w:r>
          </w:p>
        </w:tc>
      </w:tr>
      <w:tr w:rsidR="00605ECD" w:rsidRPr="00605ECD" w14:paraId="2502E132" w14:textId="77777777" w:rsidTr="00184CDE">
        <w:tc>
          <w:tcPr>
            <w:tcW w:w="2518" w:type="dxa"/>
          </w:tcPr>
          <w:p w14:paraId="4BCB011E" w14:textId="77777777" w:rsidR="00605ECD" w:rsidRPr="00605ECD" w:rsidRDefault="00605ECD" w:rsidP="00605ECD">
            <w:pPr>
              <w:spacing w:line="240" w:lineRule="auto"/>
            </w:pPr>
            <w:r w:rsidRPr="00605ECD">
              <w:rPr>
                <w:b/>
              </w:rPr>
              <w:t>Pie de imagen</w:t>
            </w:r>
          </w:p>
        </w:tc>
        <w:tc>
          <w:tcPr>
            <w:tcW w:w="6515" w:type="dxa"/>
          </w:tcPr>
          <w:p w14:paraId="45F6B823" w14:textId="77777777" w:rsidR="00605ECD" w:rsidRPr="00605ECD" w:rsidRDefault="00605ECD" w:rsidP="00605ECD">
            <w:pPr>
              <w:spacing w:line="240" w:lineRule="auto"/>
            </w:pPr>
            <w:r w:rsidRPr="00605ECD">
              <w:t>La escasez mundial de energía traería consecuencias desastrosas. Ante la inevitable crisis petrolera, ¿cómo se suplirá la demanda energética mundial?, ¿cómo se producirán los alimentos?, ¿cómo se tra</w:t>
            </w:r>
            <w:r w:rsidR="006E24E8">
              <w:t>n</w:t>
            </w:r>
            <w:r w:rsidRPr="00605ECD">
              <w:t>sportarán los alimentos en barcos, aviones y camiones con alzas en los precios de los combustibles?, ¿qué sucederá con aquellas industrias dedicadas a elaborar productos d</w:t>
            </w:r>
            <w:r w:rsidR="0044317A">
              <w:t xml:space="preserve">erivados del petróleo?, ¿existe </w:t>
            </w:r>
            <w:r w:rsidRPr="00605ECD">
              <w:t xml:space="preserve">la posibilidad de que con crisis energética </w:t>
            </w:r>
            <w:r w:rsidR="0044317A">
              <w:t xml:space="preserve">las economías sigan creciendo?, </w:t>
            </w:r>
            <w:r w:rsidRPr="00605ECD">
              <w:t>¿podrá la población pagar sus deudas en medio de una recesión global?, ¿desencadenará guerras de recursos entre los mayores consumidores?</w:t>
            </w:r>
          </w:p>
        </w:tc>
      </w:tr>
    </w:tbl>
    <w:p w14:paraId="7A8603C4" w14:textId="77777777" w:rsidR="00605ECD" w:rsidRPr="00605ECD" w:rsidRDefault="00605ECD" w:rsidP="00605ECD">
      <w:pPr>
        <w:spacing w:line="240" w:lineRule="auto"/>
      </w:pPr>
    </w:p>
    <w:p w14:paraId="024B76C9" w14:textId="77777777" w:rsidR="00605ECD" w:rsidRPr="00605ECD" w:rsidRDefault="00605ECD" w:rsidP="00605ECD">
      <w:pPr>
        <w:spacing w:line="240" w:lineRule="auto"/>
      </w:pPr>
      <w:r w:rsidRPr="00605ECD">
        <w:t xml:space="preserve">La forma </w:t>
      </w:r>
      <w:r w:rsidR="006E24E8">
        <w:t>como</w:t>
      </w:r>
      <w:r w:rsidRPr="00605ECD">
        <w:t xml:space="preserve"> se resuelvan las necesidades energéticas durante los próximos años, será la clave del futuro de la economía global. Ante la </w:t>
      </w:r>
      <w:r w:rsidRPr="00605ECD">
        <w:rPr>
          <w:b/>
        </w:rPr>
        <w:t>crisis energética</w:t>
      </w:r>
      <w:r w:rsidRPr="00605ECD">
        <w:t xml:space="preserve"> se han planteado fuentes alternativas de energías </w:t>
      </w:r>
      <w:r w:rsidRPr="00605ECD">
        <w:rPr>
          <w:b/>
        </w:rPr>
        <w:t>renovables</w:t>
      </w:r>
      <w:r w:rsidR="006E24E8" w:rsidRPr="006E24E8">
        <w:t>,</w:t>
      </w:r>
      <w:r w:rsidRPr="00605ECD">
        <w:t xml:space="preserve"> como la hidroelectricidad, paneles solares y molinos de viento. Sin embargo, dichas tecnologías todavía no están disponibles para reemplazar al petróleo y apenas constituyen el 3</w:t>
      </w:r>
      <w:r w:rsidR="007A1D50">
        <w:t xml:space="preserve"> </w:t>
      </w:r>
      <w:r w:rsidRPr="00605ECD">
        <w:t xml:space="preserve">% de la oferta global de energía. </w:t>
      </w:r>
    </w:p>
    <w:p w14:paraId="2418A4CF" w14:textId="77777777" w:rsidR="00605ECD" w:rsidRPr="00605ECD" w:rsidRDefault="00605ECD" w:rsidP="00605ECD">
      <w:pPr>
        <w:spacing w:line="240" w:lineRule="auto"/>
      </w:pPr>
    </w:p>
    <w:tbl>
      <w:tblPr>
        <w:tblStyle w:val="Tablaconcuadrcula"/>
        <w:tblW w:w="0" w:type="auto"/>
        <w:tblLook w:val="04A0" w:firstRow="1" w:lastRow="0" w:firstColumn="1" w:lastColumn="0" w:noHBand="0" w:noVBand="1"/>
      </w:tblPr>
      <w:tblGrid>
        <w:gridCol w:w="2518"/>
        <w:gridCol w:w="6515"/>
      </w:tblGrid>
      <w:tr w:rsidR="00605ECD" w:rsidRPr="00605ECD" w14:paraId="5E5D73A6" w14:textId="77777777" w:rsidTr="00184CDE">
        <w:tc>
          <w:tcPr>
            <w:tcW w:w="9033" w:type="dxa"/>
            <w:gridSpan w:val="2"/>
            <w:shd w:val="clear" w:color="auto" w:fill="0D0D0D" w:themeFill="text1" w:themeFillTint="F2"/>
          </w:tcPr>
          <w:p w14:paraId="60775DFC" w14:textId="77777777" w:rsidR="00605ECD" w:rsidRPr="00605ECD" w:rsidRDefault="00605ECD" w:rsidP="00605ECD">
            <w:pPr>
              <w:spacing w:line="240" w:lineRule="auto"/>
              <w:rPr>
                <w:b/>
              </w:rPr>
            </w:pPr>
            <w:commentRangeStart w:id="51"/>
            <w:r w:rsidRPr="00605ECD">
              <w:rPr>
                <w:b/>
              </w:rPr>
              <w:t>Imagen (fotografía, gráfica o ilustración)</w:t>
            </w:r>
            <w:commentRangeEnd w:id="51"/>
            <w:r w:rsidR="007E677B">
              <w:rPr>
                <w:rStyle w:val="Refdecomentario"/>
                <w:lang w:val="es-CO"/>
              </w:rPr>
              <w:commentReference w:id="51"/>
            </w:r>
          </w:p>
        </w:tc>
      </w:tr>
      <w:tr w:rsidR="00605ECD" w:rsidRPr="00605ECD" w14:paraId="19DBA2E9" w14:textId="77777777" w:rsidTr="00184CDE">
        <w:tc>
          <w:tcPr>
            <w:tcW w:w="2518" w:type="dxa"/>
          </w:tcPr>
          <w:p w14:paraId="422A7EBF" w14:textId="77777777" w:rsidR="00605ECD" w:rsidRPr="00605ECD" w:rsidRDefault="00605ECD" w:rsidP="00605ECD">
            <w:pPr>
              <w:spacing w:line="240" w:lineRule="auto"/>
              <w:rPr>
                <w:b/>
              </w:rPr>
            </w:pPr>
            <w:r w:rsidRPr="00605ECD">
              <w:rPr>
                <w:b/>
              </w:rPr>
              <w:t>Código</w:t>
            </w:r>
          </w:p>
        </w:tc>
        <w:tc>
          <w:tcPr>
            <w:tcW w:w="6515" w:type="dxa"/>
          </w:tcPr>
          <w:p w14:paraId="734D3E40" w14:textId="77777777" w:rsidR="0044317A" w:rsidRDefault="0044317A" w:rsidP="00605ECD">
            <w:pPr>
              <w:spacing w:line="240" w:lineRule="auto"/>
            </w:pPr>
            <w:r>
              <w:t>CS_G10_07_IMG39</w:t>
            </w:r>
          </w:p>
          <w:p w14:paraId="755A076C" w14:textId="77777777" w:rsidR="00605ECD" w:rsidRPr="00605ECD" w:rsidRDefault="0044317A" w:rsidP="00605ECD">
            <w:pPr>
              <w:spacing w:line="240" w:lineRule="auto"/>
              <w:rPr>
                <w:b/>
              </w:rPr>
            </w:pPr>
            <w:r>
              <w:t>0</w:t>
            </w:r>
          </w:p>
        </w:tc>
      </w:tr>
      <w:tr w:rsidR="00605ECD" w:rsidRPr="00605ECD" w14:paraId="4E1B6A02" w14:textId="77777777" w:rsidTr="00184CDE">
        <w:tc>
          <w:tcPr>
            <w:tcW w:w="2518" w:type="dxa"/>
          </w:tcPr>
          <w:p w14:paraId="1A05950C" w14:textId="77777777" w:rsidR="00605ECD" w:rsidRPr="00605ECD" w:rsidRDefault="00605ECD" w:rsidP="00605ECD">
            <w:pPr>
              <w:spacing w:line="240" w:lineRule="auto"/>
            </w:pPr>
            <w:r w:rsidRPr="00605ECD">
              <w:rPr>
                <w:b/>
              </w:rPr>
              <w:t>Descripción</w:t>
            </w:r>
          </w:p>
        </w:tc>
        <w:tc>
          <w:tcPr>
            <w:tcW w:w="6515" w:type="dxa"/>
          </w:tcPr>
          <w:p w14:paraId="63339D03" w14:textId="77777777" w:rsidR="00605ECD" w:rsidRPr="00605ECD" w:rsidRDefault="00605ECD" w:rsidP="00605ECD">
            <w:pPr>
              <w:spacing w:line="240" w:lineRule="auto"/>
              <w:rPr>
                <w:lang w:val="es-CO"/>
              </w:rPr>
            </w:pPr>
            <w:r w:rsidRPr="00605ECD">
              <w:rPr>
                <w:lang w:val="es-CO"/>
              </w:rPr>
              <w:t>Producción petrolera mediante fracking</w:t>
            </w:r>
          </w:p>
        </w:tc>
      </w:tr>
      <w:tr w:rsidR="00605ECD" w:rsidRPr="00605ECD" w14:paraId="5959AEE4" w14:textId="77777777" w:rsidTr="00184CDE">
        <w:tc>
          <w:tcPr>
            <w:tcW w:w="2518" w:type="dxa"/>
          </w:tcPr>
          <w:p w14:paraId="0CBEBA7A" w14:textId="77777777" w:rsidR="00605ECD" w:rsidRPr="00605ECD" w:rsidRDefault="00605ECD" w:rsidP="00605ECD">
            <w:pPr>
              <w:spacing w:line="240" w:lineRule="auto"/>
            </w:pPr>
            <w:r w:rsidRPr="00605ECD">
              <w:rPr>
                <w:b/>
              </w:rPr>
              <w:t>Código Shutterstock (o URL o la ruta en AulaPlaneta)</w:t>
            </w:r>
          </w:p>
        </w:tc>
        <w:tc>
          <w:tcPr>
            <w:tcW w:w="6515" w:type="dxa"/>
          </w:tcPr>
          <w:p w14:paraId="0C049571" w14:textId="77777777" w:rsidR="00605ECD" w:rsidRPr="00605ECD" w:rsidRDefault="00605ECD" w:rsidP="00605ECD">
            <w:pPr>
              <w:spacing w:line="240" w:lineRule="auto"/>
              <w:rPr>
                <w:lang w:val="es-CO"/>
              </w:rPr>
            </w:pPr>
            <w:r w:rsidRPr="00605ECD">
              <w:rPr>
                <w:noProof/>
              </w:rPr>
              <w:drawing>
                <wp:inline distT="0" distB="0" distL="0" distR="0" wp14:anchorId="0230B159" wp14:editId="211055D6">
                  <wp:extent cx="800100" cy="567182"/>
                  <wp:effectExtent l="0" t="0" r="0" b="4445"/>
                  <wp:docPr id="48" name="Imagen 48" descr="http://thumb1.shutterstock.com/display_pic_with_logo/143386/175228730/stock-photo-kern-county-california-november-pumpjacks-extract-oil-from-an-oilfield-in-kern-county-1752287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shutterstock.com/display_pic_with_logo/143386/175228730/stock-photo-kern-county-california-november-pumpjacks-extract-oil-from-an-oilfield-in-kern-county-175228730.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09137" cy="573588"/>
                          </a:xfrm>
                          <a:prstGeom prst="rect">
                            <a:avLst/>
                          </a:prstGeom>
                          <a:noFill/>
                          <a:ln>
                            <a:noFill/>
                          </a:ln>
                        </pic:spPr>
                      </pic:pic>
                    </a:graphicData>
                  </a:graphic>
                </wp:inline>
              </w:drawing>
            </w:r>
          </w:p>
          <w:p w14:paraId="26E5CF98" w14:textId="77777777" w:rsidR="00605ECD" w:rsidRPr="00605ECD" w:rsidRDefault="00605ECD" w:rsidP="00605ECD">
            <w:pPr>
              <w:spacing w:line="240" w:lineRule="auto"/>
            </w:pPr>
            <w:r w:rsidRPr="00605ECD">
              <w:t>Número de la imagen</w:t>
            </w:r>
            <w:r w:rsidR="00184CDE">
              <w:t xml:space="preserve"> </w:t>
            </w:r>
            <w:r w:rsidRPr="00605ECD">
              <w:t>175228730</w:t>
            </w:r>
          </w:p>
        </w:tc>
      </w:tr>
      <w:tr w:rsidR="00605ECD" w:rsidRPr="00605ECD" w14:paraId="5B1BB352" w14:textId="77777777" w:rsidTr="00184CDE">
        <w:tc>
          <w:tcPr>
            <w:tcW w:w="2518" w:type="dxa"/>
          </w:tcPr>
          <w:p w14:paraId="60975544" w14:textId="77777777" w:rsidR="00605ECD" w:rsidRPr="00605ECD" w:rsidRDefault="00605ECD" w:rsidP="00605ECD">
            <w:pPr>
              <w:spacing w:line="240" w:lineRule="auto"/>
            </w:pPr>
            <w:r w:rsidRPr="00605ECD">
              <w:rPr>
                <w:b/>
              </w:rPr>
              <w:t>Pie de imagen</w:t>
            </w:r>
          </w:p>
        </w:tc>
        <w:tc>
          <w:tcPr>
            <w:tcW w:w="6515" w:type="dxa"/>
          </w:tcPr>
          <w:p w14:paraId="28AEF5E2" w14:textId="77777777" w:rsidR="00605ECD" w:rsidRPr="00605ECD" w:rsidRDefault="00605ECD" w:rsidP="00605ECD">
            <w:pPr>
              <w:spacing w:line="240" w:lineRule="auto"/>
            </w:pPr>
            <w:r w:rsidRPr="00605ECD">
              <w:t>En las dos últimas décadas, Estados Unidos, el mayor consumidor mundial de petróleo, inició la explotación masiva de hidrocarburos no convencionales en su territorio mediante el uso de nuevas técnicas como la fractura</w:t>
            </w:r>
            <w:r w:rsidR="006E24E8">
              <w:t>ción</w:t>
            </w:r>
            <w:r w:rsidRPr="00605ECD">
              <w:t xml:space="preserve"> </w:t>
            </w:r>
            <w:r w:rsidRPr="00605ECD">
              <w:lastRenderedPageBreak/>
              <w:t xml:space="preserve">hidráulica o </w:t>
            </w:r>
            <w:r w:rsidRPr="00605ECD">
              <w:rPr>
                <w:i/>
              </w:rPr>
              <w:t>fracking</w:t>
            </w:r>
            <w:r w:rsidRPr="00605ECD">
              <w:t>. Dicha técnica permite aprovechar los pozos que antes eran inaccesibles y no rentables. De esta forma logró convertirse en el primer productor mundial en 2015.</w:t>
            </w:r>
          </w:p>
        </w:tc>
      </w:tr>
    </w:tbl>
    <w:p w14:paraId="50BB30EC" w14:textId="77777777" w:rsidR="00605ECD" w:rsidRPr="00605ECD" w:rsidRDefault="00605ECD" w:rsidP="00605ECD">
      <w:pPr>
        <w:spacing w:line="240" w:lineRule="auto"/>
      </w:pPr>
    </w:p>
    <w:tbl>
      <w:tblPr>
        <w:tblStyle w:val="Tablaconcuadrcula"/>
        <w:tblW w:w="0" w:type="auto"/>
        <w:tblLayout w:type="fixed"/>
        <w:tblLook w:val="04A0" w:firstRow="1" w:lastRow="0" w:firstColumn="1" w:lastColumn="0" w:noHBand="0" w:noVBand="1"/>
      </w:tblPr>
      <w:tblGrid>
        <w:gridCol w:w="2547"/>
        <w:gridCol w:w="6281"/>
      </w:tblGrid>
      <w:tr w:rsidR="00605ECD" w:rsidRPr="00605ECD" w14:paraId="097BA11A" w14:textId="77777777" w:rsidTr="00184CDE">
        <w:tc>
          <w:tcPr>
            <w:tcW w:w="8828" w:type="dxa"/>
            <w:gridSpan w:val="2"/>
            <w:shd w:val="clear" w:color="auto" w:fill="000000" w:themeFill="text1"/>
          </w:tcPr>
          <w:p w14:paraId="3850A94C" w14:textId="77777777" w:rsidR="00605ECD" w:rsidRPr="00605ECD" w:rsidRDefault="00605ECD" w:rsidP="00605ECD">
            <w:pPr>
              <w:spacing w:line="240" w:lineRule="auto"/>
              <w:jc w:val="center"/>
              <w:rPr>
                <w:b/>
              </w:rPr>
            </w:pPr>
            <w:commentRangeStart w:id="52"/>
            <w:r w:rsidRPr="00605ECD">
              <w:rPr>
                <w:b/>
              </w:rPr>
              <w:t>Practica: recurso aprovechado</w:t>
            </w:r>
            <w:commentRangeEnd w:id="52"/>
            <w:r w:rsidR="007E677B">
              <w:rPr>
                <w:rStyle w:val="Refdecomentario"/>
                <w:lang w:val="es-CO"/>
              </w:rPr>
              <w:commentReference w:id="52"/>
            </w:r>
          </w:p>
        </w:tc>
      </w:tr>
      <w:tr w:rsidR="00605ECD" w:rsidRPr="00605ECD" w14:paraId="29EC9C33" w14:textId="77777777" w:rsidTr="00184CDE">
        <w:tc>
          <w:tcPr>
            <w:tcW w:w="2547" w:type="dxa"/>
          </w:tcPr>
          <w:p w14:paraId="66E029C6" w14:textId="77777777" w:rsidR="00605ECD" w:rsidRPr="00605ECD" w:rsidRDefault="00605ECD" w:rsidP="00605ECD">
            <w:pPr>
              <w:spacing w:line="240" w:lineRule="auto"/>
              <w:rPr>
                <w:b/>
              </w:rPr>
            </w:pPr>
            <w:r w:rsidRPr="00605ECD">
              <w:rPr>
                <w:b/>
              </w:rPr>
              <w:t>Código</w:t>
            </w:r>
          </w:p>
        </w:tc>
        <w:tc>
          <w:tcPr>
            <w:tcW w:w="6281" w:type="dxa"/>
          </w:tcPr>
          <w:p w14:paraId="40AF8E23" w14:textId="77777777" w:rsidR="00605ECD" w:rsidRPr="00605ECD" w:rsidRDefault="00920D12" w:rsidP="00605ECD">
            <w:pPr>
              <w:spacing w:line="240" w:lineRule="auto"/>
              <w:rPr>
                <w:b/>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rPr>
                <w:highlight w:val="none"/>
              </w:rPr>
              <w:t>180</w:t>
            </w:r>
          </w:p>
        </w:tc>
      </w:tr>
      <w:tr w:rsidR="00605ECD" w:rsidRPr="00605ECD" w14:paraId="6F2CD2B1" w14:textId="77777777" w:rsidTr="00184CDE">
        <w:tc>
          <w:tcPr>
            <w:tcW w:w="2547" w:type="dxa"/>
          </w:tcPr>
          <w:p w14:paraId="75310EF1" w14:textId="77777777" w:rsidR="00605ECD" w:rsidRPr="00605ECD" w:rsidRDefault="00605ECD" w:rsidP="00605ECD">
            <w:pPr>
              <w:spacing w:line="240" w:lineRule="auto"/>
            </w:pPr>
            <w:r w:rsidRPr="00605ECD">
              <w:rPr>
                <w:b/>
              </w:rPr>
              <w:t>Ubicación en Aula Planeta</w:t>
            </w:r>
          </w:p>
        </w:tc>
        <w:tc>
          <w:tcPr>
            <w:tcW w:w="6281" w:type="dxa"/>
          </w:tcPr>
          <w:p w14:paraId="76171927" w14:textId="77777777" w:rsidR="00605ECD" w:rsidRPr="00605ECD" w:rsidRDefault="00FA153B" w:rsidP="00605ECD">
            <w:pPr>
              <w:spacing w:line="240" w:lineRule="auto"/>
            </w:pPr>
            <w:hyperlink r:id="rId54" w:history="1">
              <w:r w:rsidR="00605ECD" w:rsidRPr="00605ECD">
                <w:rPr>
                  <w:rStyle w:val="Hipervnculo"/>
                  <w:color w:val="auto"/>
                </w:rPr>
                <w:t>http://profesores.aulaplaneta.com/AuxPages/RecursoProfesor.aspx?IdGuion=14222&amp;IdRecurso=733263&amp;Transparent=on</w:t>
              </w:r>
            </w:hyperlink>
            <w:r w:rsidR="00605ECD" w:rsidRPr="00605ECD">
              <w:t xml:space="preserve"> </w:t>
            </w:r>
          </w:p>
        </w:tc>
      </w:tr>
      <w:tr w:rsidR="00605ECD" w:rsidRPr="00605ECD" w14:paraId="0CF6D809" w14:textId="77777777" w:rsidTr="00184CDE">
        <w:tc>
          <w:tcPr>
            <w:tcW w:w="2547" w:type="dxa"/>
          </w:tcPr>
          <w:p w14:paraId="259BD54D" w14:textId="77777777" w:rsidR="00605ECD" w:rsidRPr="00605ECD" w:rsidRDefault="00605ECD" w:rsidP="00605ECD">
            <w:pPr>
              <w:spacing w:line="240" w:lineRule="auto"/>
            </w:pPr>
            <w:r w:rsidRPr="00605ECD">
              <w:rPr>
                <w:b/>
              </w:rPr>
              <w:t>Cambio (descripción o capturas de pantallas)</w:t>
            </w:r>
          </w:p>
        </w:tc>
        <w:tc>
          <w:tcPr>
            <w:tcW w:w="6281" w:type="dxa"/>
          </w:tcPr>
          <w:p w14:paraId="6652AE55" w14:textId="77777777" w:rsidR="00605ECD" w:rsidRPr="00605ECD" w:rsidRDefault="00605ECD" w:rsidP="00605ECD">
            <w:pPr>
              <w:spacing w:line="240" w:lineRule="auto"/>
            </w:pPr>
          </w:p>
        </w:tc>
      </w:tr>
      <w:tr w:rsidR="00605ECD" w:rsidRPr="00605ECD" w14:paraId="349A49D0" w14:textId="77777777" w:rsidTr="00184CDE">
        <w:tc>
          <w:tcPr>
            <w:tcW w:w="2547" w:type="dxa"/>
          </w:tcPr>
          <w:p w14:paraId="74CA8CFC" w14:textId="77777777" w:rsidR="00605ECD" w:rsidRPr="00605ECD" w:rsidRDefault="00605ECD" w:rsidP="00605ECD">
            <w:pPr>
              <w:spacing w:line="240" w:lineRule="auto"/>
              <w:rPr>
                <w:b/>
              </w:rPr>
            </w:pPr>
            <w:r w:rsidRPr="00605ECD">
              <w:rPr>
                <w:b/>
              </w:rPr>
              <w:t>Título</w:t>
            </w:r>
          </w:p>
        </w:tc>
        <w:tc>
          <w:tcPr>
            <w:tcW w:w="6281" w:type="dxa"/>
          </w:tcPr>
          <w:p w14:paraId="198F96D6" w14:textId="77777777" w:rsidR="00605ECD" w:rsidRPr="00605ECD" w:rsidRDefault="00605ECD" w:rsidP="00605ECD">
            <w:pPr>
              <w:spacing w:line="240" w:lineRule="auto"/>
            </w:pPr>
            <w:r w:rsidRPr="00605ECD">
              <w:t>Localiza las principales fuentes de energía en el mundo</w:t>
            </w:r>
          </w:p>
        </w:tc>
      </w:tr>
      <w:tr w:rsidR="00605ECD" w:rsidRPr="00605ECD" w14:paraId="0B17DD8A" w14:textId="77777777" w:rsidTr="00184CDE">
        <w:tc>
          <w:tcPr>
            <w:tcW w:w="2547" w:type="dxa"/>
          </w:tcPr>
          <w:p w14:paraId="1E0E81A3" w14:textId="77777777" w:rsidR="00605ECD" w:rsidRPr="00605ECD" w:rsidRDefault="00605ECD" w:rsidP="00605ECD">
            <w:pPr>
              <w:spacing w:line="240" w:lineRule="auto"/>
              <w:rPr>
                <w:b/>
              </w:rPr>
            </w:pPr>
            <w:r w:rsidRPr="00605ECD">
              <w:rPr>
                <w:b/>
              </w:rPr>
              <w:t>Descripción</w:t>
            </w:r>
          </w:p>
        </w:tc>
        <w:tc>
          <w:tcPr>
            <w:tcW w:w="6281" w:type="dxa"/>
          </w:tcPr>
          <w:p w14:paraId="2D901239" w14:textId="77777777" w:rsidR="00605ECD" w:rsidRPr="00605ECD" w:rsidRDefault="00605ECD" w:rsidP="00605ECD">
            <w:pPr>
              <w:spacing w:line="240" w:lineRule="auto"/>
            </w:pPr>
            <w:r w:rsidRPr="00605ECD">
              <w:t>Actividad que permite identificar los diferentes Estados productor</w:t>
            </w:r>
            <w:r>
              <w:t>es de energía en el mundo actual</w:t>
            </w:r>
          </w:p>
        </w:tc>
      </w:tr>
    </w:tbl>
    <w:p w14:paraId="2D9ABFE4" w14:textId="77777777" w:rsidR="00605ECD" w:rsidRPr="00605ECD" w:rsidRDefault="00605ECD" w:rsidP="00605ECD">
      <w:pPr>
        <w:spacing w:line="240" w:lineRule="auto"/>
      </w:pPr>
    </w:p>
    <w:p w14:paraId="24C04F9E" w14:textId="77777777" w:rsidR="0081266B" w:rsidRPr="00605ECD" w:rsidRDefault="0081266B" w:rsidP="00605ECD">
      <w:pPr>
        <w:spacing w:line="240" w:lineRule="auto"/>
      </w:pPr>
    </w:p>
    <w:p w14:paraId="00BB2650" w14:textId="77777777" w:rsidR="0081266B" w:rsidRPr="00605ECD" w:rsidRDefault="00605ECD" w:rsidP="00605ECD">
      <w:pPr>
        <w:spacing w:line="240" w:lineRule="auto"/>
      </w:pPr>
      <w:r w:rsidRPr="00605ECD">
        <w:rPr>
          <w:b/>
        </w:rPr>
        <w:t>[</w:t>
      </w:r>
      <w:r w:rsidRPr="006E24E8">
        <w:rPr>
          <w:b/>
        </w:rPr>
        <w:t>SECCIÓN 2</w:t>
      </w:r>
      <w:r w:rsidR="0081266B" w:rsidRPr="00605ECD">
        <w:rPr>
          <w:b/>
        </w:rPr>
        <w:t xml:space="preserve">] </w:t>
      </w:r>
      <w:r w:rsidR="00D95A97" w:rsidRPr="00605ECD">
        <w:rPr>
          <w:b/>
        </w:rPr>
        <w:t>4</w:t>
      </w:r>
      <w:r w:rsidRPr="00605ECD">
        <w:rPr>
          <w:b/>
        </w:rPr>
        <w:t>.4</w:t>
      </w:r>
      <w:r w:rsidR="0081266B" w:rsidRPr="00605ECD">
        <w:rPr>
          <w:b/>
        </w:rPr>
        <w:t xml:space="preserve"> Las ventajas e inconvenientes de la globalización</w:t>
      </w:r>
      <w:r w:rsidR="0081266B" w:rsidRPr="00605ECD">
        <w:t xml:space="preserve"> </w:t>
      </w:r>
    </w:p>
    <w:p w14:paraId="26B96A3C" w14:textId="77777777" w:rsidR="0081266B" w:rsidRPr="00605ECD" w:rsidRDefault="0081266B" w:rsidP="00605ECD">
      <w:pPr>
        <w:spacing w:line="240" w:lineRule="auto"/>
      </w:pPr>
    </w:p>
    <w:p w14:paraId="322D48DB" w14:textId="77777777" w:rsidR="0081266B" w:rsidRPr="00605ECD" w:rsidRDefault="0081266B" w:rsidP="00605ECD">
      <w:pPr>
        <w:spacing w:line="240" w:lineRule="auto"/>
      </w:pPr>
      <w:r w:rsidRPr="00605ECD">
        <w:t>La globalización no es valorada del mismo modo por todo el mundo. Existen voces tanto a favor del actual modelo, como en contra. Estas últimas apuestan por una globalización distinta que dé prioridad a las personas frente a los mercados.</w:t>
      </w:r>
    </w:p>
    <w:p w14:paraId="0E50BC5C" w14:textId="77777777" w:rsidR="0081266B" w:rsidRPr="00605ECD" w:rsidRDefault="0081266B" w:rsidP="00605ECD">
      <w:pPr>
        <w:spacing w:line="240" w:lineRule="auto"/>
      </w:pPr>
    </w:p>
    <w:tbl>
      <w:tblPr>
        <w:tblStyle w:val="Tablaconcuadrcula"/>
        <w:tblW w:w="0" w:type="auto"/>
        <w:tblLook w:val="04A0" w:firstRow="1" w:lastRow="0" w:firstColumn="1" w:lastColumn="0" w:noHBand="0" w:noVBand="1"/>
      </w:tblPr>
      <w:tblGrid>
        <w:gridCol w:w="4414"/>
        <w:gridCol w:w="4414"/>
      </w:tblGrid>
      <w:tr w:rsidR="00605ECD" w:rsidRPr="00605ECD" w14:paraId="00E2A496" w14:textId="77777777" w:rsidTr="00184CDE">
        <w:tc>
          <w:tcPr>
            <w:tcW w:w="8828" w:type="dxa"/>
            <w:gridSpan w:val="2"/>
          </w:tcPr>
          <w:p w14:paraId="4A56D97E" w14:textId="77777777" w:rsidR="0081266B" w:rsidRPr="00605ECD" w:rsidRDefault="0081266B" w:rsidP="00605ECD">
            <w:pPr>
              <w:spacing w:line="240" w:lineRule="auto"/>
            </w:pPr>
            <w:r w:rsidRPr="00605ECD">
              <w:rPr>
                <w:b/>
              </w:rPr>
              <w:t>La economía y la riqueza</w:t>
            </w:r>
          </w:p>
        </w:tc>
      </w:tr>
      <w:tr w:rsidR="00605ECD" w:rsidRPr="00605ECD" w14:paraId="60CA0B42" w14:textId="77777777" w:rsidTr="0081266B">
        <w:tc>
          <w:tcPr>
            <w:tcW w:w="4414" w:type="dxa"/>
          </w:tcPr>
          <w:p w14:paraId="11D0B635" w14:textId="77777777" w:rsidR="0081266B" w:rsidRPr="00605ECD" w:rsidRDefault="0081266B" w:rsidP="00605ECD">
            <w:pPr>
              <w:spacing w:line="240" w:lineRule="auto"/>
            </w:pPr>
            <w:r w:rsidRPr="00605ECD">
              <w:t>DEFENSORES</w:t>
            </w:r>
          </w:p>
        </w:tc>
        <w:tc>
          <w:tcPr>
            <w:tcW w:w="4414" w:type="dxa"/>
          </w:tcPr>
          <w:p w14:paraId="0EEACD13" w14:textId="77777777" w:rsidR="0081266B" w:rsidRPr="00605ECD" w:rsidRDefault="0081266B" w:rsidP="00605ECD">
            <w:pPr>
              <w:spacing w:line="240" w:lineRule="auto"/>
            </w:pPr>
            <w:r w:rsidRPr="00605ECD">
              <w:t>DETRACTORES</w:t>
            </w:r>
          </w:p>
        </w:tc>
      </w:tr>
      <w:tr w:rsidR="0081266B" w:rsidRPr="00605ECD" w14:paraId="2181F94E" w14:textId="77777777" w:rsidTr="0081266B">
        <w:tc>
          <w:tcPr>
            <w:tcW w:w="4414" w:type="dxa"/>
          </w:tcPr>
          <w:p w14:paraId="421ED1C2" w14:textId="77777777" w:rsidR="0081266B" w:rsidRPr="00605ECD" w:rsidRDefault="0081266B" w:rsidP="00605ECD">
            <w:pPr>
              <w:spacing w:line="240" w:lineRule="auto"/>
            </w:pPr>
            <w:r w:rsidRPr="00605ECD">
              <w:t>La liberalización de los mercados supondrá un aumento de la riqueza y una disminución de las desigualdades sociales.</w:t>
            </w:r>
          </w:p>
        </w:tc>
        <w:tc>
          <w:tcPr>
            <w:tcW w:w="4414" w:type="dxa"/>
          </w:tcPr>
          <w:p w14:paraId="3361DB7D" w14:textId="77777777" w:rsidR="0081266B" w:rsidRPr="00605ECD" w:rsidRDefault="0081266B" w:rsidP="00605ECD">
            <w:pPr>
              <w:spacing w:after="200" w:line="240" w:lineRule="auto"/>
              <w:ind w:left="9"/>
              <w:contextualSpacing/>
            </w:pPr>
            <w:r w:rsidRPr="00605ECD">
              <w:t>Es una forma de neocolonialismo que generará mayores diferencias de ingresos entre los países del centro y de la periferia.</w:t>
            </w:r>
          </w:p>
          <w:p w14:paraId="4C2E2659" w14:textId="77777777" w:rsidR="0081266B" w:rsidRPr="00605ECD" w:rsidRDefault="0081266B" w:rsidP="00605ECD">
            <w:pPr>
              <w:spacing w:line="240" w:lineRule="auto"/>
            </w:pPr>
          </w:p>
        </w:tc>
      </w:tr>
    </w:tbl>
    <w:p w14:paraId="1245D811" w14:textId="77777777" w:rsidR="0081266B" w:rsidRPr="00605ECD" w:rsidRDefault="0081266B" w:rsidP="00605ECD">
      <w:pPr>
        <w:spacing w:line="240" w:lineRule="auto"/>
      </w:pPr>
    </w:p>
    <w:tbl>
      <w:tblPr>
        <w:tblStyle w:val="Tablaconcuadrcula"/>
        <w:tblW w:w="0" w:type="auto"/>
        <w:tblLook w:val="04A0" w:firstRow="1" w:lastRow="0" w:firstColumn="1" w:lastColumn="0" w:noHBand="0" w:noVBand="1"/>
      </w:tblPr>
      <w:tblGrid>
        <w:gridCol w:w="4414"/>
        <w:gridCol w:w="4414"/>
      </w:tblGrid>
      <w:tr w:rsidR="00605ECD" w:rsidRPr="00605ECD" w14:paraId="442D3548" w14:textId="77777777" w:rsidTr="00184CDE">
        <w:tc>
          <w:tcPr>
            <w:tcW w:w="8828" w:type="dxa"/>
            <w:gridSpan w:val="2"/>
          </w:tcPr>
          <w:p w14:paraId="1C7EB688" w14:textId="77777777" w:rsidR="0081266B" w:rsidRPr="00605ECD" w:rsidRDefault="0081266B" w:rsidP="00605ECD">
            <w:pPr>
              <w:spacing w:line="240" w:lineRule="auto"/>
            </w:pPr>
            <w:r w:rsidRPr="00605ECD">
              <w:rPr>
                <w:b/>
              </w:rPr>
              <w:t>El empleo</w:t>
            </w:r>
          </w:p>
        </w:tc>
      </w:tr>
      <w:tr w:rsidR="00605ECD" w:rsidRPr="00605ECD" w14:paraId="6C9FD080" w14:textId="77777777" w:rsidTr="00184CDE">
        <w:tc>
          <w:tcPr>
            <w:tcW w:w="4414" w:type="dxa"/>
          </w:tcPr>
          <w:p w14:paraId="1561D5A3" w14:textId="77777777" w:rsidR="0081266B" w:rsidRPr="00605ECD" w:rsidRDefault="0081266B" w:rsidP="00605ECD">
            <w:pPr>
              <w:spacing w:line="240" w:lineRule="auto"/>
            </w:pPr>
            <w:r w:rsidRPr="00605ECD">
              <w:t>DEFENSORES</w:t>
            </w:r>
          </w:p>
        </w:tc>
        <w:tc>
          <w:tcPr>
            <w:tcW w:w="4414" w:type="dxa"/>
          </w:tcPr>
          <w:p w14:paraId="654D96D2" w14:textId="77777777" w:rsidR="0081266B" w:rsidRPr="00605ECD" w:rsidRDefault="0081266B" w:rsidP="00605ECD">
            <w:pPr>
              <w:spacing w:line="240" w:lineRule="auto"/>
            </w:pPr>
            <w:r w:rsidRPr="00605ECD">
              <w:t>DETRACTORES</w:t>
            </w:r>
          </w:p>
        </w:tc>
      </w:tr>
      <w:tr w:rsidR="0081266B" w:rsidRPr="00605ECD" w14:paraId="0EE17E5E" w14:textId="77777777" w:rsidTr="00184CDE">
        <w:tc>
          <w:tcPr>
            <w:tcW w:w="4414" w:type="dxa"/>
          </w:tcPr>
          <w:p w14:paraId="4A0EB303" w14:textId="77777777" w:rsidR="0081266B" w:rsidRPr="00605ECD" w:rsidRDefault="0081266B" w:rsidP="00605ECD">
            <w:pPr>
              <w:spacing w:after="200" w:line="240" w:lineRule="auto"/>
              <w:ind w:left="29"/>
              <w:contextualSpacing/>
            </w:pPr>
            <w:r w:rsidRPr="00605ECD">
              <w:t>La globalización favorecerá la creación de empleo en todo el mundo.</w:t>
            </w:r>
          </w:p>
          <w:p w14:paraId="30F66550" w14:textId="77777777" w:rsidR="0081266B" w:rsidRPr="00605ECD" w:rsidRDefault="0081266B" w:rsidP="00605ECD">
            <w:pPr>
              <w:spacing w:line="240" w:lineRule="auto"/>
            </w:pPr>
          </w:p>
        </w:tc>
        <w:tc>
          <w:tcPr>
            <w:tcW w:w="4414" w:type="dxa"/>
          </w:tcPr>
          <w:p w14:paraId="77998520" w14:textId="77777777" w:rsidR="0081266B" w:rsidRPr="00605ECD" w:rsidRDefault="0081266B" w:rsidP="00605ECD">
            <w:pPr>
              <w:spacing w:after="200" w:line="240" w:lineRule="auto"/>
              <w:ind w:firstLine="9"/>
              <w:contextualSpacing/>
            </w:pPr>
            <w:r w:rsidRPr="00605ECD">
              <w:t>La globalización propiciará la explotación laboral del centro sobre la periferia y una precarización del mercado laboral, en general.</w:t>
            </w:r>
          </w:p>
          <w:p w14:paraId="57951F60" w14:textId="77777777" w:rsidR="0081266B" w:rsidRPr="00605ECD" w:rsidRDefault="0081266B" w:rsidP="00605ECD">
            <w:pPr>
              <w:spacing w:line="240" w:lineRule="auto"/>
            </w:pPr>
          </w:p>
        </w:tc>
      </w:tr>
    </w:tbl>
    <w:p w14:paraId="7BB9A37A" w14:textId="77777777" w:rsidR="0081266B" w:rsidRPr="00605ECD" w:rsidRDefault="0081266B" w:rsidP="00605ECD">
      <w:pPr>
        <w:spacing w:line="240" w:lineRule="auto"/>
      </w:pPr>
    </w:p>
    <w:tbl>
      <w:tblPr>
        <w:tblStyle w:val="Tablaconcuadrcula"/>
        <w:tblW w:w="0" w:type="auto"/>
        <w:tblLook w:val="04A0" w:firstRow="1" w:lastRow="0" w:firstColumn="1" w:lastColumn="0" w:noHBand="0" w:noVBand="1"/>
      </w:tblPr>
      <w:tblGrid>
        <w:gridCol w:w="4414"/>
        <w:gridCol w:w="4414"/>
      </w:tblGrid>
      <w:tr w:rsidR="00605ECD" w:rsidRPr="00605ECD" w14:paraId="68D30E99" w14:textId="77777777" w:rsidTr="00184CDE">
        <w:tc>
          <w:tcPr>
            <w:tcW w:w="8828" w:type="dxa"/>
            <w:gridSpan w:val="2"/>
          </w:tcPr>
          <w:p w14:paraId="1BC17C87" w14:textId="77777777" w:rsidR="0081266B" w:rsidRPr="00605ECD" w:rsidRDefault="0081266B" w:rsidP="00605ECD">
            <w:pPr>
              <w:spacing w:line="240" w:lineRule="auto"/>
            </w:pPr>
            <w:r w:rsidRPr="00605ECD">
              <w:rPr>
                <w:b/>
              </w:rPr>
              <w:t>La cultura</w:t>
            </w:r>
          </w:p>
        </w:tc>
      </w:tr>
      <w:tr w:rsidR="00605ECD" w:rsidRPr="00605ECD" w14:paraId="6186FE8A" w14:textId="77777777" w:rsidTr="00184CDE">
        <w:tc>
          <w:tcPr>
            <w:tcW w:w="4414" w:type="dxa"/>
          </w:tcPr>
          <w:p w14:paraId="03E3EF55" w14:textId="77777777" w:rsidR="0081266B" w:rsidRPr="00605ECD" w:rsidRDefault="0081266B" w:rsidP="00605ECD">
            <w:pPr>
              <w:spacing w:line="240" w:lineRule="auto"/>
            </w:pPr>
            <w:r w:rsidRPr="00605ECD">
              <w:t>DEFENSORES</w:t>
            </w:r>
          </w:p>
        </w:tc>
        <w:tc>
          <w:tcPr>
            <w:tcW w:w="4414" w:type="dxa"/>
          </w:tcPr>
          <w:p w14:paraId="5A614AFF" w14:textId="77777777" w:rsidR="0081266B" w:rsidRPr="00605ECD" w:rsidRDefault="0081266B" w:rsidP="00605ECD">
            <w:pPr>
              <w:spacing w:line="240" w:lineRule="auto"/>
            </w:pPr>
            <w:r w:rsidRPr="00605ECD">
              <w:t>DETRACTORES</w:t>
            </w:r>
          </w:p>
        </w:tc>
      </w:tr>
      <w:tr w:rsidR="0081266B" w:rsidRPr="00605ECD" w14:paraId="12981BE4" w14:textId="77777777" w:rsidTr="00184CDE">
        <w:tc>
          <w:tcPr>
            <w:tcW w:w="4414" w:type="dxa"/>
          </w:tcPr>
          <w:p w14:paraId="12DFCF2C" w14:textId="77777777" w:rsidR="0081266B" w:rsidRPr="00605ECD" w:rsidRDefault="0081266B" w:rsidP="00605ECD">
            <w:pPr>
              <w:spacing w:after="200" w:line="240" w:lineRule="auto"/>
              <w:ind w:left="29"/>
              <w:contextualSpacing/>
            </w:pPr>
            <w:r w:rsidRPr="00605ECD">
              <w:t>La globalización permitirá un mayor acceso</w:t>
            </w:r>
            <w:r w:rsidR="006E24E8">
              <w:t xml:space="preserve"> a</w:t>
            </w:r>
            <w:r w:rsidRPr="00605ECD">
              <w:t xml:space="preserve"> la educación y</w:t>
            </w:r>
            <w:r w:rsidR="006E24E8">
              <w:t xml:space="preserve"> a</w:t>
            </w:r>
            <w:r w:rsidRPr="00605ECD">
              <w:t xml:space="preserve"> la cultura gracias a las tecnologías de la </w:t>
            </w:r>
            <w:r w:rsidRPr="00605ECD">
              <w:lastRenderedPageBreak/>
              <w:t>información y de la comunicación.</w:t>
            </w:r>
          </w:p>
          <w:p w14:paraId="2F1B9910" w14:textId="77777777" w:rsidR="0081266B" w:rsidRPr="00605ECD" w:rsidRDefault="0081266B" w:rsidP="00605ECD">
            <w:pPr>
              <w:spacing w:line="240" w:lineRule="auto"/>
            </w:pPr>
          </w:p>
        </w:tc>
        <w:tc>
          <w:tcPr>
            <w:tcW w:w="4414" w:type="dxa"/>
          </w:tcPr>
          <w:p w14:paraId="50CBB8A1" w14:textId="77777777" w:rsidR="0081266B" w:rsidRPr="00605ECD" w:rsidRDefault="0081266B" w:rsidP="00605ECD">
            <w:pPr>
              <w:spacing w:after="200" w:line="240" w:lineRule="auto"/>
              <w:ind w:left="9" w:hanging="9"/>
              <w:contextualSpacing/>
            </w:pPr>
            <w:r w:rsidRPr="00605ECD">
              <w:lastRenderedPageBreak/>
              <w:t>La globalización provocará la imposición de las culturas dominantes.</w:t>
            </w:r>
          </w:p>
          <w:p w14:paraId="3276CCB5" w14:textId="77777777" w:rsidR="0081266B" w:rsidRPr="00605ECD" w:rsidRDefault="0081266B" w:rsidP="00605ECD">
            <w:pPr>
              <w:spacing w:line="240" w:lineRule="auto"/>
            </w:pPr>
          </w:p>
        </w:tc>
      </w:tr>
    </w:tbl>
    <w:p w14:paraId="7072AF06" w14:textId="77777777" w:rsidR="0081266B" w:rsidRPr="00605ECD" w:rsidRDefault="0081266B" w:rsidP="00605ECD">
      <w:pPr>
        <w:spacing w:line="240" w:lineRule="auto"/>
      </w:pPr>
    </w:p>
    <w:tbl>
      <w:tblPr>
        <w:tblStyle w:val="Tablaconcuadrcula"/>
        <w:tblW w:w="0" w:type="auto"/>
        <w:tblLook w:val="04A0" w:firstRow="1" w:lastRow="0" w:firstColumn="1" w:lastColumn="0" w:noHBand="0" w:noVBand="1"/>
      </w:tblPr>
      <w:tblGrid>
        <w:gridCol w:w="2488"/>
        <w:gridCol w:w="1926"/>
        <w:gridCol w:w="4414"/>
      </w:tblGrid>
      <w:tr w:rsidR="00605ECD" w:rsidRPr="00605ECD" w14:paraId="0556B8AE" w14:textId="77777777" w:rsidTr="00184CDE">
        <w:tc>
          <w:tcPr>
            <w:tcW w:w="8828" w:type="dxa"/>
            <w:gridSpan w:val="3"/>
          </w:tcPr>
          <w:p w14:paraId="7AB17808" w14:textId="77777777" w:rsidR="0081266B" w:rsidRPr="00605ECD" w:rsidRDefault="0081266B" w:rsidP="00605ECD">
            <w:pPr>
              <w:spacing w:line="240" w:lineRule="auto"/>
            </w:pPr>
            <w:r w:rsidRPr="00605ECD">
              <w:rPr>
                <w:b/>
              </w:rPr>
              <w:t>La democracia</w:t>
            </w:r>
          </w:p>
        </w:tc>
      </w:tr>
      <w:tr w:rsidR="00605ECD" w:rsidRPr="00605ECD" w14:paraId="3A926B28" w14:textId="77777777" w:rsidTr="00184CDE">
        <w:tc>
          <w:tcPr>
            <w:tcW w:w="4414" w:type="dxa"/>
            <w:gridSpan w:val="2"/>
          </w:tcPr>
          <w:p w14:paraId="6AF7A2BB" w14:textId="77777777" w:rsidR="0081266B" w:rsidRPr="00605ECD" w:rsidRDefault="0081266B" w:rsidP="00605ECD">
            <w:pPr>
              <w:spacing w:line="240" w:lineRule="auto"/>
            </w:pPr>
            <w:r w:rsidRPr="00605ECD">
              <w:t>DEFENSORES</w:t>
            </w:r>
          </w:p>
        </w:tc>
        <w:tc>
          <w:tcPr>
            <w:tcW w:w="4414" w:type="dxa"/>
          </w:tcPr>
          <w:p w14:paraId="392AD0A0" w14:textId="77777777" w:rsidR="0081266B" w:rsidRPr="00605ECD" w:rsidRDefault="0081266B" w:rsidP="00605ECD">
            <w:pPr>
              <w:spacing w:line="240" w:lineRule="auto"/>
            </w:pPr>
            <w:r w:rsidRPr="00605ECD">
              <w:t>DETRACTORES</w:t>
            </w:r>
          </w:p>
        </w:tc>
      </w:tr>
      <w:tr w:rsidR="00605ECD" w:rsidRPr="00605ECD" w14:paraId="0E553AE5" w14:textId="77777777" w:rsidTr="00184CDE">
        <w:tc>
          <w:tcPr>
            <w:tcW w:w="4414" w:type="dxa"/>
            <w:gridSpan w:val="2"/>
          </w:tcPr>
          <w:p w14:paraId="1E25BFFD" w14:textId="77777777" w:rsidR="0081266B" w:rsidRPr="00605ECD" w:rsidRDefault="0081266B" w:rsidP="00605ECD">
            <w:pPr>
              <w:spacing w:line="240" w:lineRule="auto"/>
            </w:pPr>
            <w:r w:rsidRPr="00605ECD">
              <w:t>La globalización propiciará la extensión de los sistemas democráticos.</w:t>
            </w:r>
          </w:p>
        </w:tc>
        <w:tc>
          <w:tcPr>
            <w:tcW w:w="4414" w:type="dxa"/>
          </w:tcPr>
          <w:p w14:paraId="29431A50" w14:textId="77777777" w:rsidR="0081266B" w:rsidRPr="00605ECD" w:rsidRDefault="0081266B" w:rsidP="00605ECD">
            <w:pPr>
              <w:spacing w:line="240" w:lineRule="auto"/>
            </w:pPr>
            <w:r w:rsidRPr="00605ECD">
              <w:t>El creciente poder de las multinacionales y las entidades financieras empobrece la calidad de la democracia.</w:t>
            </w:r>
          </w:p>
        </w:tc>
      </w:tr>
      <w:tr w:rsidR="00605ECD" w:rsidRPr="00605ECD" w14:paraId="6786FBB0" w14:textId="77777777" w:rsidTr="00605ECD">
        <w:tc>
          <w:tcPr>
            <w:tcW w:w="8828" w:type="dxa"/>
            <w:gridSpan w:val="3"/>
            <w:shd w:val="clear" w:color="auto" w:fill="000000" w:themeFill="text1"/>
          </w:tcPr>
          <w:p w14:paraId="76C10FC5" w14:textId="77777777" w:rsidR="00605ECD" w:rsidRPr="00605ECD" w:rsidRDefault="00605ECD" w:rsidP="00184CDE">
            <w:pPr>
              <w:spacing w:line="240" w:lineRule="auto"/>
              <w:jc w:val="center"/>
              <w:rPr>
                <w:b/>
              </w:rPr>
            </w:pPr>
            <w:commentRangeStart w:id="53"/>
            <w:r w:rsidRPr="00605ECD">
              <w:rPr>
                <w:b/>
              </w:rPr>
              <w:t>Destacado</w:t>
            </w:r>
            <w:commentRangeEnd w:id="53"/>
            <w:r w:rsidR="007E677B">
              <w:rPr>
                <w:rStyle w:val="Refdecomentario"/>
                <w:lang w:val="es-CO"/>
              </w:rPr>
              <w:commentReference w:id="53"/>
            </w:r>
          </w:p>
        </w:tc>
      </w:tr>
      <w:tr w:rsidR="00605ECD" w:rsidRPr="00605ECD" w14:paraId="71B60B22" w14:textId="77777777" w:rsidTr="00605ECD">
        <w:tc>
          <w:tcPr>
            <w:tcW w:w="2488" w:type="dxa"/>
          </w:tcPr>
          <w:p w14:paraId="40728A58" w14:textId="77777777" w:rsidR="00605ECD" w:rsidRPr="00605ECD" w:rsidRDefault="00605ECD" w:rsidP="00184CDE">
            <w:pPr>
              <w:spacing w:line="240" w:lineRule="auto"/>
              <w:rPr>
                <w:b/>
              </w:rPr>
            </w:pPr>
            <w:r w:rsidRPr="00605ECD">
              <w:rPr>
                <w:b/>
              </w:rPr>
              <w:t>Título</w:t>
            </w:r>
          </w:p>
        </w:tc>
        <w:tc>
          <w:tcPr>
            <w:tcW w:w="6340" w:type="dxa"/>
            <w:gridSpan w:val="2"/>
          </w:tcPr>
          <w:p w14:paraId="05323208" w14:textId="77777777" w:rsidR="00605ECD" w:rsidRPr="00605ECD" w:rsidRDefault="00605ECD" w:rsidP="00184CDE">
            <w:pPr>
              <w:spacing w:line="240" w:lineRule="auto"/>
              <w:jc w:val="center"/>
            </w:pPr>
            <w:r w:rsidRPr="00605ECD">
              <w:t>Los movimientos antiglobalización</w:t>
            </w:r>
          </w:p>
        </w:tc>
      </w:tr>
      <w:tr w:rsidR="00605ECD" w:rsidRPr="00605ECD" w14:paraId="2A79C6F3" w14:textId="77777777" w:rsidTr="00605ECD">
        <w:tc>
          <w:tcPr>
            <w:tcW w:w="2488" w:type="dxa"/>
          </w:tcPr>
          <w:p w14:paraId="6FD61A53" w14:textId="77777777" w:rsidR="00605ECD" w:rsidRPr="00605ECD" w:rsidRDefault="00605ECD" w:rsidP="00184CDE">
            <w:pPr>
              <w:spacing w:line="240" w:lineRule="auto"/>
              <w:rPr>
                <w:b/>
              </w:rPr>
            </w:pPr>
          </w:p>
          <w:p w14:paraId="03BCCF7A" w14:textId="77777777" w:rsidR="00605ECD" w:rsidRPr="00605ECD" w:rsidRDefault="00605ECD" w:rsidP="00184CDE">
            <w:pPr>
              <w:spacing w:line="240" w:lineRule="auto"/>
              <w:rPr>
                <w:b/>
              </w:rPr>
            </w:pPr>
          </w:p>
          <w:p w14:paraId="7D702F64" w14:textId="77777777" w:rsidR="00605ECD" w:rsidRPr="00605ECD" w:rsidRDefault="00605ECD" w:rsidP="00184CDE">
            <w:pPr>
              <w:spacing w:line="240" w:lineRule="auto"/>
              <w:rPr>
                <w:b/>
              </w:rPr>
            </w:pPr>
          </w:p>
          <w:p w14:paraId="53D718BF" w14:textId="77777777" w:rsidR="00605ECD" w:rsidRPr="00605ECD" w:rsidRDefault="00605ECD" w:rsidP="00184CDE">
            <w:pPr>
              <w:spacing w:line="240" w:lineRule="auto"/>
            </w:pPr>
            <w:r w:rsidRPr="00605ECD">
              <w:rPr>
                <w:b/>
              </w:rPr>
              <w:t>Contenido</w:t>
            </w:r>
          </w:p>
        </w:tc>
        <w:tc>
          <w:tcPr>
            <w:tcW w:w="6340" w:type="dxa"/>
            <w:gridSpan w:val="2"/>
          </w:tcPr>
          <w:p w14:paraId="7DDD3651" w14:textId="77777777" w:rsidR="00605ECD" w:rsidRPr="00605ECD" w:rsidRDefault="00605ECD" w:rsidP="00184CDE">
            <w:pPr>
              <w:pStyle w:val="u"/>
              <w:spacing w:before="0" w:beforeAutospacing="0" w:after="0" w:afterAutospacing="0"/>
              <w:rPr>
                <w:rFonts w:ascii="Arial" w:hAnsi="Arial" w:cs="Arial"/>
              </w:rPr>
            </w:pPr>
            <w:r w:rsidRPr="00605ECD">
              <w:rPr>
                <w:rFonts w:ascii="Arial" w:hAnsi="Arial" w:cs="Arial"/>
              </w:rPr>
              <w:t>El proceso de globalización ha provocado la aparición de movimientos sociales que se oponen a sus efectos más negativos: son los llamados movimientos antiglobalización. Estos están integrados por personas, colectivos y asociaciones que denuncian la insolidaridad del sistema y las desigualdades que provoca la globalización.</w:t>
            </w:r>
          </w:p>
        </w:tc>
      </w:tr>
    </w:tbl>
    <w:p w14:paraId="1CD22621" w14:textId="77777777" w:rsidR="00605ECD" w:rsidRPr="00605ECD" w:rsidRDefault="00605ECD" w:rsidP="00605ECD">
      <w:pPr>
        <w:spacing w:line="240" w:lineRule="auto"/>
      </w:pPr>
    </w:p>
    <w:tbl>
      <w:tblPr>
        <w:tblStyle w:val="6"/>
        <w:tblW w:w="874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2265"/>
        <w:gridCol w:w="6480"/>
      </w:tblGrid>
      <w:tr w:rsidR="00605ECD" w:rsidRPr="00605ECD" w14:paraId="343DDDEC" w14:textId="77777777" w:rsidTr="00184CDE">
        <w:tc>
          <w:tcPr>
            <w:tcW w:w="8745" w:type="dxa"/>
            <w:gridSpan w:val="2"/>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tcPr>
          <w:p w14:paraId="450D8F43" w14:textId="77777777" w:rsidR="0081266B" w:rsidRPr="00605ECD" w:rsidRDefault="0081266B" w:rsidP="00605ECD">
            <w:pPr>
              <w:spacing w:line="240" w:lineRule="auto"/>
              <w:ind w:left="-120"/>
              <w:jc w:val="center"/>
              <w:rPr>
                <w:color w:val="auto"/>
              </w:rPr>
            </w:pPr>
            <w:r w:rsidRPr="00605ECD">
              <w:rPr>
                <w:b/>
                <w:color w:val="auto"/>
                <w:highlight w:val="none"/>
              </w:rPr>
              <w:t>Practica: recurso aprovechado</w:t>
            </w:r>
          </w:p>
        </w:tc>
      </w:tr>
      <w:tr w:rsidR="00605ECD" w:rsidRPr="00605ECD" w14:paraId="573C91BF" w14:textId="77777777" w:rsidTr="00184CD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7785BE" w14:textId="77777777" w:rsidR="0081266B" w:rsidRPr="00605ECD" w:rsidRDefault="0081266B" w:rsidP="00605ECD">
            <w:pPr>
              <w:spacing w:line="240" w:lineRule="auto"/>
              <w:ind w:left="-120"/>
              <w:rPr>
                <w:color w:val="auto"/>
              </w:rPr>
            </w:pPr>
            <w:r w:rsidRPr="00605ECD">
              <w:rPr>
                <w:b/>
                <w:color w:val="auto"/>
              </w:rPr>
              <w:t>Código</w:t>
            </w:r>
          </w:p>
        </w:tc>
        <w:tc>
          <w:tcPr>
            <w:tcW w:w="6480" w:type="dxa"/>
            <w:tcBorders>
              <w:bottom w:val="single" w:sz="8" w:space="0" w:color="000000"/>
              <w:right w:val="single" w:sz="8" w:space="0" w:color="000000"/>
            </w:tcBorders>
            <w:tcMar>
              <w:top w:w="100" w:type="dxa"/>
              <w:left w:w="100" w:type="dxa"/>
              <w:bottom w:w="100" w:type="dxa"/>
              <w:right w:w="100" w:type="dxa"/>
            </w:tcMar>
          </w:tcPr>
          <w:p w14:paraId="3852B027" w14:textId="77777777" w:rsidR="0081266B" w:rsidRPr="00605ECD" w:rsidRDefault="00920D12" w:rsidP="00605ECD">
            <w:pPr>
              <w:spacing w:line="240" w:lineRule="auto"/>
              <w:ind w:left="-120"/>
              <w:rPr>
                <w:b/>
                <w:color w:val="auto"/>
              </w:rPr>
            </w:pPr>
            <w:r w:rsidRPr="00920D12">
              <w:rPr>
                <w:color w:val="auto"/>
                <w:highlight w:val="none"/>
                <w:lang w:val="es"/>
              </w:rPr>
              <w:t>CS_10_06_CO</w:t>
            </w:r>
            <w:r w:rsidRPr="00920D12">
              <w:rPr>
                <w:b/>
                <w:color w:val="auto"/>
                <w:highlight w:val="none"/>
              </w:rPr>
              <w:softHyphen/>
            </w:r>
            <w:r w:rsidRPr="00920D12">
              <w:rPr>
                <w:b/>
                <w:color w:val="auto"/>
                <w:highlight w:val="none"/>
              </w:rPr>
              <w:softHyphen/>
            </w:r>
            <w:r w:rsidRPr="00920D12">
              <w:rPr>
                <w:color w:val="auto"/>
                <w:highlight w:val="none"/>
              </w:rPr>
              <w:t>_REC</w:t>
            </w:r>
            <w:r>
              <w:rPr>
                <w:color w:val="auto"/>
                <w:highlight w:val="none"/>
              </w:rPr>
              <w:t>190</w:t>
            </w:r>
          </w:p>
        </w:tc>
      </w:tr>
      <w:tr w:rsidR="00605ECD" w:rsidRPr="00605ECD" w14:paraId="10ECD143" w14:textId="77777777" w:rsidTr="00184CDE">
        <w:trPr>
          <w:trHeight w:val="600"/>
        </w:trPr>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9B03476" w14:textId="77777777" w:rsidR="0081266B" w:rsidRPr="00605ECD" w:rsidRDefault="0081266B" w:rsidP="00605ECD">
            <w:pPr>
              <w:spacing w:line="240" w:lineRule="auto"/>
              <w:ind w:left="-120"/>
              <w:rPr>
                <w:color w:val="auto"/>
              </w:rPr>
            </w:pPr>
            <w:r w:rsidRPr="00605ECD">
              <w:rPr>
                <w:b/>
                <w:color w:val="auto"/>
              </w:rPr>
              <w:t>Ubicación en AulaPlaneta</w:t>
            </w:r>
          </w:p>
        </w:tc>
        <w:tc>
          <w:tcPr>
            <w:tcW w:w="6480" w:type="dxa"/>
            <w:tcBorders>
              <w:bottom w:val="single" w:sz="8" w:space="0" w:color="000000"/>
              <w:right w:val="single" w:sz="8" w:space="0" w:color="000000"/>
            </w:tcBorders>
            <w:tcMar>
              <w:top w:w="100" w:type="dxa"/>
              <w:left w:w="100" w:type="dxa"/>
              <w:bottom w:w="100" w:type="dxa"/>
              <w:right w:w="100" w:type="dxa"/>
            </w:tcMar>
          </w:tcPr>
          <w:p w14:paraId="07D9782D" w14:textId="77777777" w:rsidR="0081266B" w:rsidRPr="00605ECD" w:rsidRDefault="0081266B" w:rsidP="00605ECD">
            <w:pPr>
              <w:spacing w:line="240" w:lineRule="auto"/>
              <w:ind w:left="-120"/>
              <w:rPr>
                <w:color w:val="auto"/>
              </w:rPr>
            </w:pPr>
          </w:p>
          <w:p w14:paraId="3CE3F9A4" w14:textId="77777777" w:rsidR="0081266B" w:rsidRPr="00605ECD" w:rsidRDefault="0081266B" w:rsidP="00605ECD">
            <w:pPr>
              <w:spacing w:line="240" w:lineRule="auto"/>
              <w:ind w:left="-120"/>
              <w:rPr>
                <w:color w:val="auto"/>
              </w:rPr>
            </w:pPr>
            <w:r w:rsidRPr="00605ECD">
              <w:rPr>
                <w:color w:val="auto"/>
              </w:rPr>
              <w:t>3° ESO/Geografía e historia/La organización económica del mundo actual/La globalización/Los pro y contras de la globalización</w:t>
            </w:r>
          </w:p>
        </w:tc>
      </w:tr>
      <w:tr w:rsidR="00605ECD" w:rsidRPr="00605ECD" w14:paraId="5DD18D8D" w14:textId="77777777" w:rsidTr="00184CD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24B228" w14:textId="77777777" w:rsidR="0081266B" w:rsidRPr="00605ECD" w:rsidRDefault="0081266B" w:rsidP="00605ECD">
            <w:pPr>
              <w:spacing w:line="240" w:lineRule="auto"/>
              <w:ind w:left="-120"/>
              <w:rPr>
                <w:b/>
                <w:color w:val="auto"/>
              </w:rPr>
            </w:pPr>
            <w:r w:rsidRPr="00605ECD">
              <w:rPr>
                <w:b/>
                <w:color w:val="auto"/>
              </w:rPr>
              <w:t>Título</w:t>
            </w:r>
          </w:p>
          <w:p w14:paraId="62D398EC" w14:textId="77777777" w:rsidR="0081266B" w:rsidRPr="00605ECD" w:rsidRDefault="0081266B" w:rsidP="00605ECD">
            <w:pPr>
              <w:spacing w:line="240" w:lineRule="auto"/>
              <w:ind w:left="-120"/>
              <w:jc w:val="center"/>
              <w:rPr>
                <w:color w:val="auto"/>
              </w:rPr>
            </w:pPr>
          </w:p>
        </w:tc>
        <w:tc>
          <w:tcPr>
            <w:tcW w:w="6480" w:type="dxa"/>
            <w:tcBorders>
              <w:bottom w:val="single" w:sz="8" w:space="0" w:color="000000"/>
              <w:right w:val="single" w:sz="8" w:space="0" w:color="000000"/>
            </w:tcBorders>
            <w:tcMar>
              <w:top w:w="100" w:type="dxa"/>
              <w:left w:w="100" w:type="dxa"/>
              <w:bottom w:w="100" w:type="dxa"/>
              <w:right w:w="100" w:type="dxa"/>
            </w:tcMar>
          </w:tcPr>
          <w:p w14:paraId="6A9E8141" w14:textId="77777777" w:rsidR="0081266B" w:rsidRPr="00605ECD" w:rsidRDefault="0081266B" w:rsidP="00605ECD">
            <w:pPr>
              <w:spacing w:line="240" w:lineRule="auto"/>
              <w:ind w:left="-120"/>
              <w:rPr>
                <w:color w:val="auto"/>
              </w:rPr>
            </w:pPr>
            <w:r w:rsidRPr="00605ECD">
              <w:rPr>
                <w:color w:val="auto"/>
              </w:rPr>
              <w:t xml:space="preserve">Distingue aspectos positivos </w:t>
            </w:r>
            <w:r w:rsidR="00D95A97" w:rsidRPr="00605ECD">
              <w:rPr>
                <w:color w:val="auto"/>
              </w:rPr>
              <w:t>y negativos de la g</w:t>
            </w:r>
            <w:r w:rsidRPr="00605ECD">
              <w:rPr>
                <w:color w:val="auto"/>
              </w:rPr>
              <w:t>lobalización</w:t>
            </w:r>
          </w:p>
        </w:tc>
      </w:tr>
      <w:tr w:rsidR="00605ECD" w:rsidRPr="00605ECD" w14:paraId="0AB815CC" w14:textId="77777777" w:rsidTr="00184CDE">
        <w:tc>
          <w:tcPr>
            <w:tcW w:w="226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304C7D" w14:textId="77777777" w:rsidR="0081266B" w:rsidRPr="00605ECD" w:rsidRDefault="0081266B" w:rsidP="00605ECD">
            <w:pPr>
              <w:spacing w:line="240" w:lineRule="auto"/>
              <w:ind w:left="-120"/>
              <w:rPr>
                <w:color w:val="auto"/>
              </w:rPr>
            </w:pPr>
            <w:r w:rsidRPr="00605ECD">
              <w:rPr>
                <w:b/>
                <w:color w:val="auto"/>
              </w:rPr>
              <w:t>Descripción</w:t>
            </w:r>
          </w:p>
        </w:tc>
        <w:tc>
          <w:tcPr>
            <w:tcW w:w="6480" w:type="dxa"/>
            <w:tcBorders>
              <w:bottom w:val="single" w:sz="8" w:space="0" w:color="000000"/>
              <w:right w:val="single" w:sz="8" w:space="0" w:color="000000"/>
            </w:tcBorders>
            <w:tcMar>
              <w:top w:w="100" w:type="dxa"/>
              <w:left w:w="100" w:type="dxa"/>
              <w:bottom w:w="100" w:type="dxa"/>
              <w:right w:w="100" w:type="dxa"/>
            </w:tcMar>
          </w:tcPr>
          <w:p w14:paraId="16F33154" w14:textId="77777777" w:rsidR="0081266B" w:rsidRPr="00605ECD" w:rsidRDefault="00D95A97" w:rsidP="00605ECD">
            <w:pPr>
              <w:spacing w:line="240" w:lineRule="auto"/>
              <w:rPr>
                <w:color w:val="auto"/>
              </w:rPr>
            </w:pPr>
            <w:r w:rsidRPr="00605ECD">
              <w:rPr>
                <w:color w:val="auto"/>
                <w:highlight w:val="none"/>
              </w:rPr>
              <w:t>Actividad para contrastar las consecuencias positivas y negativas de la globalización</w:t>
            </w:r>
          </w:p>
        </w:tc>
      </w:tr>
    </w:tbl>
    <w:p w14:paraId="5328E203" w14:textId="77777777" w:rsidR="00D95A97" w:rsidRPr="00605ECD" w:rsidRDefault="00D95A97" w:rsidP="00605ECD">
      <w:pPr>
        <w:shd w:val="clear" w:color="auto" w:fill="FFFFFF"/>
        <w:spacing w:line="240" w:lineRule="auto"/>
        <w:rPr>
          <w:b/>
        </w:rPr>
      </w:pPr>
    </w:p>
    <w:p w14:paraId="6273820D" w14:textId="77777777" w:rsidR="00605ECD" w:rsidRPr="00605ECD" w:rsidRDefault="00605ECD" w:rsidP="00605ECD">
      <w:pPr>
        <w:spacing w:line="240" w:lineRule="auto"/>
        <w:rPr>
          <w:b/>
        </w:rPr>
      </w:pPr>
      <w:r w:rsidRPr="006E24E8">
        <w:rPr>
          <w:b/>
        </w:rPr>
        <w:t>[SECCIÓN 2]</w:t>
      </w:r>
      <w:r w:rsidRPr="00605ECD">
        <w:t xml:space="preserve"> </w:t>
      </w:r>
      <w:r w:rsidRPr="00605ECD">
        <w:rPr>
          <w:b/>
        </w:rPr>
        <w:t>4.5 Consolidación</w:t>
      </w:r>
    </w:p>
    <w:p w14:paraId="04511B52" w14:textId="77777777" w:rsidR="00605ECD" w:rsidRDefault="00605ECD" w:rsidP="00605ECD">
      <w:pPr>
        <w:spacing w:line="240" w:lineRule="auto"/>
        <w:rPr>
          <w:shd w:val="clear" w:color="auto" w:fill="FFFFFF"/>
        </w:rPr>
      </w:pPr>
      <w:r w:rsidRPr="00605ECD">
        <w:rPr>
          <w:shd w:val="clear" w:color="auto" w:fill="FFFFFF"/>
        </w:rPr>
        <w:t>Actividades para consolidar lo que has aprendido en esta sección.</w:t>
      </w:r>
    </w:p>
    <w:p w14:paraId="3691D029" w14:textId="77777777" w:rsidR="00605ECD" w:rsidRPr="00605ECD" w:rsidRDefault="00605ECD" w:rsidP="00605ECD">
      <w:pPr>
        <w:spacing w:line="240" w:lineRule="auto"/>
        <w:rPr>
          <w:b/>
        </w:rPr>
      </w:pPr>
    </w:p>
    <w:tbl>
      <w:tblPr>
        <w:tblStyle w:val="Tablaconcuadrcula4"/>
        <w:tblW w:w="0" w:type="auto"/>
        <w:tblLook w:val="04A0" w:firstRow="1" w:lastRow="0" w:firstColumn="1" w:lastColumn="0" w:noHBand="0" w:noVBand="1"/>
      </w:tblPr>
      <w:tblGrid>
        <w:gridCol w:w="2518"/>
        <w:gridCol w:w="6536"/>
      </w:tblGrid>
      <w:tr w:rsidR="00605ECD" w:rsidRPr="00605ECD" w14:paraId="7325A493" w14:textId="77777777" w:rsidTr="00184CDE">
        <w:tc>
          <w:tcPr>
            <w:tcW w:w="9054" w:type="dxa"/>
            <w:gridSpan w:val="2"/>
            <w:shd w:val="clear" w:color="auto" w:fill="000000" w:themeFill="text1"/>
          </w:tcPr>
          <w:p w14:paraId="12EB97A7" w14:textId="77777777" w:rsidR="00605ECD" w:rsidRPr="00605ECD" w:rsidRDefault="00605ECD" w:rsidP="00605ECD">
            <w:pPr>
              <w:spacing w:line="240" w:lineRule="auto"/>
              <w:jc w:val="center"/>
              <w:rPr>
                <w:b/>
              </w:rPr>
            </w:pPr>
            <w:commentRangeStart w:id="54"/>
            <w:r w:rsidRPr="00605ECD">
              <w:rPr>
                <w:b/>
              </w:rPr>
              <w:t>Practica: recurso nuevo</w:t>
            </w:r>
            <w:commentRangeEnd w:id="54"/>
            <w:r w:rsidR="00C079E1">
              <w:rPr>
                <w:rStyle w:val="Refdecomentario"/>
                <w:lang w:val="es-CO"/>
              </w:rPr>
              <w:commentReference w:id="54"/>
            </w:r>
          </w:p>
        </w:tc>
      </w:tr>
      <w:tr w:rsidR="00605ECD" w:rsidRPr="00605ECD" w14:paraId="43559718" w14:textId="77777777" w:rsidTr="00184CDE">
        <w:tc>
          <w:tcPr>
            <w:tcW w:w="2518" w:type="dxa"/>
          </w:tcPr>
          <w:p w14:paraId="0627A37A" w14:textId="77777777" w:rsidR="00605ECD" w:rsidRPr="00605ECD" w:rsidRDefault="00605ECD" w:rsidP="00605ECD">
            <w:pPr>
              <w:spacing w:line="240" w:lineRule="auto"/>
              <w:rPr>
                <w:b/>
              </w:rPr>
            </w:pPr>
            <w:r w:rsidRPr="00605ECD">
              <w:rPr>
                <w:b/>
              </w:rPr>
              <w:t>Código</w:t>
            </w:r>
          </w:p>
        </w:tc>
        <w:tc>
          <w:tcPr>
            <w:tcW w:w="6536" w:type="dxa"/>
          </w:tcPr>
          <w:p w14:paraId="39B72D67" w14:textId="77777777" w:rsidR="00605ECD" w:rsidRPr="00605ECD" w:rsidRDefault="00920D12" w:rsidP="00605ECD">
            <w:pPr>
              <w:spacing w:line="240" w:lineRule="auto"/>
              <w:rPr>
                <w:b/>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rPr>
                <w:highlight w:val="none"/>
              </w:rPr>
              <w:t>200</w:t>
            </w:r>
          </w:p>
        </w:tc>
      </w:tr>
      <w:tr w:rsidR="00605ECD" w:rsidRPr="00605ECD" w14:paraId="769848AD" w14:textId="77777777" w:rsidTr="00184CDE">
        <w:tc>
          <w:tcPr>
            <w:tcW w:w="2518" w:type="dxa"/>
          </w:tcPr>
          <w:p w14:paraId="459242EB" w14:textId="77777777" w:rsidR="00605ECD" w:rsidRPr="00605ECD" w:rsidRDefault="00605ECD" w:rsidP="00605ECD">
            <w:pPr>
              <w:spacing w:line="240" w:lineRule="auto"/>
              <w:rPr>
                <w:b/>
              </w:rPr>
            </w:pPr>
            <w:r w:rsidRPr="00605ECD">
              <w:rPr>
                <w:b/>
              </w:rPr>
              <w:t>Título</w:t>
            </w:r>
          </w:p>
        </w:tc>
        <w:tc>
          <w:tcPr>
            <w:tcW w:w="6536" w:type="dxa"/>
          </w:tcPr>
          <w:p w14:paraId="171E0AFD" w14:textId="77777777" w:rsidR="00605ECD" w:rsidRPr="00605ECD" w:rsidRDefault="00605ECD" w:rsidP="00605ECD">
            <w:pPr>
              <w:spacing w:line="240" w:lineRule="auto"/>
            </w:pPr>
            <w:r w:rsidRPr="00605ECD">
              <w:t xml:space="preserve">Refuerza tu aprendizaje: </w:t>
            </w:r>
            <w:r>
              <w:t>Los e</w:t>
            </w:r>
            <w:r w:rsidRPr="00605ECD">
              <w:t>fectos de la globalización</w:t>
            </w:r>
          </w:p>
        </w:tc>
      </w:tr>
      <w:tr w:rsidR="00605ECD" w:rsidRPr="00605ECD" w14:paraId="1441696C" w14:textId="77777777" w:rsidTr="00184CDE">
        <w:tc>
          <w:tcPr>
            <w:tcW w:w="2518" w:type="dxa"/>
          </w:tcPr>
          <w:p w14:paraId="4B28FA9A" w14:textId="77777777" w:rsidR="00605ECD" w:rsidRPr="00605ECD" w:rsidRDefault="00605ECD" w:rsidP="00605ECD">
            <w:pPr>
              <w:spacing w:line="240" w:lineRule="auto"/>
              <w:rPr>
                <w:b/>
              </w:rPr>
            </w:pPr>
            <w:r w:rsidRPr="00605ECD">
              <w:rPr>
                <w:b/>
              </w:rPr>
              <w:t>Descripción</w:t>
            </w:r>
          </w:p>
        </w:tc>
        <w:tc>
          <w:tcPr>
            <w:tcW w:w="6536" w:type="dxa"/>
          </w:tcPr>
          <w:p w14:paraId="7E22B331" w14:textId="77777777" w:rsidR="00605ECD" w:rsidRPr="00605ECD" w:rsidRDefault="00605ECD" w:rsidP="00605ECD">
            <w:pPr>
              <w:spacing w:line="240" w:lineRule="auto"/>
            </w:pPr>
            <w:r w:rsidRPr="00605ECD">
              <w:t xml:space="preserve">Actividades sobre </w:t>
            </w:r>
            <w:r>
              <w:t>Los e</w:t>
            </w:r>
            <w:r w:rsidRPr="00605ECD">
              <w:t>fectos de la globalización</w:t>
            </w:r>
          </w:p>
        </w:tc>
      </w:tr>
    </w:tbl>
    <w:p w14:paraId="2C760936" w14:textId="77777777" w:rsidR="00605ECD" w:rsidRPr="00605ECD" w:rsidRDefault="00605ECD" w:rsidP="00605ECD">
      <w:pPr>
        <w:spacing w:line="240" w:lineRule="auto"/>
        <w:rPr>
          <w:b/>
        </w:rPr>
      </w:pPr>
    </w:p>
    <w:p w14:paraId="474C2034" w14:textId="77777777" w:rsidR="00D95A97" w:rsidRPr="00605ECD" w:rsidRDefault="00D95A97" w:rsidP="00605ECD">
      <w:pPr>
        <w:spacing w:line="240" w:lineRule="auto"/>
      </w:pPr>
    </w:p>
    <w:p w14:paraId="4E7C3E96" w14:textId="77777777" w:rsidR="00605ECD" w:rsidRDefault="00605ECD" w:rsidP="00605ECD">
      <w:pPr>
        <w:spacing w:line="240" w:lineRule="auto"/>
        <w:rPr>
          <w:rFonts w:asciiTheme="majorHAnsi" w:hAnsiTheme="majorHAnsi" w:cs="Times New Roman"/>
          <w:b/>
          <w:highlight w:val="none"/>
        </w:rPr>
      </w:pPr>
      <w:r w:rsidRPr="00605ECD">
        <w:rPr>
          <w:rFonts w:asciiTheme="majorHAnsi" w:hAnsiTheme="majorHAnsi" w:cs="Times New Roman"/>
          <w:b/>
        </w:rPr>
        <w:t>[SECCIÓN 1]</w:t>
      </w:r>
      <w:r>
        <w:rPr>
          <w:rFonts w:asciiTheme="majorHAnsi" w:hAnsiTheme="majorHAnsi" w:cs="Times New Roman"/>
          <w:b/>
          <w:highlight w:val="none"/>
        </w:rPr>
        <w:t xml:space="preserve"> 5</w:t>
      </w:r>
      <w:r w:rsidRPr="00F038CE">
        <w:rPr>
          <w:rFonts w:asciiTheme="majorHAnsi" w:hAnsiTheme="majorHAnsi" w:cs="Times New Roman"/>
          <w:b/>
          <w:highlight w:val="none"/>
        </w:rPr>
        <w:t xml:space="preserve"> Competencias</w:t>
      </w:r>
    </w:p>
    <w:p w14:paraId="0F79D637" w14:textId="77777777" w:rsidR="00605ECD" w:rsidRPr="00F038CE" w:rsidRDefault="00605ECD" w:rsidP="00605ECD">
      <w:pPr>
        <w:spacing w:line="240" w:lineRule="auto"/>
        <w:rPr>
          <w:rFonts w:asciiTheme="majorHAnsi" w:eastAsia="Times New Roman" w:hAnsiTheme="majorHAnsi"/>
          <w:b/>
          <w:highlight w:val="none"/>
        </w:rPr>
      </w:pPr>
    </w:p>
    <w:p w14:paraId="501BA7AA" w14:textId="77777777" w:rsidR="00605ECD" w:rsidRDefault="00605ECD" w:rsidP="00605ECD">
      <w:pPr>
        <w:spacing w:line="240" w:lineRule="auto"/>
        <w:rPr>
          <w:rFonts w:asciiTheme="majorHAnsi" w:eastAsia="Times New Roman" w:hAnsiTheme="majorHAnsi"/>
        </w:rPr>
      </w:pPr>
      <w:r w:rsidRPr="0013708D">
        <w:rPr>
          <w:rFonts w:asciiTheme="majorHAnsi" w:eastAsia="Times New Roman" w:hAnsiTheme="majorHAnsi"/>
        </w:rPr>
        <w:t>Pon a prueba tus capacidades y aplica lo aprendido con estos recursos</w:t>
      </w:r>
      <w:r>
        <w:rPr>
          <w:rFonts w:asciiTheme="majorHAnsi" w:eastAsia="Times New Roman" w:hAnsiTheme="majorHAnsi"/>
        </w:rPr>
        <w:t>.</w:t>
      </w:r>
    </w:p>
    <w:p w14:paraId="4FFBFAA0" w14:textId="77777777" w:rsidR="00920D12" w:rsidRDefault="00920D12" w:rsidP="00605ECD">
      <w:pPr>
        <w:spacing w:line="240" w:lineRule="auto"/>
        <w:rPr>
          <w:rFonts w:asciiTheme="majorHAnsi" w:eastAsia="Times New Roman" w:hAnsiTheme="majorHAnsi"/>
        </w:rPr>
      </w:pPr>
    </w:p>
    <w:tbl>
      <w:tblPr>
        <w:tblStyle w:val="Tablaconcuadrcula"/>
        <w:tblW w:w="0" w:type="auto"/>
        <w:tblLayout w:type="fixed"/>
        <w:tblLook w:val="04A0" w:firstRow="1" w:lastRow="0" w:firstColumn="1" w:lastColumn="0" w:noHBand="0" w:noVBand="1"/>
      </w:tblPr>
      <w:tblGrid>
        <w:gridCol w:w="2547"/>
        <w:gridCol w:w="6281"/>
      </w:tblGrid>
      <w:tr w:rsidR="00920D12" w:rsidRPr="005D1738" w14:paraId="4A397BCC" w14:textId="77777777" w:rsidTr="00184CDE">
        <w:tc>
          <w:tcPr>
            <w:tcW w:w="8828" w:type="dxa"/>
            <w:gridSpan w:val="2"/>
            <w:shd w:val="clear" w:color="auto" w:fill="000000" w:themeFill="text1"/>
          </w:tcPr>
          <w:p w14:paraId="10CAAC1D" w14:textId="77777777" w:rsidR="00920D12" w:rsidRPr="005D1738" w:rsidRDefault="00920D12" w:rsidP="00184CD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920D12" w:rsidRPr="00053744" w14:paraId="60712A9B" w14:textId="77777777" w:rsidTr="00184CDE">
        <w:tc>
          <w:tcPr>
            <w:tcW w:w="2547" w:type="dxa"/>
          </w:tcPr>
          <w:p w14:paraId="1A4F21D8" w14:textId="77777777" w:rsidR="00920D12" w:rsidRPr="00053744" w:rsidRDefault="00920D12" w:rsidP="00184CD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14:paraId="68D2220D" w14:textId="77777777" w:rsidR="00920D12" w:rsidRPr="00053744" w:rsidRDefault="00920D12" w:rsidP="00184CDE">
            <w:pPr>
              <w:rPr>
                <w:rFonts w:ascii="Times New Roman" w:hAnsi="Times New Roman" w:cs="Times New Roman"/>
                <w:b/>
                <w:color w:val="000000"/>
                <w:sz w:val="18"/>
                <w:szCs w:val="18"/>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rPr>
                <w:highlight w:val="none"/>
              </w:rPr>
              <w:t>210</w:t>
            </w:r>
          </w:p>
        </w:tc>
      </w:tr>
      <w:tr w:rsidR="00920D12" w:rsidRPr="00053744" w14:paraId="594C6770" w14:textId="77777777" w:rsidTr="00184CDE">
        <w:tc>
          <w:tcPr>
            <w:tcW w:w="2547" w:type="dxa"/>
          </w:tcPr>
          <w:p w14:paraId="707C6D00" w14:textId="77777777" w:rsidR="00920D12" w:rsidRPr="00053744" w:rsidRDefault="00920D12" w:rsidP="00184CD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14:paraId="706E7A08" w14:textId="77777777" w:rsidR="00920D12" w:rsidRPr="00053744" w:rsidRDefault="00FA153B" w:rsidP="00184CDE">
            <w:pPr>
              <w:rPr>
                <w:rFonts w:ascii="Times New Roman" w:hAnsi="Times New Roman" w:cs="Times New Roman"/>
                <w:color w:val="000000"/>
              </w:rPr>
            </w:pPr>
            <w:hyperlink r:id="rId55" w:history="1">
              <w:r w:rsidR="00920D12" w:rsidRPr="00601014">
                <w:rPr>
                  <w:rStyle w:val="Hipervnculo"/>
                  <w:rFonts w:cs="Times New Roman"/>
                </w:rPr>
                <w:t>http://profesores.aulaplaneta.com/AuxPages/RecursoProfesor.aspx?IdGuion=14228&amp;IdRecurso=734252&amp;Transparent=on</w:t>
              </w:r>
            </w:hyperlink>
            <w:r w:rsidR="00920D12">
              <w:rPr>
                <w:rFonts w:ascii="Times New Roman" w:hAnsi="Times New Roman" w:cs="Times New Roman"/>
                <w:color w:val="000000"/>
              </w:rPr>
              <w:t xml:space="preserve"> </w:t>
            </w:r>
          </w:p>
        </w:tc>
      </w:tr>
      <w:tr w:rsidR="00920D12" w:rsidRPr="00053744" w14:paraId="36F80EBE" w14:textId="77777777" w:rsidTr="00184CDE">
        <w:tc>
          <w:tcPr>
            <w:tcW w:w="2547" w:type="dxa"/>
          </w:tcPr>
          <w:p w14:paraId="63290821" w14:textId="77777777" w:rsidR="00920D12" w:rsidRDefault="00920D12" w:rsidP="00184CD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14:paraId="3829CF07" w14:textId="77777777" w:rsidR="00920D12" w:rsidRPr="00053744" w:rsidRDefault="00920D12" w:rsidP="00184CDE">
            <w:pPr>
              <w:rPr>
                <w:rFonts w:ascii="Times New Roman" w:hAnsi="Times New Roman" w:cs="Times New Roman"/>
                <w:color w:val="000000"/>
              </w:rPr>
            </w:pPr>
          </w:p>
        </w:tc>
      </w:tr>
      <w:tr w:rsidR="00920D12" w:rsidRPr="00053744" w14:paraId="6C4BCDB8" w14:textId="77777777" w:rsidTr="00184CDE">
        <w:tc>
          <w:tcPr>
            <w:tcW w:w="2547" w:type="dxa"/>
          </w:tcPr>
          <w:p w14:paraId="655A68A3" w14:textId="77777777" w:rsidR="00920D12" w:rsidRDefault="00920D12" w:rsidP="00184CD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14:paraId="586D1858" w14:textId="77777777" w:rsidR="00920D12" w:rsidRPr="00053744" w:rsidRDefault="00920D12" w:rsidP="00184CDE">
            <w:pPr>
              <w:rPr>
                <w:rFonts w:ascii="Times New Roman" w:hAnsi="Times New Roman" w:cs="Times New Roman"/>
                <w:color w:val="000000"/>
              </w:rPr>
            </w:pPr>
            <w:r>
              <w:rPr>
                <w:rFonts w:ascii="Times New Roman" w:hAnsi="Times New Roman" w:cs="Times New Roman"/>
                <w:color w:val="000000"/>
              </w:rPr>
              <w:t>Competencias: diseño de un mapa mental sobre la globalización</w:t>
            </w:r>
          </w:p>
        </w:tc>
      </w:tr>
      <w:tr w:rsidR="00920D12" w:rsidRPr="00053744" w14:paraId="21176CC1" w14:textId="77777777" w:rsidTr="00184CDE">
        <w:tc>
          <w:tcPr>
            <w:tcW w:w="2547" w:type="dxa"/>
          </w:tcPr>
          <w:p w14:paraId="331FFF4F" w14:textId="77777777" w:rsidR="00920D12" w:rsidRDefault="00920D12" w:rsidP="00184CD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14:paraId="6D925017" w14:textId="77777777" w:rsidR="00920D12" w:rsidRPr="00053744" w:rsidRDefault="00920D12" w:rsidP="00920D12">
            <w:pPr>
              <w:rPr>
                <w:rFonts w:ascii="Times New Roman" w:hAnsi="Times New Roman" w:cs="Times New Roman"/>
                <w:color w:val="000000"/>
              </w:rPr>
            </w:pPr>
            <w:r>
              <w:rPr>
                <w:rFonts w:ascii="Times New Roman" w:hAnsi="Times New Roman" w:cs="Times New Roman"/>
                <w:color w:val="000000"/>
              </w:rPr>
              <w:t>Actividad que propone crear un mapa mental sobre la globalización y el mundo actual siguiendo los pasos del procedimiento sugerido</w:t>
            </w:r>
          </w:p>
        </w:tc>
      </w:tr>
    </w:tbl>
    <w:p w14:paraId="1AB3FF42" w14:textId="77777777" w:rsidR="00920D12" w:rsidRDefault="00920D12" w:rsidP="00605ECD">
      <w:pPr>
        <w:spacing w:line="240" w:lineRule="auto"/>
        <w:rPr>
          <w:rFonts w:asciiTheme="majorHAnsi" w:eastAsia="Times New Roman" w:hAnsiTheme="majorHAnsi"/>
        </w:rPr>
      </w:pPr>
    </w:p>
    <w:tbl>
      <w:tblPr>
        <w:tblStyle w:val="Tablaconcuadrcula"/>
        <w:tblW w:w="0" w:type="auto"/>
        <w:tblLayout w:type="fixed"/>
        <w:tblLook w:val="04A0" w:firstRow="1" w:lastRow="0" w:firstColumn="1" w:lastColumn="0" w:noHBand="0" w:noVBand="1"/>
      </w:tblPr>
      <w:tblGrid>
        <w:gridCol w:w="2547"/>
        <w:gridCol w:w="6281"/>
      </w:tblGrid>
      <w:tr w:rsidR="00920D12" w:rsidRPr="005D1738" w14:paraId="69C05563" w14:textId="77777777" w:rsidTr="00184CDE">
        <w:tc>
          <w:tcPr>
            <w:tcW w:w="8828" w:type="dxa"/>
            <w:gridSpan w:val="2"/>
            <w:shd w:val="clear" w:color="auto" w:fill="000000" w:themeFill="text1"/>
          </w:tcPr>
          <w:p w14:paraId="065443F9" w14:textId="77777777" w:rsidR="00920D12" w:rsidRPr="005D1738" w:rsidRDefault="00920D12" w:rsidP="00184CD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920D12" w:rsidRPr="00053744" w14:paraId="60E78B43" w14:textId="77777777" w:rsidTr="00184CDE">
        <w:tc>
          <w:tcPr>
            <w:tcW w:w="2547" w:type="dxa"/>
          </w:tcPr>
          <w:p w14:paraId="12989E12" w14:textId="77777777" w:rsidR="00920D12" w:rsidRPr="00053744" w:rsidRDefault="00920D12" w:rsidP="00184CD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281" w:type="dxa"/>
          </w:tcPr>
          <w:p w14:paraId="03F4C99F" w14:textId="77777777" w:rsidR="00920D12" w:rsidRPr="00053744" w:rsidRDefault="00920D12" w:rsidP="00184CDE">
            <w:pPr>
              <w:rPr>
                <w:rFonts w:ascii="Times New Roman" w:hAnsi="Times New Roman" w:cs="Times New Roman"/>
                <w:b/>
                <w:color w:val="000000"/>
                <w:sz w:val="18"/>
                <w:szCs w:val="18"/>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rPr>
                <w:highlight w:val="none"/>
              </w:rPr>
              <w:t>220</w:t>
            </w:r>
          </w:p>
        </w:tc>
      </w:tr>
      <w:tr w:rsidR="00920D12" w:rsidRPr="00053744" w14:paraId="67A98E27" w14:textId="77777777" w:rsidTr="00184CDE">
        <w:tc>
          <w:tcPr>
            <w:tcW w:w="2547" w:type="dxa"/>
          </w:tcPr>
          <w:p w14:paraId="2DD67384" w14:textId="77777777" w:rsidR="00920D12" w:rsidRPr="00053744" w:rsidRDefault="00920D12" w:rsidP="00184CD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281" w:type="dxa"/>
          </w:tcPr>
          <w:p w14:paraId="171A5131" w14:textId="77777777" w:rsidR="00920D12" w:rsidRPr="00053744" w:rsidRDefault="00FA153B" w:rsidP="00184CDE">
            <w:pPr>
              <w:rPr>
                <w:rFonts w:ascii="Times New Roman" w:hAnsi="Times New Roman" w:cs="Times New Roman"/>
                <w:color w:val="000000"/>
              </w:rPr>
            </w:pPr>
            <w:hyperlink r:id="rId56" w:history="1">
              <w:r w:rsidR="00920D12" w:rsidRPr="00601014">
                <w:rPr>
                  <w:rStyle w:val="Hipervnculo"/>
                  <w:rFonts w:cs="Times New Roman"/>
                </w:rPr>
                <w:t>http://profesores.aulaplaneta.com/AuxPages/RecursoProfesor.aspx?IdGuion=14228&amp;IdRecurso=734253&amp;Transparent=on</w:t>
              </w:r>
            </w:hyperlink>
            <w:r w:rsidR="00920D12">
              <w:rPr>
                <w:rFonts w:ascii="Times New Roman" w:hAnsi="Times New Roman" w:cs="Times New Roman"/>
                <w:color w:val="000000"/>
              </w:rPr>
              <w:t xml:space="preserve"> </w:t>
            </w:r>
          </w:p>
        </w:tc>
      </w:tr>
      <w:tr w:rsidR="00920D12" w:rsidRPr="00053744" w14:paraId="7C048844" w14:textId="77777777" w:rsidTr="00184CDE">
        <w:tc>
          <w:tcPr>
            <w:tcW w:w="2547" w:type="dxa"/>
          </w:tcPr>
          <w:p w14:paraId="6EBF67B3" w14:textId="77777777" w:rsidR="00920D12" w:rsidRDefault="00920D12" w:rsidP="00184CD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281" w:type="dxa"/>
          </w:tcPr>
          <w:p w14:paraId="3FFA2FB2" w14:textId="77777777" w:rsidR="00920D12" w:rsidRPr="00053744" w:rsidRDefault="00920D12" w:rsidP="00184CDE">
            <w:pPr>
              <w:rPr>
                <w:rFonts w:ascii="Times New Roman" w:hAnsi="Times New Roman" w:cs="Times New Roman"/>
                <w:color w:val="000000"/>
              </w:rPr>
            </w:pPr>
          </w:p>
        </w:tc>
      </w:tr>
      <w:tr w:rsidR="00920D12" w:rsidRPr="00053744" w14:paraId="74F3F47B" w14:textId="77777777" w:rsidTr="00184CDE">
        <w:tc>
          <w:tcPr>
            <w:tcW w:w="2547" w:type="dxa"/>
          </w:tcPr>
          <w:p w14:paraId="54EC9947" w14:textId="77777777" w:rsidR="00920D12" w:rsidRDefault="00920D12" w:rsidP="00184CD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281" w:type="dxa"/>
          </w:tcPr>
          <w:p w14:paraId="13C12D4F" w14:textId="77777777" w:rsidR="00920D12" w:rsidRPr="00053744" w:rsidRDefault="00920D12" w:rsidP="00184CDE">
            <w:pPr>
              <w:rPr>
                <w:rFonts w:ascii="Times New Roman" w:hAnsi="Times New Roman" w:cs="Times New Roman"/>
                <w:color w:val="000000"/>
              </w:rPr>
            </w:pPr>
            <w:r>
              <w:rPr>
                <w:rFonts w:ascii="Times New Roman" w:hAnsi="Times New Roman" w:cs="Times New Roman"/>
                <w:color w:val="000000"/>
              </w:rPr>
              <w:t>Proyecto: análisis de los efectos de la globalización</w:t>
            </w:r>
          </w:p>
        </w:tc>
      </w:tr>
      <w:tr w:rsidR="00920D12" w:rsidRPr="00053744" w14:paraId="7C62122F" w14:textId="77777777" w:rsidTr="00184CDE">
        <w:tc>
          <w:tcPr>
            <w:tcW w:w="2547" w:type="dxa"/>
          </w:tcPr>
          <w:p w14:paraId="4DF70925" w14:textId="77777777" w:rsidR="00920D12" w:rsidRDefault="00920D12" w:rsidP="00184CD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281" w:type="dxa"/>
          </w:tcPr>
          <w:p w14:paraId="1926B107" w14:textId="77777777" w:rsidR="00920D12" w:rsidRPr="00053744" w:rsidRDefault="00920D12" w:rsidP="00920D12">
            <w:pPr>
              <w:rPr>
                <w:rFonts w:ascii="Times New Roman" w:hAnsi="Times New Roman" w:cs="Times New Roman"/>
                <w:color w:val="000000"/>
              </w:rPr>
            </w:pPr>
            <w:r>
              <w:rPr>
                <w:rFonts w:ascii="Times New Roman" w:hAnsi="Times New Roman" w:cs="Times New Roman"/>
                <w:color w:val="000000"/>
              </w:rPr>
              <w:t>Actividad que guía el trabajo colaborativo de investigación sobre los efectos de la globalización en las multinacionales del propio territorio</w:t>
            </w:r>
          </w:p>
        </w:tc>
      </w:tr>
    </w:tbl>
    <w:p w14:paraId="5960A190" w14:textId="77777777" w:rsidR="00920D12" w:rsidRDefault="00920D12" w:rsidP="00605ECD">
      <w:pPr>
        <w:spacing w:line="240" w:lineRule="auto"/>
        <w:rPr>
          <w:rFonts w:asciiTheme="majorHAnsi" w:eastAsia="Times New Roman" w:hAnsiTheme="majorHAnsi"/>
        </w:rPr>
      </w:pPr>
    </w:p>
    <w:p w14:paraId="6B230154" w14:textId="77777777" w:rsidR="00920D12" w:rsidRDefault="00920D12" w:rsidP="00605ECD">
      <w:pPr>
        <w:spacing w:line="240" w:lineRule="auto"/>
        <w:rPr>
          <w:rFonts w:asciiTheme="majorHAnsi" w:eastAsia="Times New Roman" w:hAnsiTheme="majorHAnsi"/>
        </w:rPr>
      </w:pPr>
    </w:p>
    <w:p w14:paraId="38F6E28F" w14:textId="77777777" w:rsidR="00D95A97" w:rsidRPr="00605ECD" w:rsidRDefault="00D95A97" w:rsidP="00605ECD">
      <w:pPr>
        <w:spacing w:line="240" w:lineRule="auto"/>
      </w:pPr>
    </w:p>
    <w:p w14:paraId="725E6947" w14:textId="77777777" w:rsidR="00605ECD" w:rsidRDefault="00605ECD" w:rsidP="00605ECD">
      <w:pPr>
        <w:spacing w:line="240" w:lineRule="auto"/>
        <w:rPr>
          <w:rFonts w:asciiTheme="majorHAnsi" w:eastAsia="Times New Roman" w:hAnsiTheme="majorHAnsi"/>
          <w:b/>
        </w:rPr>
      </w:pPr>
      <w:r w:rsidRPr="00605ECD">
        <w:rPr>
          <w:rFonts w:asciiTheme="majorHAnsi" w:hAnsiTheme="majorHAnsi" w:cs="Times New Roman"/>
          <w:b/>
        </w:rPr>
        <w:t>[SECCIÓN 1]</w:t>
      </w:r>
      <w:r w:rsidR="00184CDE">
        <w:rPr>
          <w:rFonts w:asciiTheme="majorHAnsi" w:hAnsiTheme="majorHAnsi" w:cs="Times New Roman"/>
        </w:rPr>
        <w:t xml:space="preserve"> </w:t>
      </w:r>
      <w:r>
        <w:rPr>
          <w:rFonts w:asciiTheme="majorHAnsi" w:hAnsiTheme="majorHAnsi" w:cs="Times New Roman"/>
          <w:b/>
        </w:rPr>
        <w:t>6</w:t>
      </w:r>
      <w:r w:rsidRPr="00F038CE">
        <w:rPr>
          <w:rFonts w:asciiTheme="majorHAnsi" w:hAnsiTheme="majorHAnsi" w:cs="Times New Roman"/>
          <w:b/>
        </w:rPr>
        <w:t xml:space="preserve"> </w:t>
      </w:r>
      <w:r w:rsidRPr="00F038CE">
        <w:rPr>
          <w:rFonts w:asciiTheme="majorHAnsi" w:eastAsia="Times New Roman" w:hAnsiTheme="majorHAnsi"/>
          <w:b/>
        </w:rPr>
        <w:t>Fin de tema</w:t>
      </w:r>
    </w:p>
    <w:p w14:paraId="2AF9C720" w14:textId="77777777" w:rsidR="00605ECD" w:rsidRPr="00F038CE" w:rsidRDefault="00605ECD" w:rsidP="00605ECD">
      <w:pPr>
        <w:spacing w:line="240" w:lineRule="auto"/>
        <w:rPr>
          <w:rFonts w:asciiTheme="majorHAnsi" w:hAnsiTheme="majorHAnsi"/>
        </w:rPr>
      </w:pPr>
    </w:p>
    <w:tbl>
      <w:tblPr>
        <w:tblW w:w="89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11"/>
      </w:tblGrid>
      <w:tr w:rsidR="00605ECD" w:rsidRPr="00F038CE" w14:paraId="7A5B5F4A" w14:textId="77777777" w:rsidTr="00184CDE">
        <w:trPr>
          <w:trHeight w:val="168"/>
        </w:trPr>
        <w:tc>
          <w:tcPr>
            <w:tcW w:w="8979" w:type="dxa"/>
            <w:gridSpan w:val="2"/>
            <w:shd w:val="clear" w:color="auto" w:fill="000000"/>
          </w:tcPr>
          <w:p w14:paraId="4B58D3B1" w14:textId="77777777" w:rsidR="00605ECD" w:rsidRPr="00F038CE" w:rsidRDefault="00184CDE" w:rsidP="00184CDE">
            <w:pPr>
              <w:pStyle w:val="Prrafodelista"/>
              <w:spacing w:line="240" w:lineRule="auto"/>
              <w:ind w:left="0"/>
              <w:rPr>
                <w:rFonts w:asciiTheme="majorHAnsi" w:hAnsiTheme="majorHAnsi" w:cs="Arial"/>
                <w:b/>
                <w:szCs w:val="24"/>
              </w:rPr>
            </w:pPr>
            <w:r>
              <w:rPr>
                <w:rFonts w:asciiTheme="majorHAnsi" w:hAnsiTheme="majorHAnsi" w:cs="Arial"/>
                <w:b/>
                <w:szCs w:val="24"/>
              </w:rPr>
              <w:t xml:space="preserve">  </w:t>
            </w:r>
            <w:r w:rsidR="00605ECD" w:rsidRPr="00F038CE">
              <w:rPr>
                <w:rFonts w:asciiTheme="majorHAnsi" w:hAnsiTheme="majorHAnsi" w:cs="Arial"/>
                <w:b/>
                <w:szCs w:val="24"/>
              </w:rPr>
              <w:t xml:space="preserve">                                    Mapa conceptual</w:t>
            </w:r>
          </w:p>
          <w:p w14:paraId="29BE0891" w14:textId="77777777" w:rsidR="00605ECD" w:rsidRPr="00F038CE" w:rsidRDefault="00605ECD" w:rsidP="00184CDE">
            <w:pPr>
              <w:pStyle w:val="Prrafodelista"/>
              <w:spacing w:line="240" w:lineRule="auto"/>
              <w:ind w:left="0"/>
              <w:rPr>
                <w:rFonts w:asciiTheme="majorHAnsi" w:hAnsiTheme="majorHAnsi" w:cs="Arial"/>
                <w:b/>
                <w:szCs w:val="24"/>
              </w:rPr>
            </w:pPr>
          </w:p>
        </w:tc>
      </w:tr>
      <w:tr w:rsidR="00605ECD" w:rsidRPr="00F038CE" w14:paraId="6D95F8B4" w14:textId="77777777" w:rsidTr="00184CDE">
        <w:trPr>
          <w:trHeight w:val="183"/>
        </w:trPr>
        <w:tc>
          <w:tcPr>
            <w:tcW w:w="2268" w:type="dxa"/>
            <w:shd w:val="clear" w:color="auto" w:fill="auto"/>
          </w:tcPr>
          <w:p w14:paraId="1E639810" w14:textId="77777777" w:rsidR="00605ECD" w:rsidRPr="00F038CE" w:rsidRDefault="00605ECD" w:rsidP="00184CDE">
            <w:pPr>
              <w:pStyle w:val="Prrafodelista"/>
              <w:spacing w:line="240" w:lineRule="auto"/>
              <w:ind w:left="0"/>
              <w:rPr>
                <w:rFonts w:asciiTheme="majorHAnsi" w:hAnsiTheme="majorHAnsi" w:cs="Arial"/>
                <w:b/>
                <w:szCs w:val="24"/>
              </w:rPr>
            </w:pPr>
            <w:r w:rsidRPr="00F038CE">
              <w:rPr>
                <w:rFonts w:asciiTheme="majorHAnsi" w:hAnsiTheme="majorHAnsi" w:cs="Arial"/>
                <w:b/>
                <w:szCs w:val="24"/>
              </w:rPr>
              <w:t>Código</w:t>
            </w:r>
          </w:p>
        </w:tc>
        <w:tc>
          <w:tcPr>
            <w:tcW w:w="6711" w:type="dxa"/>
            <w:shd w:val="clear" w:color="auto" w:fill="auto"/>
          </w:tcPr>
          <w:p w14:paraId="6DCD7327" w14:textId="77777777" w:rsidR="00605ECD" w:rsidRPr="00F038CE" w:rsidRDefault="00605ECD" w:rsidP="00184CDE">
            <w:pPr>
              <w:pStyle w:val="Prrafodelista"/>
              <w:spacing w:line="240" w:lineRule="auto"/>
              <w:ind w:left="0"/>
              <w:rPr>
                <w:rFonts w:asciiTheme="majorHAnsi" w:hAnsiTheme="majorHAnsi" w:cs="Arial"/>
                <w:b/>
                <w:szCs w:val="24"/>
              </w:rPr>
            </w:pPr>
          </w:p>
          <w:p w14:paraId="7DC79B19" w14:textId="77777777" w:rsidR="00605ECD" w:rsidRPr="00F038CE" w:rsidRDefault="00920D12" w:rsidP="00184CDE">
            <w:pPr>
              <w:pStyle w:val="Prrafodelista"/>
              <w:spacing w:line="240" w:lineRule="auto"/>
              <w:ind w:left="0"/>
              <w:rPr>
                <w:rFonts w:asciiTheme="majorHAnsi" w:hAnsiTheme="majorHAnsi" w:cs="Arial"/>
                <w:b/>
                <w:szCs w:val="24"/>
              </w:rPr>
            </w:pPr>
            <w:r w:rsidRPr="00920D12">
              <w:rPr>
                <w:lang w:val="es"/>
              </w:rPr>
              <w:t>CS_10_06</w:t>
            </w:r>
            <w:r w:rsidRPr="00920D12">
              <w:rPr>
                <w:rFonts w:ascii="Arial" w:hAnsi="Arial" w:cs="Arial"/>
                <w:szCs w:val="24"/>
                <w:lang w:val="es"/>
              </w:rPr>
              <w:t>_CO</w:t>
            </w:r>
            <w:r w:rsidRPr="00920D12">
              <w:rPr>
                <w:b/>
              </w:rPr>
              <w:softHyphen/>
            </w:r>
            <w:r w:rsidRPr="00920D12">
              <w:rPr>
                <w:b/>
              </w:rPr>
              <w:softHyphen/>
            </w:r>
            <w:r w:rsidRPr="00920D12">
              <w:t>_</w:t>
            </w:r>
            <w:r w:rsidRPr="00920D12">
              <w:rPr>
                <w:rFonts w:ascii="Arial" w:hAnsi="Arial" w:cs="Arial"/>
                <w:szCs w:val="24"/>
              </w:rPr>
              <w:t>REC</w:t>
            </w:r>
            <w:r>
              <w:t>230</w:t>
            </w:r>
          </w:p>
        </w:tc>
      </w:tr>
      <w:tr w:rsidR="00605ECD" w:rsidRPr="00F038CE" w14:paraId="1FDE9A65" w14:textId="77777777" w:rsidTr="00184CDE">
        <w:trPr>
          <w:trHeight w:val="380"/>
        </w:trPr>
        <w:tc>
          <w:tcPr>
            <w:tcW w:w="2268" w:type="dxa"/>
            <w:shd w:val="clear" w:color="auto" w:fill="auto"/>
          </w:tcPr>
          <w:p w14:paraId="2D72FD83" w14:textId="77777777" w:rsidR="00605ECD" w:rsidRPr="00F038CE" w:rsidRDefault="00605ECD" w:rsidP="00184CDE">
            <w:pPr>
              <w:pStyle w:val="Prrafodelista"/>
              <w:spacing w:line="240" w:lineRule="auto"/>
              <w:ind w:left="0"/>
              <w:rPr>
                <w:rFonts w:asciiTheme="majorHAnsi" w:hAnsiTheme="majorHAnsi" w:cs="Arial"/>
                <w:b/>
                <w:szCs w:val="24"/>
              </w:rPr>
            </w:pPr>
            <w:r w:rsidRPr="00F038CE">
              <w:rPr>
                <w:rFonts w:asciiTheme="majorHAnsi" w:hAnsiTheme="majorHAnsi" w:cs="Arial"/>
                <w:b/>
                <w:szCs w:val="24"/>
              </w:rPr>
              <w:lastRenderedPageBreak/>
              <w:t>Título</w:t>
            </w:r>
          </w:p>
        </w:tc>
        <w:tc>
          <w:tcPr>
            <w:tcW w:w="6711" w:type="dxa"/>
            <w:shd w:val="clear" w:color="auto" w:fill="auto"/>
          </w:tcPr>
          <w:p w14:paraId="2F7468A0" w14:textId="77777777" w:rsidR="00605ECD" w:rsidRPr="00F038CE" w:rsidRDefault="00605ECD" w:rsidP="00184CDE">
            <w:pPr>
              <w:spacing w:before="100" w:beforeAutospacing="1" w:after="510" w:line="240" w:lineRule="auto"/>
              <w:rPr>
                <w:rFonts w:asciiTheme="majorHAnsi" w:hAnsiTheme="majorHAnsi"/>
                <w:b/>
              </w:rPr>
            </w:pPr>
            <w:r w:rsidRPr="00F038CE">
              <w:rPr>
                <w:rFonts w:asciiTheme="majorHAnsi" w:hAnsiTheme="majorHAnsi"/>
                <w:b/>
              </w:rPr>
              <w:t>Mapa conceptual</w:t>
            </w:r>
          </w:p>
        </w:tc>
      </w:tr>
      <w:tr w:rsidR="00605ECD" w:rsidRPr="00F038CE" w14:paraId="3AB1AB2B" w14:textId="77777777" w:rsidTr="00184CDE">
        <w:trPr>
          <w:trHeight w:val="696"/>
        </w:trPr>
        <w:tc>
          <w:tcPr>
            <w:tcW w:w="2268" w:type="dxa"/>
            <w:shd w:val="clear" w:color="auto" w:fill="auto"/>
          </w:tcPr>
          <w:p w14:paraId="39D5C71E" w14:textId="77777777" w:rsidR="00605ECD" w:rsidRPr="00F038CE" w:rsidRDefault="00605ECD" w:rsidP="00184CDE">
            <w:pPr>
              <w:spacing w:line="240" w:lineRule="auto"/>
              <w:rPr>
                <w:rFonts w:asciiTheme="majorHAnsi" w:hAnsiTheme="majorHAnsi"/>
              </w:rPr>
            </w:pPr>
            <w:r w:rsidRPr="00F038CE">
              <w:rPr>
                <w:rFonts w:asciiTheme="majorHAnsi" w:hAnsiTheme="majorHAnsi"/>
                <w:b/>
              </w:rPr>
              <w:t>Descripción</w:t>
            </w:r>
          </w:p>
        </w:tc>
        <w:tc>
          <w:tcPr>
            <w:tcW w:w="6711" w:type="dxa"/>
            <w:shd w:val="clear" w:color="auto" w:fill="auto"/>
          </w:tcPr>
          <w:p w14:paraId="5944AD1A" w14:textId="77777777" w:rsidR="00605ECD" w:rsidRPr="00F038CE" w:rsidRDefault="00605ECD" w:rsidP="00184CDE">
            <w:pPr>
              <w:spacing w:before="100" w:beforeAutospacing="1" w:after="510" w:line="240" w:lineRule="auto"/>
              <w:rPr>
                <w:rFonts w:asciiTheme="majorHAnsi" w:eastAsia="Times New Roman" w:hAnsiTheme="majorHAnsi"/>
                <w:color w:val="0D3158"/>
              </w:rPr>
            </w:pPr>
            <w:r w:rsidRPr="00F038CE">
              <w:rPr>
                <w:rFonts w:asciiTheme="majorHAnsi" w:eastAsia="Times New Roman" w:hAnsiTheme="majorHAnsi"/>
              </w:rPr>
              <w:t>Mapa conceptual: La economía</w:t>
            </w:r>
            <w:r>
              <w:rPr>
                <w:rFonts w:asciiTheme="majorHAnsi" w:eastAsia="Times New Roman" w:hAnsiTheme="majorHAnsi"/>
              </w:rPr>
              <w:t xml:space="preserve"> globalizada</w:t>
            </w:r>
          </w:p>
        </w:tc>
      </w:tr>
    </w:tbl>
    <w:p w14:paraId="4D00599A" w14:textId="77777777" w:rsidR="00605ECD" w:rsidRPr="00F038CE" w:rsidRDefault="00605ECD" w:rsidP="00605ECD">
      <w:pPr>
        <w:spacing w:before="100" w:beforeAutospacing="1" w:after="100" w:afterAutospacing="1" w:line="240" w:lineRule="auto"/>
        <w:rPr>
          <w:rFonts w:asciiTheme="majorHAnsi" w:eastAsia="Times New Roman" w:hAnsiTheme="majorHAnsi"/>
          <w:b/>
        </w:rPr>
      </w:pPr>
    </w:p>
    <w:tbl>
      <w:tblPr>
        <w:tblStyle w:val="Tablaconcuadrcula"/>
        <w:tblW w:w="0" w:type="auto"/>
        <w:tblLook w:val="04A0" w:firstRow="1" w:lastRow="0" w:firstColumn="1" w:lastColumn="0" w:noHBand="0" w:noVBand="1"/>
      </w:tblPr>
      <w:tblGrid>
        <w:gridCol w:w="2518"/>
        <w:gridCol w:w="6515"/>
      </w:tblGrid>
      <w:tr w:rsidR="00605ECD" w:rsidRPr="00F038CE" w14:paraId="0B8B0249" w14:textId="77777777" w:rsidTr="00184CDE">
        <w:tc>
          <w:tcPr>
            <w:tcW w:w="2518" w:type="dxa"/>
          </w:tcPr>
          <w:p w14:paraId="217A3FA4" w14:textId="77777777" w:rsidR="00605ECD" w:rsidRPr="00F038CE" w:rsidRDefault="00605ECD" w:rsidP="00184CDE">
            <w:pPr>
              <w:spacing w:line="240" w:lineRule="auto"/>
              <w:rPr>
                <w:rFonts w:asciiTheme="majorHAnsi" w:hAnsiTheme="majorHAnsi" w:cs="Times New Roman"/>
                <w:b/>
              </w:rPr>
            </w:pPr>
          </w:p>
        </w:tc>
        <w:tc>
          <w:tcPr>
            <w:tcW w:w="6515" w:type="dxa"/>
          </w:tcPr>
          <w:p w14:paraId="69E8301F" w14:textId="77777777" w:rsidR="00605ECD" w:rsidRPr="00F038CE" w:rsidRDefault="00605ECD" w:rsidP="00184CDE">
            <w:pPr>
              <w:spacing w:line="240" w:lineRule="auto"/>
              <w:rPr>
                <w:rFonts w:asciiTheme="majorHAnsi" w:hAnsiTheme="majorHAnsi" w:cs="Times New Roman"/>
                <w:b/>
              </w:rPr>
            </w:pPr>
            <w:r w:rsidRPr="00F038CE">
              <w:rPr>
                <w:rFonts w:asciiTheme="majorHAnsi" w:hAnsiTheme="majorHAnsi" w:cs="Times New Roman"/>
                <w:b/>
              </w:rPr>
              <w:t>Evaluación   M4A</w:t>
            </w:r>
          </w:p>
        </w:tc>
      </w:tr>
      <w:tr w:rsidR="00605ECD" w:rsidRPr="00F038CE" w14:paraId="316E6B18" w14:textId="77777777" w:rsidTr="00184CDE">
        <w:tc>
          <w:tcPr>
            <w:tcW w:w="2518" w:type="dxa"/>
          </w:tcPr>
          <w:p w14:paraId="6EE36902" w14:textId="77777777" w:rsidR="00605ECD" w:rsidRPr="00F038CE" w:rsidRDefault="00605ECD" w:rsidP="00184CDE">
            <w:pPr>
              <w:spacing w:line="240" w:lineRule="auto"/>
              <w:rPr>
                <w:rFonts w:asciiTheme="majorHAnsi" w:hAnsiTheme="majorHAnsi" w:cs="Times New Roman"/>
                <w:b/>
              </w:rPr>
            </w:pPr>
            <w:r w:rsidRPr="00F038CE">
              <w:rPr>
                <w:rFonts w:asciiTheme="majorHAnsi" w:hAnsiTheme="majorHAnsi" w:cs="Times New Roman"/>
                <w:b/>
              </w:rPr>
              <w:t>Código</w:t>
            </w:r>
          </w:p>
        </w:tc>
        <w:tc>
          <w:tcPr>
            <w:tcW w:w="6515" w:type="dxa"/>
          </w:tcPr>
          <w:p w14:paraId="25405E4D" w14:textId="77777777" w:rsidR="00605ECD" w:rsidRPr="00F038CE" w:rsidRDefault="00920D12" w:rsidP="00184CDE">
            <w:pPr>
              <w:spacing w:line="240" w:lineRule="auto"/>
              <w:rPr>
                <w:rFonts w:asciiTheme="majorHAnsi" w:hAnsiTheme="majorHAnsi" w:cs="Times New Roman"/>
                <w:b/>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t>240</w:t>
            </w:r>
          </w:p>
        </w:tc>
      </w:tr>
      <w:tr w:rsidR="00605ECD" w:rsidRPr="00F038CE" w14:paraId="3737F99B" w14:textId="77777777" w:rsidTr="00184CDE">
        <w:tc>
          <w:tcPr>
            <w:tcW w:w="2518" w:type="dxa"/>
          </w:tcPr>
          <w:p w14:paraId="740F3741" w14:textId="77777777" w:rsidR="00605ECD" w:rsidRPr="00F038CE" w:rsidRDefault="00605ECD" w:rsidP="00184CDE">
            <w:pPr>
              <w:spacing w:line="240" w:lineRule="auto"/>
              <w:rPr>
                <w:rFonts w:asciiTheme="majorHAnsi" w:hAnsiTheme="majorHAnsi" w:cs="Times New Roman"/>
              </w:rPr>
            </w:pPr>
            <w:r w:rsidRPr="00F038CE">
              <w:rPr>
                <w:rFonts w:asciiTheme="majorHAnsi" w:hAnsiTheme="majorHAnsi" w:cs="Times New Roman"/>
                <w:b/>
              </w:rPr>
              <w:t>Título</w:t>
            </w:r>
          </w:p>
        </w:tc>
        <w:tc>
          <w:tcPr>
            <w:tcW w:w="6515" w:type="dxa"/>
          </w:tcPr>
          <w:p w14:paraId="06C7BA05" w14:textId="77777777" w:rsidR="00605ECD" w:rsidRPr="00F038CE" w:rsidRDefault="00605ECD" w:rsidP="00184CDE">
            <w:pPr>
              <w:spacing w:line="240" w:lineRule="auto"/>
              <w:rPr>
                <w:rFonts w:asciiTheme="majorHAnsi" w:hAnsiTheme="majorHAnsi" w:cs="Times New Roman"/>
                <w:b/>
              </w:rPr>
            </w:pPr>
            <w:r w:rsidRPr="00F038CE">
              <w:rPr>
                <w:rFonts w:asciiTheme="majorHAnsi" w:hAnsiTheme="majorHAnsi" w:cs="Times New Roman"/>
                <w:b/>
              </w:rPr>
              <w:t>Autoevaluación</w:t>
            </w:r>
          </w:p>
        </w:tc>
      </w:tr>
      <w:tr w:rsidR="00605ECD" w:rsidRPr="00F038CE" w14:paraId="0CB80E83" w14:textId="77777777" w:rsidTr="00184CDE">
        <w:tc>
          <w:tcPr>
            <w:tcW w:w="2518" w:type="dxa"/>
          </w:tcPr>
          <w:p w14:paraId="796F7417" w14:textId="77777777" w:rsidR="00605ECD" w:rsidRPr="00F038CE" w:rsidRDefault="00605ECD" w:rsidP="00184CDE">
            <w:pPr>
              <w:spacing w:line="240" w:lineRule="auto"/>
              <w:rPr>
                <w:rFonts w:asciiTheme="majorHAnsi" w:hAnsiTheme="majorHAnsi" w:cs="Times New Roman"/>
              </w:rPr>
            </w:pPr>
            <w:r w:rsidRPr="00F038CE">
              <w:rPr>
                <w:rFonts w:asciiTheme="majorHAnsi" w:hAnsiTheme="majorHAnsi" w:cs="Times New Roman"/>
                <w:b/>
              </w:rPr>
              <w:t>Descripción</w:t>
            </w:r>
          </w:p>
        </w:tc>
        <w:tc>
          <w:tcPr>
            <w:tcW w:w="6515" w:type="dxa"/>
          </w:tcPr>
          <w:p w14:paraId="43C58CD1" w14:textId="77777777" w:rsidR="00605ECD" w:rsidRPr="00F038CE" w:rsidRDefault="00605ECD" w:rsidP="00184CDE">
            <w:pPr>
              <w:spacing w:line="240" w:lineRule="auto"/>
              <w:rPr>
                <w:rFonts w:asciiTheme="majorHAnsi" w:hAnsiTheme="majorHAnsi" w:cs="Times New Roman"/>
              </w:rPr>
            </w:pPr>
            <w:r w:rsidRPr="00F038CE">
              <w:rPr>
                <w:rFonts w:asciiTheme="majorHAnsi" w:hAnsiTheme="majorHAnsi" w:cs="Times New Roman"/>
              </w:rPr>
              <w:t xml:space="preserve">Evalúa tus conocimientos sobre el </w:t>
            </w:r>
            <w:r>
              <w:rPr>
                <w:rFonts w:asciiTheme="majorHAnsi" w:hAnsiTheme="majorHAnsi" w:cs="Times New Roman"/>
              </w:rPr>
              <w:t>tema La economía globalizada</w:t>
            </w:r>
          </w:p>
        </w:tc>
      </w:tr>
    </w:tbl>
    <w:p w14:paraId="0C11703D" w14:textId="77777777" w:rsidR="00605ECD" w:rsidRPr="00F038CE" w:rsidRDefault="00605ECD" w:rsidP="00605ECD">
      <w:pPr>
        <w:spacing w:before="100" w:beforeAutospacing="1" w:after="100" w:afterAutospacing="1" w:line="240" w:lineRule="auto"/>
        <w:rPr>
          <w:rFonts w:asciiTheme="majorHAnsi" w:eastAsia="Times New Roman" w:hAnsiTheme="majorHAnsi"/>
        </w:rPr>
      </w:pPr>
    </w:p>
    <w:tbl>
      <w:tblPr>
        <w:tblStyle w:val="Tablaconcuadrcula"/>
        <w:tblW w:w="0" w:type="auto"/>
        <w:tblLook w:val="04A0" w:firstRow="1" w:lastRow="0" w:firstColumn="1" w:lastColumn="0" w:noHBand="0" w:noVBand="1"/>
      </w:tblPr>
      <w:tblGrid>
        <w:gridCol w:w="2518"/>
        <w:gridCol w:w="6515"/>
      </w:tblGrid>
      <w:tr w:rsidR="00605ECD" w:rsidRPr="00F038CE" w14:paraId="1B36B4AE" w14:textId="77777777" w:rsidTr="00184CDE">
        <w:tc>
          <w:tcPr>
            <w:tcW w:w="9033" w:type="dxa"/>
            <w:gridSpan w:val="2"/>
            <w:tcBorders>
              <w:top w:val="single" w:sz="4" w:space="0" w:color="000000"/>
              <w:left w:val="single" w:sz="4" w:space="0" w:color="000000"/>
              <w:bottom w:val="single" w:sz="4" w:space="0" w:color="000000"/>
              <w:right w:val="single" w:sz="4" w:space="0" w:color="000000"/>
            </w:tcBorders>
            <w:shd w:val="clear" w:color="auto" w:fill="auto"/>
            <w:hideMark/>
          </w:tcPr>
          <w:p w14:paraId="140B93ED" w14:textId="77777777" w:rsidR="00605ECD" w:rsidRPr="00F038CE" w:rsidRDefault="00605ECD" w:rsidP="00184CDE">
            <w:pPr>
              <w:spacing w:line="240" w:lineRule="auto"/>
              <w:jc w:val="center"/>
              <w:rPr>
                <w:rFonts w:asciiTheme="majorHAnsi" w:eastAsiaTheme="minorHAnsi" w:hAnsiTheme="majorHAnsi" w:cstheme="minorBidi"/>
                <w:b/>
                <w:color w:val="000000" w:themeColor="text1"/>
                <w:highlight w:val="none"/>
              </w:rPr>
            </w:pPr>
            <w:r w:rsidRPr="00F038CE">
              <w:rPr>
                <w:rFonts w:asciiTheme="majorHAnsi" w:hAnsiTheme="majorHAnsi"/>
                <w:b/>
                <w:color w:val="000000" w:themeColor="text1"/>
              </w:rPr>
              <w:t>Practica: recurso nuevo</w:t>
            </w:r>
          </w:p>
        </w:tc>
      </w:tr>
      <w:tr w:rsidR="00605ECD" w:rsidRPr="00F038CE" w14:paraId="6E3A9849" w14:textId="77777777" w:rsidTr="00184CDE">
        <w:tc>
          <w:tcPr>
            <w:tcW w:w="2518" w:type="dxa"/>
            <w:tcBorders>
              <w:top w:val="single" w:sz="4" w:space="0" w:color="000000"/>
              <w:left w:val="single" w:sz="4" w:space="0" w:color="000000"/>
              <w:bottom w:val="single" w:sz="4" w:space="0" w:color="000000"/>
              <w:right w:val="single" w:sz="4" w:space="0" w:color="000000"/>
            </w:tcBorders>
            <w:hideMark/>
          </w:tcPr>
          <w:p w14:paraId="1CBE38ED" w14:textId="77777777" w:rsidR="00605ECD" w:rsidRPr="00F038CE" w:rsidRDefault="00605ECD" w:rsidP="00184CDE">
            <w:pPr>
              <w:spacing w:line="240" w:lineRule="auto"/>
              <w:rPr>
                <w:rFonts w:asciiTheme="majorHAnsi" w:hAnsiTheme="majorHAnsi"/>
                <w:b/>
                <w:color w:val="000000"/>
                <w:lang w:val="es-ES_tradnl"/>
              </w:rPr>
            </w:pPr>
            <w:r w:rsidRPr="00F038CE">
              <w:rPr>
                <w:rFonts w:asciiTheme="majorHAnsi" w:hAnsiTheme="majorHAnsi"/>
                <w:b/>
                <w:color w:val="000000"/>
              </w:rPr>
              <w:t>Código</w:t>
            </w:r>
          </w:p>
        </w:tc>
        <w:tc>
          <w:tcPr>
            <w:tcW w:w="6515" w:type="dxa"/>
            <w:tcBorders>
              <w:top w:val="single" w:sz="4" w:space="0" w:color="000000"/>
              <w:left w:val="single" w:sz="4" w:space="0" w:color="000000"/>
              <w:bottom w:val="single" w:sz="4" w:space="0" w:color="000000"/>
              <w:right w:val="single" w:sz="4" w:space="0" w:color="000000"/>
            </w:tcBorders>
            <w:hideMark/>
          </w:tcPr>
          <w:p w14:paraId="489A9B0A" w14:textId="77777777" w:rsidR="00605ECD" w:rsidRPr="00F038CE" w:rsidRDefault="00920D12" w:rsidP="00605ECD">
            <w:pPr>
              <w:spacing w:line="240" w:lineRule="auto"/>
              <w:rPr>
                <w:rFonts w:asciiTheme="majorHAnsi" w:hAnsiTheme="majorHAnsi"/>
                <w:b/>
                <w:color w:val="000000"/>
              </w:rPr>
            </w:pPr>
            <w:r w:rsidRPr="00920D12">
              <w:rPr>
                <w:highlight w:val="none"/>
                <w:lang w:val="es"/>
              </w:rPr>
              <w:t>CS_10_06_CO</w:t>
            </w:r>
            <w:r w:rsidRPr="00920D12">
              <w:rPr>
                <w:b/>
                <w:highlight w:val="none"/>
              </w:rPr>
              <w:softHyphen/>
            </w:r>
            <w:r w:rsidRPr="00920D12">
              <w:rPr>
                <w:b/>
                <w:highlight w:val="none"/>
              </w:rPr>
              <w:softHyphen/>
            </w:r>
            <w:r w:rsidRPr="00920D12">
              <w:rPr>
                <w:highlight w:val="none"/>
              </w:rPr>
              <w:t>_REC</w:t>
            </w:r>
            <w:r>
              <w:t>250</w:t>
            </w:r>
          </w:p>
        </w:tc>
      </w:tr>
      <w:tr w:rsidR="00605ECD" w:rsidRPr="00F038CE" w14:paraId="104E21E9" w14:textId="77777777" w:rsidTr="00184CDE">
        <w:tc>
          <w:tcPr>
            <w:tcW w:w="2518" w:type="dxa"/>
            <w:tcBorders>
              <w:top w:val="single" w:sz="4" w:space="0" w:color="000000"/>
              <w:left w:val="single" w:sz="4" w:space="0" w:color="000000"/>
              <w:bottom w:val="single" w:sz="4" w:space="0" w:color="000000"/>
              <w:right w:val="single" w:sz="4" w:space="0" w:color="000000"/>
            </w:tcBorders>
            <w:hideMark/>
          </w:tcPr>
          <w:p w14:paraId="58F11790" w14:textId="77777777" w:rsidR="00605ECD" w:rsidRPr="00F038CE" w:rsidRDefault="00605ECD" w:rsidP="00184CDE">
            <w:pPr>
              <w:spacing w:line="240" w:lineRule="auto"/>
              <w:rPr>
                <w:rFonts w:asciiTheme="majorHAnsi" w:hAnsiTheme="majorHAnsi"/>
                <w:color w:val="000000"/>
              </w:rPr>
            </w:pPr>
            <w:r w:rsidRPr="00F038CE">
              <w:rPr>
                <w:rFonts w:asciiTheme="majorHAnsi" w:hAnsiTheme="majorHAnsi"/>
                <w:b/>
                <w:color w:val="000000"/>
              </w:rPr>
              <w:t>Título</w:t>
            </w:r>
          </w:p>
        </w:tc>
        <w:tc>
          <w:tcPr>
            <w:tcW w:w="6515" w:type="dxa"/>
            <w:tcBorders>
              <w:top w:val="single" w:sz="4" w:space="0" w:color="000000"/>
              <w:left w:val="single" w:sz="4" w:space="0" w:color="000000"/>
              <w:bottom w:val="single" w:sz="4" w:space="0" w:color="000000"/>
              <w:right w:val="single" w:sz="4" w:space="0" w:color="000000"/>
            </w:tcBorders>
            <w:hideMark/>
          </w:tcPr>
          <w:p w14:paraId="3421D0A5" w14:textId="77777777" w:rsidR="00605ECD" w:rsidRPr="00F038CE" w:rsidRDefault="00605ECD" w:rsidP="00184CDE">
            <w:pPr>
              <w:spacing w:line="240" w:lineRule="auto"/>
              <w:rPr>
                <w:rFonts w:asciiTheme="majorHAnsi" w:hAnsiTheme="majorHAnsi"/>
                <w:color w:val="000000"/>
              </w:rPr>
            </w:pPr>
            <w:r w:rsidRPr="00F038CE">
              <w:rPr>
                <w:rFonts w:asciiTheme="majorHAnsi" w:hAnsiTheme="majorHAnsi"/>
                <w:color w:val="000000"/>
              </w:rPr>
              <w:t xml:space="preserve">Banco de actividades: </w:t>
            </w:r>
            <w:r w:rsidRPr="00F038CE">
              <w:rPr>
                <w:rFonts w:asciiTheme="majorHAnsi" w:hAnsiTheme="majorHAnsi"/>
              </w:rPr>
              <w:t xml:space="preserve">La </w:t>
            </w:r>
            <w:r>
              <w:rPr>
                <w:rFonts w:asciiTheme="majorHAnsi" w:hAnsiTheme="majorHAnsi"/>
              </w:rPr>
              <w:t>economía globalizada</w:t>
            </w:r>
          </w:p>
        </w:tc>
      </w:tr>
      <w:tr w:rsidR="00605ECD" w:rsidRPr="00F038CE" w14:paraId="3F0C5970" w14:textId="77777777" w:rsidTr="00184CDE">
        <w:tc>
          <w:tcPr>
            <w:tcW w:w="2518" w:type="dxa"/>
            <w:tcBorders>
              <w:top w:val="single" w:sz="4" w:space="0" w:color="000000"/>
              <w:left w:val="single" w:sz="4" w:space="0" w:color="000000"/>
              <w:bottom w:val="single" w:sz="4" w:space="0" w:color="000000"/>
              <w:right w:val="single" w:sz="4" w:space="0" w:color="000000"/>
            </w:tcBorders>
            <w:hideMark/>
          </w:tcPr>
          <w:p w14:paraId="2077A490" w14:textId="77777777" w:rsidR="00605ECD" w:rsidRPr="00F038CE" w:rsidRDefault="00605ECD" w:rsidP="00184CDE">
            <w:pPr>
              <w:spacing w:line="240" w:lineRule="auto"/>
              <w:rPr>
                <w:rFonts w:asciiTheme="majorHAnsi" w:hAnsiTheme="majorHAnsi"/>
                <w:color w:val="000000"/>
              </w:rPr>
            </w:pPr>
            <w:r w:rsidRPr="00F038CE">
              <w:rPr>
                <w:rFonts w:asciiTheme="majorHAnsi" w:hAnsiTheme="majorHAnsi"/>
                <w:b/>
                <w:color w:val="000000"/>
              </w:rPr>
              <w:t>Descripción</w:t>
            </w:r>
          </w:p>
        </w:tc>
        <w:tc>
          <w:tcPr>
            <w:tcW w:w="6515" w:type="dxa"/>
            <w:tcBorders>
              <w:top w:val="single" w:sz="4" w:space="0" w:color="000000"/>
              <w:left w:val="single" w:sz="4" w:space="0" w:color="000000"/>
              <w:bottom w:val="single" w:sz="4" w:space="0" w:color="000000"/>
              <w:right w:val="single" w:sz="4" w:space="0" w:color="000000"/>
            </w:tcBorders>
            <w:hideMark/>
          </w:tcPr>
          <w:p w14:paraId="28F0F5A4" w14:textId="77777777" w:rsidR="00605ECD" w:rsidRPr="00F038CE" w:rsidRDefault="00605ECD" w:rsidP="00605ECD">
            <w:pPr>
              <w:spacing w:line="240" w:lineRule="auto"/>
              <w:rPr>
                <w:rFonts w:asciiTheme="majorHAnsi" w:hAnsiTheme="majorHAnsi"/>
                <w:color w:val="000000"/>
              </w:rPr>
            </w:pPr>
            <w:r w:rsidRPr="00F038CE">
              <w:rPr>
                <w:rFonts w:asciiTheme="majorHAnsi" w:hAnsiTheme="majorHAnsi"/>
                <w:color w:val="000000"/>
              </w:rPr>
              <w:t xml:space="preserve">Actividad que permite evaluar los conocimientos incorporados </w:t>
            </w:r>
            <w:r>
              <w:rPr>
                <w:rFonts w:asciiTheme="majorHAnsi" w:hAnsiTheme="majorHAnsi"/>
                <w:color w:val="000000"/>
              </w:rPr>
              <w:t>sobre La economía globalizada</w:t>
            </w:r>
          </w:p>
        </w:tc>
      </w:tr>
    </w:tbl>
    <w:p w14:paraId="57CFF4C1" w14:textId="77777777" w:rsidR="00605ECD" w:rsidRPr="00F038CE" w:rsidRDefault="00605ECD" w:rsidP="00605ECD">
      <w:pPr>
        <w:spacing w:line="240" w:lineRule="auto"/>
        <w:rPr>
          <w:rFonts w:asciiTheme="majorHAnsi" w:hAnsiTheme="majorHAnsi"/>
        </w:rPr>
      </w:pPr>
    </w:p>
    <w:p w14:paraId="5FED6C80" w14:textId="77777777" w:rsidR="00D95A97" w:rsidRPr="00605ECD" w:rsidRDefault="00D95A97" w:rsidP="00605ECD">
      <w:pPr>
        <w:spacing w:line="240" w:lineRule="auto"/>
      </w:pPr>
    </w:p>
    <w:p w14:paraId="326842EB" w14:textId="77777777" w:rsidR="00EF5180" w:rsidRPr="00605ECD" w:rsidRDefault="00EF5180" w:rsidP="00605ECD">
      <w:pPr>
        <w:spacing w:line="240" w:lineRule="auto"/>
      </w:pPr>
    </w:p>
    <w:tbl>
      <w:tblPr>
        <w:tblStyle w:val="Tablaconcuadrcula"/>
        <w:tblW w:w="0" w:type="auto"/>
        <w:tblLayout w:type="fixed"/>
        <w:tblLook w:val="04A0" w:firstRow="1" w:lastRow="0" w:firstColumn="1" w:lastColumn="0" w:noHBand="0" w:noVBand="1"/>
      </w:tblPr>
      <w:tblGrid>
        <w:gridCol w:w="1101"/>
        <w:gridCol w:w="1593"/>
        <w:gridCol w:w="6360"/>
      </w:tblGrid>
      <w:tr w:rsidR="00605ECD" w:rsidRPr="007B0737" w14:paraId="64D59442" w14:textId="77777777" w:rsidTr="00184CDE">
        <w:tc>
          <w:tcPr>
            <w:tcW w:w="9054" w:type="dxa"/>
            <w:gridSpan w:val="3"/>
            <w:shd w:val="clear" w:color="auto" w:fill="000000" w:themeFill="text1"/>
          </w:tcPr>
          <w:p w14:paraId="64DBF1BC" w14:textId="77777777" w:rsidR="00605ECD" w:rsidRPr="007B0737" w:rsidRDefault="00605ECD" w:rsidP="00184CDE">
            <w:pPr>
              <w:jc w:val="center"/>
              <w:rPr>
                <w:rFonts w:ascii="Times New Roman" w:hAnsi="Times New Roman" w:cs="Times New Roman"/>
                <w:b/>
              </w:rPr>
            </w:pPr>
            <w:r w:rsidRPr="00605ECD">
              <w:rPr>
                <w:rFonts w:ascii="Times New Roman" w:hAnsi="Times New Roman" w:cs="Times New Roman"/>
                <w:b/>
              </w:rPr>
              <w:t>Webs de referencia</w:t>
            </w:r>
          </w:p>
        </w:tc>
      </w:tr>
      <w:tr w:rsidR="00605ECD" w:rsidRPr="007B0737" w14:paraId="449E2653" w14:textId="77777777" w:rsidTr="00184CDE">
        <w:tc>
          <w:tcPr>
            <w:tcW w:w="1101" w:type="dxa"/>
          </w:tcPr>
          <w:p w14:paraId="70A59572" w14:textId="77777777" w:rsidR="00605ECD" w:rsidRPr="007B0737" w:rsidRDefault="00605ECD" w:rsidP="00184CDE">
            <w:pPr>
              <w:rPr>
                <w:rFonts w:ascii="Times New Roman" w:hAnsi="Times New Roman" w:cs="Times New Roman"/>
                <w:b/>
                <w:sz w:val="18"/>
                <w:szCs w:val="18"/>
              </w:rPr>
            </w:pPr>
            <w:r w:rsidRPr="007B0737">
              <w:rPr>
                <w:rFonts w:ascii="Times New Roman" w:hAnsi="Times New Roman" w:cs="Times New Roman"/>
                <w:b/>
                <w:sz w:val="18"/>
                <w:szCs w:val="18"/>
              </w:rPr>
              <w:t>Código</w:t>
            </w:r>
          </w:p>
        </w:tc>
        <w:tc>
          <w:tcPr>
            <w:tcW w:w="7953" w:type="dxa"/>
            <w:gridSpan w:val="2"/>
          </w:tcPr>
          <w:p w14:paraId="1B631EB8" w14:textId="77777777" w:rsidR="00605ECD" w:rsidRPr="007B0737" w:rsidRDefault="00605ECD" w:rsidP="00605ECD">
            <w:pPr>
              <w:rPr>
                <w:rFonts w:ascii="Times New Roman" w:hAnsi="Times New Roman" w:cs="Times New Roman"/>
                <w:b/>
                <w:sz w:val="18"/>
                <w:szCs w:val="18"/>
              </w:rPr>
            </w:pPr>
            <w:r>
              <w:rPr>
                <w:rFonts w:asciiTheme="majorHAnsi" w:hAnsiTheme="majorHAnsi" w:cs="Times New Roman"/>
              </w:rPr>
              <w:t>CS_10_06_CO REC</w:t>
            </w:r>
          </w:p>
        </w:tc>
      </w:tr>
      <w:tr w:rsidR="00605ECD" w:rsidRPr="00184CDE" w14:paraId="1A484521" w14:textId="77777777" w:rsidTr="00184CDE">
        <w:tc>
          <w:tcPr>
            <w:tcW w:w="1101" w:type="dxa"/>
          </w:tcPr>
          <w:p w14:paraId="023121D0" w14:textId="77777777" w:rsidR="00605ECD" w:rsidRPr="007B0737" w:rsidRDefault="00605ECD" w:rsidP="00184CDE">
            <w:pPr>
              <w:rPr>
                <w:rFonts w:ascii="Times New Roman" w:hAnsi="Times New Roman" w:cs="Times New Roman"/>
              </w:rPr>
            </w:pPr>
            <w:r w:rsidRPr="007B0737">
              <w:rPr>
                <w:rFonts w:ascii="Times New Roman" w:hAnsi="Times New Roman" w:cs="Times New Roman"/>
                <w:b/>
                <w:sz w:val="18"/>
                <w:szCs w:val="18"/>
              </w:rPr>
              <w:t>Web 01</w:t>
            </w:r>
          </w:p>
        </w:tc>
        <w:tc>
          <w:tcPr>
            <w:tcW w:w="1593" w:type="dxa"/>
          </w:tcPr>
          <w:p w14:paraId="31EACC01" w14:textId="77777777" w:rsidR="00605ECD" w:rsidRPr="00184CDE" w:rsidRDefault="00605ECD" w:rsidP="00184CDE">
            <w:pPr>
              <w:jc w:val="center"/>
              <w:rPr>
                <w:rFonts w:ascii="Times New Roman" w:hAnsi="Times New Roman" w:cs="Times New Roman"/>
                <w:i/>
                <w:lang w:val="en-US"/>
              </w:rPr>
            </w:pPr>
            <w:r w:rsidRPr="00184CDE">
              <w:rPr>
                <w:rFonts w:ascii="Times New Roman" w:hAnsi="Times New Roman" w:cs="Times New Roman"/>
                <w:i/>
                <w:lang w:val="en-US"/>
              </w:rPr>
              <w:t>TítuloTransatlantic Trade and Investment Partnership (TTIP)</w:t>
            </w:r>
          </w:p>
        </w:tc>
        <w:tc>
          <w:tcPr>
            <w:tcW w:w="6360" w:type="dxa"/>
          </w:tcPr>
          <w:p w14:paraId="17A118FC" w14:textId="77777777" w:rsidR="00605ECD" w:rsidRPr="00184CDE" w:rsidRDefault="00605ECD" w:rsidP="00184CDE">
            <w:pPr>
              <w:jc w:val="center"/>
              <w:rPr>
                <w:rFonts w:ascii="Times New Roman" w:hAnsi="Times New Roman" w:cs="Times New Roman"/>
                <w:i/>
                <w:lang w:val="en-US"/>
              </w:rPr>
            </w:pPr>
            <w:r w:rsidRPr="00184CDE">
              <w:rPr>
                <w:rFonts w:ascii="Times New Roman" w:hAnsi="Times New Roman" w:cs="Times New Roman"/>
                <w:i/>
                <w:lang w:val="en-US"/>
              </w:rPr>
              <w:t>http://ec.europa.eu/trade/policy/in-focus/ttip/index_es.html</w:t>
            </w:r>
          </w:p>
        </w:tc>
      </w:tr>
      <w:tr w:rsidR="00605ECD" w:rsidRPr="007B0737" w14:paraId="37464A73" w14:textId="77777777" w:rsidTr="00184CDE">
        <w:tc>
          <w:tcPr>
            <w:tcW w:w="1101" w:type="dxa"/>
          </w:tcPr>
          <w:p w14:paraId="6190C4B3" w14:textId="77777777" w:rsidR="00605ECD" w:rsidRPr="007B0737" w:rsidRDefault="00605ECD" w:rsidP="00184CDE">
            <w:pPr>
              <w:rPr>
                <w:rFonts w:ascii="Times New Roman" w:hAnsi="Times New Roman" w:cs="Times New Roman"/>
              </w:rPr>
            </w:pPr>
            <w:r w:rsidRPr="007B0737">
              <w:rPr>
                <w:rFonts w:ascii="Times New Roman" w:hAnsi="Times New Roman" w:cs="Times New Roman"/>
                <w:b/>
                <w:sz w:val="18"/>
                <w:szCs w:val="18"/>
              </w:rPr>
              <w:t>Web 02</w:t>
            </w:r>
          </w:p>
        </w:tc>
        <w:tc>
          <w:tcPr>
            <w:tcW w:w="1593" w:type="dxa"/>
          </w:tcPr>
          <w:p w14:paraId="09D6EC56" w14:textId="77777777" w:rsidR="00605ECD" w:rsidRPr="007B0737" w:rsidRDefault="00605ECD" w:rsidP="00184CDE">
            <w:pPr>
              <w:jc w:val="center"/>
              <w:rPr>
                <w:rFonts w:ascii="Times New Roman" w:hAnsi="Times New Roman" w:cs="Times New Roman"/>
                <w:i/>
              </w:rPr>
            </w:pPr>
            <w:r w:rsidRPr="007B0737">
              <w:rPr>
                <w:rFonts w:ascii="Times New Roman" w:hAnsi="Times New Roman" w:cs="Times New Roman"/>
                <w:i/>
              </w:rPr>
              <w:t xml:space="preserve">La desigualdad global </w:t>
            </w:r>
          </w:p>
        </w:tc>
        <w:tc>
          <w:tcPr>
            <w:tcW w:w="6360" w:type="dxa"/>
          </w:tcPr>
          <w:p w14:paraId="15354289" w14:textId="77777777" w:rsidR="00605ECD" w:rsidRPr="007B0737" w:rsidRDefault="00605ECD" w:rsidP="00184CDE">
            <w:pPr>
              <w:jc w:val="center"/>
              <w:rPr>
                <w:rFonts w:ascii="Times New Roman" w:hAnsi="Times New Roman" w:cs="Times New Roman"/>
                <w:i/>
              </w:rPr>
            </w:pPr>
            <w:r w:rsidRPr="007B0737">
              <w:rPr>
                <w:rFonts w:ascii="Times New Roman" w:hAnsi="Times New Roman" w:cs="Times New Roman"/>
                <w:i/>
              </w:rPr>
              <w:t>http://www.eco-sitio.com.ar/node/412RL</w:t>
            </w:r>
          </w:p>
        </w:tc>
      </w:tr>
      <w:tr w:rsidR="00605ECD" w:rsidRPr="007B0737" w14:paraId="034035A3" w14:textId="77777777" w:rsidTr="00184CDE">
        <w:tc>
          <w:tcPr>
            <w:tcW w:w="1101" w:type="dxa"/>
          </w:tcPr>
          <w:p w14:paraId="1EA2FEF6" w14:textId="77777777" w:rsidR="00605ECD" w:rsidRPr="007B0737" w:rsidRDefault="00605ECD" w:rsidP="00184CDE">
            <w:pPr>
              <w:rPr>
                <w:rFonts w:ascii="Times New Roman" w:hAnsi="Times New Roman" w:cs="Times New Roman"/>
                <w:b/>
                <w:sz w:val="18"/>
                <w:szCs w:val="18"/>
              </w:rPr>
            </w:pPr>
            <w:r w:rsidRPr="007B0737">
              <w:rPr>
                <w:rFonts w:ascii="Times New Roman" w:hAnsi="Times New Roman" w:cs="Times New Roman"/>
                <w:b/>
                <w:sz w:val="18"/>
                <w:szCs w:val="18"/>
              </w:rPr>
              <w:t>Web 03</w:t>
            </w:r>
          </w:p>
        </w:tc>
        <w:tc>
          <w:tcPr>
            <w:tcW w:w="1593" w:type="dxa"/>
          </w:tcPr>
          <w:p w14:paraId="6E1BED65" w14:textId="77777777" w:rsidR="00605ECD" w:rsidRPr="007B0737" w:rsidRDefault="00605ECD" w:rsidP="00184CDE">
            <w:pPr>
              <w:jc w:val="center"/>
              <w:rPr>
                <w:rFonts w:ascii="Times New Roman" w:hAnsi="Times New Roman" w:cs="Times New Roman"/>
                <w:i/>
              </w:rPr>
            </w:pPr>
            <w:r w:rsidRPr="007B0737">
              <w:rPr>
                <w:rFonts w:ascii="Times New Roman" w:hAnsi="Times New Roman" w:cs="Times New Roman"/>
                <w:i/>
              </w:rPr>
              <w:t>¿Qué es la crisis ecológica?</w:t>
            </w:r>
          </w:p>
        </w:tc>
        <w:tc>
          <w:tcPr>
            <w:tcW w:w="6360" w:type="dxa"/>
          </w:tcPr>
          <w:p w14:paraId="406F2737" w14:textId="77777777" w:rsidR="00605ECD" w:rsidRPr="007B0737" w:rsidRDefault="00605ECD" w:rsidP="00184CDE">
            <w:pPr>
              <w:jc w:val="center"/>
              <w:rPr>
                <w:rFonts w:ascii="Times New Roman" w:hAnsi="Times New Roman" w:cs="Times New Roman"/>
                <w:i/>
              </w:rPr>
            </w:pPr>
            <w:r w:rsidRPr="007B0737">
              <w:rPr>
                <w:rFonts w:ascii="Times New Roman" w:hAnsi="Times New Roman" w:cs="Times New Roman"/>
                <w:i/>
              </w:rPr>
              <w:t>http://www.ecoportal.net/Temas_Especiales/Desarrollo-Sustentable/Que_es_la_crisis_ecologicaURL</w:t>
            </w:r>
          </w:p>
        </w:tc>
      </w:tr>
      <w:tr w:rsidR="00605ECD" w:rsidRPr="007B0737" w14:paraId="45CDE630" w14:textId="77777777" w:rsidTr="00184CDE">
        <w:tc>
          <w:tcPr>
            <w:tcW w:w="1101" w:type="dxa"/>
          </w:tcPr>
          <w:p w14:paraId="51565AB9" w14:textId="77777777" w:rsidR="00605ECD" w:rsidRPr="007B0737" w:rsidRDefault="00605ECD" w:rsidP="00184CDE">
            <w:pPr>
              <w:rPr>
                <w:rFonts w:cs="Times New Roman"/>
                <w:b/>
                <w:sz w:val="18"/>
                <w:szCs w:val="18"/>
              </w:rPr>
            </w:pPr>
            <w:r w:rsidRPr="007B0737">
              <w:rPr>
                <w:rFonts w:ascii="Times New Roman" w:hAnsi="Times New Roman" w:cs="Times New Roman"/>
                <w:b/>
                <w:sz w:val="18"/>
                <w:szCs w:val="18"/>
              </w:rPr>
              <w:lastRenderedPageBreak/>
              <w:t>Web 0</w:t>
            </w:r>
            <w:r>
              <w:rPr>
                <w:rFonts w:ascii="Times New Roman" w:hAnsi="Times New Roman" w:cs="Times New Roman"/>
                <w:b/>
                <w:sz w:val="18"/>
                <w:szCs w:val="18"/>
              </w:rPr>
              <w:t>4</w:t>
            </w:r>
          </w:p>
        </w:tc>
        <w:tc>
          <w:tcPr>
            <w:tcW w:w="1593" w:type="dxa"/>
          </w:tcPr>
          <w:p w14:paraId="78E34100" w14:textId="77777777" w:rsidR="00605ECD" w:rsidRPr="007B0737" w:rsidRDefault="00605ECD" w:rsidP="00184CDE">
            <w:pPr>
              <w:jc w:val="center"/>
              <w:rPr>
                <w:rFonts w:cs="Times New Roman"/>
                <w:i/>
              </w:rPr>
            </w:pPr>
            <w:r w:rsidRPr="007B0737">
              <w:rPr>
                <w:rFonts w:cs="Times New Roman"/>
                <w:i/>
              </w:rPr>
              <w:t>EL LIBRO NEGRO DE </w:t>
            </w:r>
          </w:p>
          <w:p w14:paraId="41418D05" w14:textId="77777777" w:rsidR="00605ECD" w:rsidRPr="007B0737" w:rsidRDefault="00605ECD" w:rsidP="00184CDE">
            <w:pPr>
              <w:jc w:val="center"/>
              <w:rPr>
                <w:rFonts w:cs="Times New Roman"/>
                <w:i/>
              </w:rPr>
            </w:pPr>
            <w:r w:rsidRPr="007B0737">
              <w:rPr>
                <w:rFonts w:cs="Times New Roman"/>
                <w:i/>
              </w:rPr>
              <w:t>LAS MARCAS</w:t>
            </w:r>
          </w:p>
        </w:tc>
        <w:tc>
          <w:tcPr>
            <w:tcW w:w="6360" w:type="dxa"/>
          </w:tcPr>
          <w:p w14:paraId="0ACBC193" w14:textId="77777777" w:rsidR="00605ECD" w:rsidRPr="007B0737" w:rsidRDefault="00FA153B" w:rsidP="00184CDE">
            <w:pPr>
              <w:jc w:val="center"/>
              <w:rPr>
                <w:rFonts w:cs="Times New Roman"/>
                <w:i/>
              </w:rPr>
            </w:pPr>
            <w:hyperlink r:id="rId57" w:history="1">
              <w:r w:rsidR="007A1D50" w:rsidRPr="00744EE8">
                <w:rPr>
                  <w:rStyle w:val="Hipervnculo"/>
                  <w:rFonts w:cs="Times New Roman"/>
                  <w:i/>
                </w:rPr>
                <w:t>https://focalizalaatencion.files.wordpress.com/2011/06/libnegro.pdf</w:t>
              </w:r>
            </w:hyperlink>
          </w:p>
        </w:tc>
      </w:tr>
      <w:tr w:rsidR="00605ECD" w:rsidRPr="007B0737" w14:paraId="65DDC3DE" w14:textId="77777777" w:rsidTr="00184CDE">
        <w:tc>
          <w:tcPr>
            <w:tcW w:w="1101" w:type="dxa"/>
          </w:tcPr>
          <w:p w14:paraId="0704ABB6" w14:textId="77777777" w:rsidR="00605ECD" w:rsidRPr="007B0737" w:rsidRDefault="00605ECD" w:rsidP="00184CDE">
            <w:pPr>
              <w:rPr>
                <w:rFonts w:cs="Times New Roman"/>
                <w:b/>
                <w:sz w:val="18"/>
                <w:szCs w:val="18"/>
              </w:rPr>
            </w:pPr>
            <w:r w:rsidRPr="007B0737">
              <w:rPr>
                <w:rFonts w:ascii="Times New Roman" w:hAnsi="Times New Roman" w:cs="Times New Roman"/>
                <w:b/>
                <w:sz w:val="18"/>
                <w:szCs w:val="18"/>
              </w:rPr>
              <w:t>Web 0</w:t>
            </w:r>
            <w:r>
              <w:rPr>
                <w:rFonts w:ascii="Times New Roman" w:hAnsi="Times New Roman" w:cs="Times New Roman"/>
                <w:b/>
                <w:sz w:val="18"/>
                <w:szCs w:val="18"/>
              </w:rPr>
              <w:t>5</w:t>
            </w:r>
          </w:p>
        </w:tc>
        <w:tc>
          <w:tcPr>
            <w:tcW w:w="1593" w:type="dxa"/>
          </w:tcPr>
          <w:p w14:paraId="593C2AA6" w14:textId="77777777" w:rsidR="00605ECD" w:rsidRPr="007B0737" w:rsidRDefault="00605ECD" w:rsidP="00184CDE">
            <w:pPr>
              <w:jc w:val="center"/>
              <w:rPr>
                <w:rFonts w:cs="Times New Roman"/>
                <w:i/>
              </w:rPr>
            </w:pPr>
            <w:r w:rsidRPr="007B0737">
              <w:rPr>
                <w:rFonts w:cs="Times New Roman"/>
                <w:i/>
              </w:rPr>
              <w:t xml:space="preserve">LA PRECARIZACIÓN DEL TRABAJO </w:t>
            </w:r>
          </w:p>
        </w:tc>
        <w:tc>
          <w:tcPr>
            <w:tcW w:w="6360" w:type="dxa"/>
          </w:tcPr>
          <w:p w14:paraId="743D11B8" w14:textId="77777777" w:rsidR="00605ECD" w:rsidRPr="007B0737" w:rsidRDefault="00FA153B" w:rsidP="00184CDE">
            <w:pPr>
              <w:jc w:val="center"/>
              <w:rPr>
                <w:rFonts w:cs="Times New Roman"/>
                <w:i/>
              </w:rPr>
            </w:pPr>
            <w:hyperlink r:id="rId58" w:history="1">
              <w:r w:rsidR="007A1D50" w:rsidRPr="00744EE8">
                <w:rPr>
                  <w:rStyle w:val="Hipervnculo"/>
                  <w:rFonts w:cs="Times New Roman"/>
                  <w:i/>
                </w:rPr>
                <w:t>http://cienciagora.com.co/imgs2012/imagenes/PRECARIZACI%C3%93N_DEL_TRABAJO_Y_NUEVA_POBREZA.pdf</w:t>
              </w:r>
            </w:hyperlink>
          </w:p>
        </w:tc>
      </w:tr>
      <w:tr w:rsidR="00605ECD" w:rsidRPr="007B0737" w14:paraId="02C674B9" w14:textId="77777777" w:rsidTr="00184CDE">
        <w:tc>
          <w:tcPr>
            <w:tcW w:w="1101" w:type="dxa"/>
          </w:tcPr>
          <w:p w14:paraId="07AFF797" w14:textId="77777777" w:rsidR="00605ECD" w:rsidRPr="007B0737" w:rsidRDefault="00605ECD" w:rsidP="00184CDE">
            <w:pPr>
              <w:rPr>
                <w:rFonts w:cs="Times New Roman"/>
                <w:b/>
                <w:sz w:val="18"/>
                <w:szCs w:val="18"/>
              </w:rPr>
            </w:pPr>
            <w:r w:rsidRPr="007B0737">
              <w:rPr>
                <w:rFonts w:ascii="Times New Roman" w:hAnsi="Times New Roman" w:cs="Times New Roman"/>
                <w:b/>
                <w:sz w:val="18"/>
                <w:szCs w:val="18"/>
              </w:rPr>
              <w:t>Web 0</w:t>
            </w:r>
            <w:r>
              <w:rPr>
                <w:rFonts w:ascii="Times New Roman" w:hAnsi="Times New Roman" w:cs="Times New Roman"/>
                <w:b/>
                <w:sz w:val="18"/>
                <w:szCs w:val="18"/>
              </w:rPr>
              <w:t>6</w:t>
            </w:r>
          </w:p>
        </w:tc>
        <w:tc>
          <w:tcPr>
            <w:tcW w:w="1593" w:type="dxa"/>
          </w:tcPr>
          <w:p w14:paraId="04BA0A77" w14:textId="77777777" w:rsidR="00605ECD" w:rsidRPr="007B0737" w:rsidRDefault="00605ECD" w:rsidP="00184CDE">
            <w:pPr>
              <w:jc w:val="center"/>
              <w:rPr>
                <w:rFonts w:cs="Times New Roman"/>
                <w:i/>
              </w:rPr>
            </w:pPr>
            <w:r w:rsidRPr="007B0737">
              <w:rPr>
                <w:rFonts w:cs="Times New Roman"/>
                <w:i/>
              </w:rPr>
              <w:t>Globalización: el proceso real y financiero</w:t>
            </w:r>
          </w:p>
        </w:tc>
        <w:tc>
          <w:tcPr>
            <w:tcW w:w="6360" w:type="dxa"/>
          </w:tcPr>
          <w:p w14:paraId="703029F4" w14:textId="77777777" w:rsidR="00605ECD" w:rsidRPr="007B0737" w:rsidRDefault="00605ECD" w:rsidP="00184CDE">
            <w:pPr>
              <w:jc w:val="center"/>
              <w:rPr>
                <w:rFonts w:cs="Times New Roman"/>
                <w:i/>
              </w:rPr>
            </w:pPr>
            <w:r w:rsidRPr="007B0737">
              <w:rPr>
                <w:rFonts w:cs="Times New Roman"/>
                <w:i/>
              </w:rPr>
              <w:t>https://books.google.com.co/books/about/Globalizaci%C3%B3n.html?id=7PrkLR9KMjMC&amp;redir_esc=y</w:t>
            </w:r>
          </w:p>
        </w:tc>
      </w:tr>
      <w:tr w:rsidR="00605ECD" w:rsidRPr="007B0737" w14:paraId="44CA45CE" w14:textId="77777777" w:rsidTr="00184CDE">
        <w:tc>
          <w:tcPr>
            <w:tcW w:w="1101" w:type="dxa"/>
          </w:tcPr>
          <w:p w14:paraId="12789315" w14:textId="77777777" w:rsidR="00605ECD" w:rsidRPr="007B0737" w:rsidRDefault="00605ECD" w:rsidP="00184CDE">
            <w:pPr>
              <w:rPr>
                <w:rFonts w:cs="Times New Roman"/>
                <w:b/>
                <w:sz w:val="18"/>
                <w:szCs w:val="18"/>
              </w:rPr>
            </w:pPr>
            <w:r w:rsidRPr="007B0737">
              <w:rPr>
                <w:rFonts w:ascii="Times New Roman" w:hAnsi="Times New Roman" w:cs="Times New Roman"/>
                <w:b/>
                <w:sz w:val="18"/>
                <w:szCs w:val="18"/>
              </w:rPr>
              <w:t>Web 0</w:t>
            </w:r>
            <w:r>
              <w:rPr>
                <w:rFonts w:ascii="Times New Roman" w:hAnsi="Times New Roman" w:cs="Times New Roman"/>
                <w:b/>
                <w:sz w:val="18"/>
                <w:szCs w:val="18"/>
              </w:rPr>
              <w:t>7</w:t>
            </w:r>
          </w:p>
        </w:tc>
        <w:tc>
          <w:tcPr>
            <w:tcW w:w="1593" w:type="dxa"/>
          </w:tcPr>
          <w:p w14:paraId="36AF571C" w14:textId="77777777" w:rsidR="00605ECD" w:rsidRPr="007B0737" w:rsidRDefault="00605ECD" w:rsidP="00184CDE">
            <w:pPr>
              <w:jc w:val="center"/>
              <w:rPr>
                <w:rFonts w:cs="Times New Roman"/>
                <w:i/>
              </w:rPr>
            </w:pPr>
            <w:r w:rsidRPr="007B0737">
              <w:rPr>
                <w:rFonts w:cs="Times New Roman"/>
                <w:i/>
              </w:rPr>
              <w:t>LA GLOBALIZACIÓN COMO</w:t>
            </w:r>
            <w:r>
              <w:rPr>
                <w:rFonts w:cs="Times New Roman"/>
                <w:i/>
              </w:rPr>
              <w:t xml:space="preserve"> IMPERIO</w:t>
            </w:r>
          </w:p>
        </w:tc>
        <w:tc>
          <w:tcPr>
            <w:tcW w:w="6360" w:type="dxa"/>
          </w:tcPr>
          <w:p w14:paraId="7FADACC7" w14:textId="77777777" w:rsidR="00605ECD" w:rsidRPr="007B0737" w:rsidRDefault="00605ECD" w:rsidP="00184CDE">
            <w:pPr>
              <w:jc w:val="center"/>
              <w:rPr>
                <w:rFonts w:cs="Times New Roman"/>
                <w:i/>
              </w:rPr>
            </w:pPr>
            <w:r w:rsidRPr="007B0737">
              <w:rPr>
                <w:rFonts w:cs="Times New Roman"/>
                <w:i/>
              </w:rPr>
              <w:t>http://www.ts.ucr.ac.cr/binarios/pela/pl-000179.pdf</w:t>
            </w:r>
          </w:p>
        </w:tc>
      </w:tr>
    </w:tbl>
    <w:p w14:paraId="1EE4BEE3" w14:textId="77777777" w:rsidR="00EF5180" w:rsidRPr="00605ECD" w:rsidRDefault="00EF5180" w:rsidP="00605ECD">
      <w:pPr>
        <w:spacing w:line="240" w:lineRule="auto"/>
        <w:rPr>
          <w:rFonts w:eastAsia="Times New Roman"/>
          <w:b/>
        </w:rPr>
      </w:pPr>
    </w:p>
    <w:p w14:paraId="487BD624" w14:textId="77777777" w:rsidR="00EF5180" w:rsidRPr="00605ECD" w:rsidRDefault="00EF5180" w:rsidP="00605ECD">
      <w:pPr>
        <w:spacing w:line="240" w:lineRule="auto"/>
      </w:pPr>
    </w:p>
    <w:p w14:paraId="51D30E73" w14:textId="77777777" w:rsidR="00EF5180" w:rsidRPr="00605ECD" w:rsidRDefault="00EF5180" w:rsidP="00605ECD">
      <w:pPr>
        <w:spacing w:line="240" w:lineRule="auto"/>
      </w:pPr>
    </w:p>
    <w:sectPr w:rsidR="00EF5180" w:rsidRPr="00605ECD">
      <w:headerReference w:type="default" r:id="rId59"/>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SHIBA" w:date="2016-07-07T12:23:00Z" w:initials="T">
    <w:p w14:paraId="0AB9B68F" w14:textId="77777777" w:rsidR="00271C8C" w:rsidRDefault="00271C8C">
      <w:pPr>
        <w:pStyle w:val="Textocomentario"/>
      </w:pPr>
      <w:r>
        <w:rPr>
          <w:rStyle w:val="Refdecomentario"/>
        </w:rPr>
        <w:annotationRef/>
      </w:r>
    </w:p>
  </w:comment>
  <w:comment w:id="5" w:author="TOSHIBA" w:date="2016-07-07T12:39:00Z" w:initials="T">
    <w:p w14:paraId="119D3ED4" w14:textId="77777777" w:rsidR="004F5377" w:rsidRDefault="004F5377">
      <w:pPr>
        <w:pStyle w:val="Textocomentario"/>
      </w:pPr>
      <w:r>
        <w:rPr>
          <w:rStyle w:val="Refdecomentario"/>
        </w:rPr>
        <w:annotationRef/>
      </w:r>
    </w:p>
  </w:comment>
  <w:comment w:id="6" w:author="TOSHIBA" w:date="2016-07-07T12:43:00Z" w:initials="T">
    <w:p w14:paraId="58800B4E" w14:textId="77777777" w:rsidR="002B074D" w:rsidRDefault="002B074D">
      <w:pPr>
        <w:pStyle w:val="Textocomentario"/>
      </w:pPr>
      <w:r>
        <w:rPr>
          <w:rStyle w:val="Refdecomentario"/>
        </w:rPr>
        <w:annotationRef/>
      </w:r>
    </w:p>
  </w:comment>
  <w:comment w:id="7" w:author="TOSHIBA" w:date="2016-07-07T12:44:00Z" w:initials="T">
    <w:p w14:paraId="433E8355" w14:textId="77777777" w:rsidR="002B074D" w:rsidRDefault="002B074D">
      <w:pPr>
        <w:pStyle w:val="Textocomentario"/>
      </w:pPr>
      <w:r>
        <w:rPr>
          <w:rStyle w:val="Refdecomentario"/>
        </w:rPr>
        <w:annotationRef/>
      </w:r>
    </w:p>
  </w:comment>
  <w:comment w:id="8" w:author="TOSHIBA" w:date="2016-07-07T12:46:00Z" w:initials="T">
    <w:p w14:paraId="50411F1B" w14:textId="77777777" w:rsidR="002B074D" w:rsidRDefault="002B074D">
      <w:pPr>
        <w:pStyle w:val="Textocomentario"/>
      </w:pPr>
      <w:r>
        <w:rPr>
          <w:rStyle w:val="Refdecomentario"/>
        </w:rPr>
        <w:annotationRef/>
      </w:r>
    </w:p>
  </w:comment>
  <w:comment w:id="9" w:author="TOSHIBA" w:date="2016-07-07T12:48:00Z" w:initials="T">
    <w:p w14:paraId="6D5336BB" w14:textId="77777777" w:rsidR="002B074D" w:rsidRDefault="002B074D">
      <w:pPr>
        <w:pStyle w:val="Textocomentario"/>
      </w:pPr>
      <w:r>
        <w:rPr>
          <w:rStyle w:val="Refdecomentario"/>
        </w:rPr>
        <w:annotationRef/>
      </w:r>
    </w:p>
  </w:comment>
  <w:comment w:id="10" w:author="TOSHIBA" w:date="2016-07-07T12:51:00Z" w:initials="T">
    <w:p w14:paraId="2C67A1AA" w14:textId="77777777" w:rsidR="002B074D" w:rsidRDefault="002B074D">
      <w:pPr>
        <w:pStyle w:val="Textocomentario"/>
      </w:pPr>
      <w:r>
        <w:rPr>
          <w:rStyle w:val="Refdecomentario"/>
        </w:rPr>
        <w:annotationRef/>
      </w:r>
    </w:p>
  </w:comment>
  <w:comment w:id="11" w:author="TOSHIBA" w:date="2016-07-07T12:52:00Z" w:initials="T">
    <w:p w14:paraId="1EB1C8CF" w14:textId="77777777" w:rsidR="00283B53" w:rsidRDefault="00283B53">
      <w:pPr>
        <w:pStyle w:val="Textocomentario"/>
      </w:pPr>
      <w:r>
        <w:rPr>
          <w:rStyle w:val="Refdecomentario"/>
        </w:rPr>
        <w:annotationRef/>
      </w:r>
    </w:p>
  </w:comment>
  <w:comment w:id="12" w:author="TOSHIBA" w:date="2016-07-07T12:54:00Z" w:initials="T">
    <w:p w14:paraId="25715CB5" w14:textId="77777777" w:rsidR="00283B53" w:rsidRDefault="00283B53">
      <w:pPr>
        <w:pStyle w:val="Textocomentario"/>
      </w:pPr>
      <w:r>
        <w:rPr>
          <w:rStyle w:val="Refdecomentario"/>
        </w:rPr>
        <w:annotationRef/>
      </w:r>
    </w:p>
  </w:comment>
  <w:comment w:id="13" w:author="TOSHIBA" w:date="2016-07-07T12:55:00Z" w:initials="T">
    <w:p w14:paraId="08FE4561" w14:textId="77777777" w:rsidR="00283B53" w:rsidRDefault="00283B53">
      <w:pPr>
        <w:pStyle w:val="Textocomentario"/>
      </w:pPr>
      <w:r>
        <w:rPr>
          <w:rStyle w:val="Refdecomentario"/>
        </w:rPr>
        <w:annotationRef/>
      </w:r>
    </w:p>
  </w:comment>
  <w:comment w:id="14" w:author="TOSHIBA" w:date="2016-07-07T13:46:00Z" w:initials="T">
    <w:p w14:paraId="1DB84181" w14:textId="77777777" w:rsidR="003B35B3" w:rsidRDefault="003B35B3">
      <w:pPr>
        <w:pStyle w:val="Textocomentario"/>
      </w:pPr>
      <w:r>
        <w:rPr>
          <w:rStyle w:val="Refdecomentario"/>
        </w:rPr>
        <w:annotationRef/>
      </w:r>
    </w:p>
  </w:comment>
  <w:comment w:id="15" w:author="TOSHIBA" w:date="2016-07-07T13:47:00Z" w:initials="T">
    <w:p w14:paraId="40B5AC3C" w14:textId="77777777" w:rsidR="00FE64EA" w:rsidRDefault="00FE64EA">
      <w:pPr>
        <w:pStyle w:val="Textocomentario"/>
      </w:pPr>
      <w:r>
        <w:rPr>
          <w:rStyle w:val="Refdecomentario"/>
        </w:rPr>
        <w:annotationRef/>
      </w:r>
    </w:p>
  </w:comment>
  <w:comment w:id="16" w:author="TOSHIBA" w:date="2016-07-07T13:48:00Z" w:initials="T">
    <w:p w14:paraId="149D4062" w14:textId="77777777" w:rsidR="00FE64EA" w:rsidRDefault="00FE64EA">
      <w:pPr>
        <w:pStyle w:val="Textocomentario"/>
      </w:pPr>
      <w:r>
        <w:rPr>
          <w:rStyle w:val="Refdecomentario"/>
        </w:rPr>
        <w:annotationRef/>
      </w:r>
    </w:p>
  </w:comment>
  <w:comment w:id="17" w:author="TOSHIBA" w:date="2016-07-07T13:51:00Z" w:initials="T">
    <w:p w14:paraId="6FBBA71F" w14:textId="77777777" w:rsidR="00FE64EA" w:rsidRDefault="00FE64EA">
      <w:pPr>
        <w:pStyle w:val="Textocomentario"/>
      </w:pPr>
      <w:r>
        <w:rPr>
          <w:rStyle w:val="Refdecomentario"/>
        </w:rPr>
        <w:annotationRef/>
      </w:r>
    </w:p>
  </w:comment>
  <w:comment w:id="18" w:author="TOSHIBA" w:date="2016-07-07T13:51:00Z" w:initials="T">
    <w:p w14:paraId="0D0740F5" w14:textId="77777777" w:rsidR="00FE64EA" w:rsidRDefault="00FE64EA">
      <w:pPr>
        <w:pStyle w:val="Textocomentario"/>
      </w:pPr>
      <w:r>
        <w:rPr>
          <w:rStyle w:val="Refdecomentario"/>
        </w:rPr>
        <w:annotationRef/>
      </w:r>
    </w:p>
  </w:comment>
  <w:comment w:id="19" w:author="TOSHIBA" w:date="2016-07-07T13:52:00Z" w:initials="T">
    <w:p w14:paraId="6A53B1AC" w14:textId="77777777" w:rsidR="00FE64EA" w:rsidRDefault="00FE64EA">
      <w:pPr>
        <w:pStyle w:val="Textocomentario"/>
      </w:pPr>
      <w:r>
        <w:rPr>
          <w:rStyle w:val="Refdecomentario"/>
        </w:rPr>
        <w:annotationRef/>
      </w:r>
    </w:p>
  </w:comment>
  <w:comment w:id="20" w:author="TOSHIBA" w:date="2016-07-07T13:53:00Z" w:initials="T">
    <w:p w14:paraId="27D3F5F1" w14:textId="77777777" w:rsidR="00FE64EA" w:rsidRDefault="00FE64EA">
      <w:pPr>
        <w:pStyle w:val="Textocomentario"/>
      </w:pPr>
      <w:r>
        <w:rPr>
          <w:rStyle w:val="Refdecomentario"/>
        </w:rPr>
        <w:annotationRef/>
      </w:r>
    </w:p>
  </w:comment>
  <w:comment w:id="21" w:author="TOSHIBA" w:date="2016-07-07T13:54:00Z" w:initials="T">
    <w:p w14:paraId="098EEBF5" w14:textId="77777777" w:rsidR="00FE64EA" w:rsidRDefault="00FE64EA">
      <w:pPr>
        <w:pStyle w:val="Textocomentario"/>
      </w:pPr>
      <w:r>
        <w:rPr>
          <w:rStyle w:val="Refdecomentario"/>
        </w:rPr>
        <w:annotationRef/>
      </w:r>
    </w:p>
  </w:comment>
  <w:comment w:id="22" w:author="TOSHIBA" w:date="2016-07-07T13:56:00Z" w:initials="T">
    <w:p w14:paraId="4AFEBB78" w14:textId="77777777" w:rsidR="00B51255" w:rsidRDefault="00B51255">
      <w:pPr>
        <w:pStyle w:val="Textocomentario"/>
      </w:pPr>
      <w:r>
        <w:rPr>
          <w:rStyle w:val="Refdecomentario"/>
        </w:rPr>
        <w:annotationRef/>
      </w:r>
    </w:p>
  </w:comment>
  <w:comment w:id="23" w:author="TOSHIBA" w:date="2016-07-07T13:58:00Z" w:initials="T">
    <w:p w14:paraId="296ABD8B" w14:textId="77777777" w:rsidR="00B51255" w:rsidRDefault="00B51255">
      <w:pPr>
        <w:pStyle w:val="Textocomentario"/>
      </w:pPr>
      <w:r>
        <w:rPr>
          <w:rStyle w:val="Refdecomentario"/>
        </w:rPr>
        <w:annotationRef/>
      </w:r>
    </w:p>
  </w:comment>
  <w:comment w:id="24" w:author="TOSHIBA" w:date="2016-07-07T14:03:00Z" w:initials="T">
    <w:p w14:paraId="7EF633E4" w14:textId="77777777" w:rsidR="00B51255" w:rsidRDefault="00B51255">
      <w:pPr>
        <w:pStyle w:val="Textocomentario"/>
      </w:pPr>
      <w:r>
        <w:rPr>
          <w:rStyle w:val="Refdecomentario"/>
        </w:rPr>
        <w:annotationRef/>
      </w:r>
    </w:p>
  </w:comment>
  <w:comment w:id="25" w:author="TOSHIBA" w:date="2016-07-07T14:04:00Z" w:initials="T">
    <w:p w14:paraId="4631AD16" w14:textId="77777777" w:rsidR="00B51255" w:rsidRDefault="00B51255">
      <w:pPr>
        <w:pStyle w:val="Textocomentario"/>
      </w:pPr>
      <w:r>
        <w:rPr>
          <w:rStyle w:val="Refdecomentario"/>
        </w:rPr>
        <w:annotationRef/>
      </w:r>
    </w:p>
  </w:comment>
  <w:comment w:id="27" w:author="TOSHIBA" w:date="2016-07-07T14:06:00Z" w:initials="T">
    <w:p w14:paraId="7AC9F72F" w14:textId="77777777" w:rsidR="00B51255" w:rsidRDefault="00B51255">
      <w:pPr>
        <w:pStyle w:val="Textocomentario"/>
      </w:pPr>
      <w:r>
        <w:rPr>
          <w:rStyle w:val="Refdecomentario"/>
        </w:rPr>
        <w:annotationRef/>
      </w:r>
    </w:p>
  </w:comment>
  <w:comment w:id="28" w:author="TOSHIBA" w:date="2016-07-07T14:07:00Z" w:initials="T">
    <w:p w14:paraId="311CD03E" w14:textId="77777777" w:rsidR="00414812" w:rsidRDefault="00414812">
      <w:pPr>
        <w:pStyle w:val="Textocomentario"/>
      </w:pPr>
      <w:r>
        <w:rPr>
          <w:rStyle w:val="Refdecomentario"/>
        </w:rPr>
        <w:annotationRef/>
      </w:r>
    </w:p>
  </w:comment>
  <w:comment w:id="29" w:author="TOSHIBA" w:date="2016-07-07T14:09:00Z" w:initials="T">
    <w:p w14:paraId="396DB244" w14:textId="77777777" w:rsidR="00414812" w:rsidRDefault="00414812">
      <w:pPr>
        <w:pStyle w:val="Textocomentario"/>
      </w:pPr>
      <w:r>
        <w:rPr>
          <w:rStyle w:val="Refdecomentario"/>
        </w:rPr>
        <w:annotationRef/>
      </w:r>
    </w:p>
  </w:comment>
  <w:comment w:id="30" w:author="TOSHIBA" w:date="2016-07-07T14:10:00Z" w:initials="T">
    <w:p w14:paraId="405CA914" w14:textId="77777777" w:rsidR="00414812" w:rsidRDefault="00414812">
      <w:pPr>
        <w:pStyle w:val="Textocomentario"/>
      </w:pPr>
      <w:r>
        <w:rPr>
          <w:rStyle w:val="Refdecomentario"/>
        </w:rPr>
        <w:annotationRef/>
      </w:r>
    </w:p>
  </w:comment>
  <w:comment w:id="31" w:author="TOSHIBA" w:date="2016-07-07T14:11:00Z" w:initials="T">
    <w:p w14:paraId="3DCF3DF5" w14:textId="77777777" w:rsidR="00414812" w:rsidRDefault="00414812">
      <w:pPr>
        <w:pStyle w:val="Textocomentario"/>
      </w:pPr>
      <w:r>
        <w:rPr>
          <w:rStyle w:val="Refdecomentario"/>
        </w:rPr>
        <w:annotationRef/>
      </w:r>
    </w:p>
  </w:comment>
  <w:comment w:id="32" w:author="TOSHIBA" w:date="2016-07-07T14:15:00Z" w:initials="T">
    <w:p w14:paraId="5288A3BD" w14:textId="77777777" w:rsidR="00414812" w:rsidRDefault="00414812">
      <w:pPr>
        <w:pStyle w:val="Textocomentario"/>
      </w:pPr>
      <w:r>
        <w:rPr>
          <w:rStyle w:val="Refdecomentario"/>
        </w:rPr>
        <w:annotationRef/>
      </w:r>
    </w:p>
  </w:comment>
  <w:comment w:id="33" w:author="TOSHIBA" w:date="2016-07-07T14:21:00Z" w:initials="T">
    <w:p w14:paraId="5EFE6B4A" w14:textId="77777777" w:rsidR="00CD0852" w:rsidRDefault="00CD0852">
      <w:pPr>
        <w:pStyle w:val="Textocomentario"/>
      </w:pPr>
      <w:r>
        <w:rPr>
          <w:rStyle w:val="Refdecomentario"/>
        </w:rPr>
        <w:annotationRef/>
      </w:r>
    </w:p>
  </w:comment>
  <w:comment w:id="34" w:author="TOSHIBA" w:date="2016-07-07T14:23:00Z" w:initials="T">
    <w:p w14:paraId="6166E9B8" w14:textId="77777777" w:rsidR="00CD0852" w:rsidRDefault="00CD0852">
      <w:pPr>
        <w:pStyle w:val="Textocomentario"/>
      </w:pPr>
      <w:r>
        <w:rPr>
          <w:rStyle w:val="Refdecomentario"/>
        </w:rPr>
        <w:annotationRef/>
      </w:r>
    </w:p>
  </w:comment>
  <w:comment w:id="35" w:author="TOSHIBA" w:date="2016-07-07T14:23:00Z" w:initials="T">
    <w:p w14:paraId="44213101" w14:textId="77777777" w:rsidR="00CD0852" w:rsidRDefault="00CD0852">
      <w:pPr>
        <w:pStyle w:val="Textocomentario"/>
      </w:pPr>
      <w:r>
        <w:rPr>
          <w:rStyle w:val="Refdecomentario"/>
        </w:rPr>
        <w:annotationRef/>
      </w:r>
    </w:p>
  </w:comment>
  <w:comment w:id="37" w:author="TOSHIBA" w:date="2016-07-07T14:24:00Z" w:initials="T">
    <w:p w14:paraId="4861C230" w14:textId="77777777" w:rsidR="00CD0852" w:rsidRDefault="00CD0852">
      <w:pPr>
        <w:pStyle w:val="Textocomentario"/>
      </w:pPr>
      <w:r>
        <w:rPr>
          <w:rStyle w:val="Refdecomentario"/>
        </w:rPr>
        <w:annotationRef/>
      </w:r>
    </w:p>
  </w:comment>
  <w:comment w:id="38" w:author="TOSHIBA" w:date="2016-07-07T14:29:00Z" w:initials="T">
    <w:p w14:paraId="69638892" w14:textId="77777777" w:rsidR="00C90747" w:rsidRDefault="00C90747">
      <w:pPr>
        <w:pStyle w:val="Textocomentario"/>
      </w:pPr>
      <w:r>
        <w:rPr>
          <w:rStyle w:val="Refdecomentario"/>
        </w:rPr>
        <w:annotationRef/>
      </w:r>
    </w:p>
  </w:comment>
  <w:comment w:id="39" w:author="TOSHIBA" w:date="2016-07-07T14:31:00Z" w:initials="T">
    <w:p w14:paraId="2A7B40C7" w14:textId="77777777" w:rsidR="00C90747" w:rsidRDefault="00C90747">
      <w:pPr>
        <w:pStyle w:val="Textocomentario"/>
      </w:pPr>
      <w:r>
        <w:rPr>
          <w:rStyle w:val="Refdecomentario"/>
        </w:rPr>
        <w:annotationRef/>
      </w:r>
    </w:p>
  </w:comment>
  <w:comment w:id="40" w:author="TOSHIBA" w:date="2016-07-07T14:32:00Z" w:initials="T">
    <w:p w14:paraId="5570CFCF" w14:textId="77777777" w:rsidR="00C90747" w:rsidRDefault="00C90747">
      <w:pPr>
        <w:pStyle w:val="Textocomentario"/>
      </w:pPr>
      <w:r>
        <w:rPr>
          <w:rStyle w:val="Refdecomentario"/>
        </w:rPr>
        <w:annotationRef/>
      </w:r>
    </w:p>
  </w:comment>
  <w:comment w:id="41" w:author="TOSHIBA" w:date="2016-07-07T14:35:00Z" w:initials="T">
    <w:p w14:paraId="63E116E8" w14:textId="77777777" w:rsidR="00C90747" w:rsidRDefault="00C90747">
      <w:pPr>
        <w:pStyle w:val="Textocomentario"/>
      </w:pPr>
      <w:r>
        <w:rPr>
          <w:rStyle w:val="Refdecomentario"/>
        </w:rPr>
        <w:annotationRef/>
      </w:r>
    </w:p>
  </w:comment>
  <w:comment w:id="42" w:author="TOSHIBA" w:date="2016-07-07T14:35:00Z" w:initials="T">
    <w:p w14:paraId="4D38B2E6" w14:textId="77777777" w:rsidR="00C90747" w:rsidRDefault="00C90747">
      <w:pPr>
        <w:pStyle w:val="Textocomentario"/>
      </w:pPr>
      <w:r>
        <w:rPr>
          <w:rStyle w:val="Refdecomentario"/>
        </w:rPr>
        <w:annotationRef/>
      </w:r>
    </w:p>
  </w:comment>
  <w:comment w:id="43" w:author="TOSHIBA" w:date="2016-07-07T14:37:00Z" w:initials="T">
    <w:p w14:paraId="1333FB9F" w14:textId="77777777" w:rsidR="001A306B" w:rsidRDefault="001A306B">
      <w:pPr>
        <w:pStyle w:val="Textocomentario"/>
      </w:pPr>
      <w:r>
        <w:rPr>
          <w:rStyle w:val="Refdecomentario"/>
        </w:rPr>
        <w:annotationRef/>
      </w:r>
    </w:p>
  </w:comment>
  <w:comment w:id="45" w:author="TOSHIBA" w:date="2016-07-07T14:40:00Z" w:initials="T">
    <w:p w14:paraId="4C48C2FA" w14:textId="77777777" w:rsidR="001A306B" w:rsidRDefault="001A306B">
      <w:pPr>
        <w:pStyle w:val="Textocomentario"/>
      </w:pPr>
      <w:r>
        <w:rPr>
          <w:rStyle w:val="Refdecomentario"/>
        </w:rPr>
        <w:annotationRef/>
      </w:r>
    </w:p>
  </w:comment>
  <w:comment w:id="46" w:author="TOSHIBA" w:date="2016-07-07T14:48:00Z" w:initials="T">
    <w:p w14:paraId="1E6CBDD9" w14:textId="77777777" w:rsidR="005C3A73" w:rsidRDefault="005C3A73">
      <w:pPr>
        <w:pStyle w:val="Textocomentario"/>
      </w:pPr>
      <w:r>
        <w:rPr>
          <w:rStyle w:val="Refdecomentario"/>
        </w:rPr>
        <w:annotationRef/>
      </w:r>
    </w:p>
  </w:comment>
  <w:comment w:id="47" w:author="TOSHIBA" w:date="2016-07-07T14:48:00Z" w:initials="T">
    <w:p w14:paraId="4CBBFD2E" w14:textId="77777777" w:rsidR="005C3A73" w:rsidRDefault="005C3A73">
      <w:pPr>
        <w:pStyle w:val="Textocomentario"/>
      </w:pPr>
      <w:r>
        <w:rPr>
          <w:rStyle w:val="Refdecomentario"/>
        </w:rPr>
        <w:annotationRef/>
      </w:r>
    </w:p>
  </w:comment>
  <w:comment w:id="48" w:author="TOSHIBA" w:date="2016-07-07T14:50:00Z" w:initials="T">
    <w:p w14:paraId="62ECB543" w14:textId="77777777" w:rsidR="007E677B" w:rsidRDefault="007E677B">
      <w:pPr>
        <w:pStyle w:val="Textocomentario"/>
      </w:pPr>
      <w:r>
        <w:rPr>
          <w:rStyle w:val="Refdecomentario"/>
        </w:rPr>
        <w:annotationRef/>
      </w:r>
    </w:p>
  </w:comment>
  <w:comment w:id="49" w:author="TOSHIBA" w:date="2016-07-07T14:51:00Z" w:initials="T">
    <w:p w14:paraId="2DF2A63B" w14:textId="77777777" w:rsidR="007E677B" w:rsidRDefault="007E677B">
      <w:pPr>
        <w:pStyle w:val="Textocomentario"/>
      </w:pPr>
      <w:r>
        <w:rPr>
          <w:rStyle w:val="Refdecomentario"/>
        </w:rPr>
        <w:annotationRef/>
      </w:r>
    </w:p>
  </w:comment>
  <w:comment w:id="50" w:author="TOSHIBA" w:date="2016-07-07T14:53:00Z" w:initials="T">
    <w:p w14:paraId="50DFE592" w14:textId="77777777" w:rsidR="007E677B" w:rsidRDefault="007E677B">
      <w:pPr>
        <w:pStyle w:val="Textocomentario"/>
      </w:pPr>
      <w:r>
        <w:rPr>
          <w:rStyle w:val="Refdecomentario"/>
        </w:rPr>
        <w:annotationRef/>
      </w:r>
    </w:p>
  </w:comment>
  <w:comment w:id="51" w:author="TOSHIBA" w:date="2016-07-07T14:54:00Z" w:initials="T">
    <w:p w14:paraId="3876FE76" w14:textId="77777777" w:rsidR="007E677B" w:rsidRDefault="007E677B">
      <w:pPr>
        <w:pStyle w:val="Textocomentario"/>
      </w:pPr>
      <w:r>
        <w:rPr>
          <w:rStyle w:val="Refdecomentario"/>
        </w:rPr>
        <w:annotationRef/>
      </w:r>
    </w:p>
  </w:comment>
  <w:comment w:id="52" w:author="TOSHIBA" w:date="2016-07-07T14:55:00Z" w:initials="T">
    <w:p w14:paraId="480CC856" w14:textId="77777777" w:rsidR="007E677B" w:rsidRDefault="007E677B">
      <w:pPr>
        <w:pStyle w:val="Textocomentario"/>
      </w:pPr>
      <w:r>
        <w:rPr>
          <w:rStyle w:val="Refdecomentario"/>
        </w:rPr>
        <w:annotationRef/>
      </w:r>
    </w:p>
  </w:comment>
  <w:comment w:id="53" w:author="TOSHIBA" w:date="2016-07-07T14:56:00Z" w:initials="T">
    <w:p w14:paraId="2D6E726B" w14:textId="77777777" w:rsidR="007E677B" w:rsidRDefault="007E677B">
      <w:pPr>
        <w:pStyle w:val="Textocomentario"/>
      </w:pPr>
      <w:r>
        <w:rPr>
          <w:rStyle w:val="Refdecomentario"/>
        </w:rPr>
        <w:annotationRef/>
      </w:r>
    </w:p>
  </w:comment>
  <w:comment w:id="54" w:author="TOSHIBA" w:date="2016-07-07T14:57:00Z" w:initials="T">
    <w:p w14:paraId="01285149" w14:textId="77777777" w:rsidR="00C079E1" w:rsidRDefault="00C079E1">
      <w:pPr>
        <w:pStyle w:val="Textocomentario"/>
      </w:pPr>
      <w:r>
        <w:rPr>
          <w:rStyle w:val="Refdecomentario"/>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B9B68F" w15:done="0"/>
  <w15:commentEx w15:paraId="119D3ED4" w15:done="0"/>
  <w15:commentEx w15:paraId="58800B4E" w15:done="0"/>
  <w15:commentEx w15:paraId="433E8355" w15:done="0"/>
  <w15:commentEx w15:paraId="50411F1B" w15:done="0"/>
  <w15:commentEx w15:paraId="6D5336BB" w15:done="0"/>
  <w15:commentEx w15:paraId="2C67A1AA" w15:done="0"/>
  <w15:commentEx w15:paraId="1EB1C8CF" w15:done="0"/>
  <w15:commentEx w15:paraId="25715CB5" w15:done="0"/>
  <w15:commentEx w15:paraId="08FE4561" w15:done="0"/>
  <w15:commentEx w15:paraId="1DB84181" w15:done="0"/>
  <w15:commentEx w15:paraId="40B5AC3C" w15:done="0"/>
  <w15:commentEx w15:paraId="149D4062" w15:done="0"/>
  <w15:commentEx w15:paraId="6FBBA71F" w15:done="0"/>
  <w15:commentEx w15:paraId="0D0740F5" w15:done="0"/>
  <w15:commentEx w15:paraId="6A53B1AC" w15:done="0"/>
  <w15:commentEx w15:paraId="27D3F5F1" w15:done="0"/>
  <w15:commentEx w15:paraId="098EEBF5" w15:done="0"/>
  <w15:commentEx w15:paraId="4AFEBB78" w15:done="0"/>
  <w15:commentEx w15:paraId="296ABD8B" w15:done="0"/>
  <w15:commentEx w15:paraId="7EF633E4" w15:done="0"/>
  <w15:commentEx w15:paraId="4631AD16" w15:done="0"/>
  <w15:commentEx w15:paraId="7AC9F72F" w15:done="0"/>
  <w15:commentEx w15:paraId="311CD03E" w15:done="0"/>
  <w15:commentEx w15:paraId="396DB244" w15:done="0"/>
  <w15:commentEx w15:paraId="405CA914" w15:done="0"/>
  <w15:commentEx w15:paraId="3DCF3DF5" w15:done="0"/>
  <w15:commentEx w15:paraId="5288A3BD" w15:done="0"/>
  <w15:commentEx w15:paraId="5EFE6B4A" w15:done="0"/>
  <w15:commentEx w15:paraId="6166E9B8" w15:done="0"/>
  <w15:commentEx w15:paraId="44213101" w15:done="0"/>
  <w15:commentEx w15:paraId="4861C230" w15:done="0"/>
  <w15:commentEx w15:paraId="69638892" w15:done="0"/>
  <w15:commentEx w15:paraId="2A7B40C7" w15:done="0"/>
  <w15:commentEx w15:paraId="5570CFCF" w15:done="0"/>
  <w15:commentEx w15:paraId="63E116E8" w15:done="0"/>
  <w15:commentEx w15:paraId="4D38B2E6" w15:done="0"/>
  <w15:commentEx w15:paraId="1333FB9F" w15:done="0"/>
  <w15:commentEx w15:paraId="4C48C2FA" w15:done="0"/>
  <w15:commentEx w15:paraId="1E6CBDD9" w15:done="0"/>
  <w15:commentEx w15:paraId="4CBBFD2E" w15:done="0"/>
  <w15:commentEx w15:paraId="62ECB543" w15:done="0"/>
  <w15:commentEx w15:paraId="2DF2A63B" w15:done="0"/>
  <w15:commentEx w15:paraId="50DFE592" w15:done="0"/>
  <w15:commentEx w15:paraId="3876FE76" w15:done="0"/>
  <w15:commentEx w15:paraId="480CC856" w15:done="0"/>
  <w15:commentEx w15:paraId="2D6E726B" w15:done="0"/>
  <w15:commentEx w15:paraId="012851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6E2B06" w14:textId="77777777" w:rsidR="00FA153B" w:rsidRDefault="00FA153B" w:rsidP="00605ECD">
      <w:pPr>
        <w:spacing w:line="240" w:lineRule="auto"/>
      </w:pPr>
      <w:r>
        <w:separator/>
      </w:r>
    </w:p>
  </w:endnote>
  <w:endnote w:type="continuationSeparator" w:id="0">
    <w:p w14:paraId="7973D361" w14:textId="77777777" w:rsidR="00FA153B" w:rsidRDefault="00FA153B" w:rsidP="00605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7F65A6" w14:textId="77777777" w:rsidR="00FA153B" w:rsidRDefault="00FA153B" w:rsidP="00605ECD">
      <w:pPr>
        <w:spacing w:line="240" w:lineRule="auto"/>
      </w:pPr>
      <w:r>
        <w:separator/>
      </w:r>
    </w:p>
  </w:footnote>
  <w:footnote w:type="continuationSeparator" w:id="0">
    <w:p w14:paraId="0B87EF54" w14:textId="77777777" w:rsidR="00FA153B" w:rsidRDefault="00FA153B" w:rsidP="00605E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EB198" w14:textId="77777777" w:rsidR="00184CDE" w:rsidRDefault="00184CDE">
    <w:pPr>
      <w:pStyle w:val="Encabezado"/>
    </w:pPr>
    <w:r>
      <w:t>La economía globalizada</w:t>
    </w:r>
  </w:p>
  <w:p w14:paraId="776FEEF4" w14:textId="77777777" w:rsidR="00184CDE" w:rsidRDefault="00184CD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62307"/>
    <w:multiLevelType w:val="multilevel"/>
    <w:tmpl w:val="3F6EBD80"/>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04A7972"/>
    <w:multiLevelType w:val="multilevel"/>
    <w:tmpl w:val="C042591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 w15:restartNumberingAfterBreak="0">
    <w:nsid w:val="275F24B9"/>
    <w:multiLevelType w:val="multilevel"/>
    <w:tmpl w:val="25E89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DC0327"/>
    <w:multiLevelType w:val="multilevel"/>
    <w:tmpl w:val="34EE0D7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4" w15:restartNumberingAfterBreak="0">
    <w:nsid w:val="31E56DF2"/>
    <w:multiLevelType w:val="multilevel"/>
    <w:tmpl w:val="14F41822"/>
    <w:lvl w:ilvl="0">
      <w:start w:val="1"/>
      <w:numFmt w:val="decimal"/>
      <w:lvlText w:val="%1."/>
      <w:lvlJc w:val="left"/>
      <w:pPr>
        <w:ind w:left="1571" w:hanging="360"/>
      </w:pPr>
      <w:rPr>
        <w:rFonts w:hint="default"/>
      </w:rPr>
    </w:lvl>
    <w:lvl w:ilvl="1">
      <w:start w:val="1"/>
      <w:numFmt w:val="decimal"/>
      <w:isLgl/>
      <w:lvlText w:val="%1.%2"/>
      <w:lvlJc w:val="left"/>
      <w:pPr>
        <w:ind w:left="1571" w:hanging="36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5" w15:restartNumberingAfterBreak="0">
    <w:nsid w:val="325779EB"/>
    <w:multiLevelType w:val="multilevel"/>
    <w:tmpl w:val="058628D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3534030"/>
    <w:multiLevelType w:val="multilevel"/>
    <w:tmpl w:val="809C654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37172F52"/>
    <w:multiLevelType w:val="multilevel"/>
    <w:tmpl w:val="3B2C8D94"/>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8" w15:restartNumberingAfterBreak="0">
    <w:nsid w:val="38D7580F"/>
    <w:multiLevelType w:val="multilevel"/>
    <w:tmpl w:val="E45A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A476D0"/>
    <w:multiLevelType w:val="multilevel"/>
    <w:tmpl w:val="8D40679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360" w:hanging="360"/>
      </w:pPr>
      <w:rPr>
        <w:rFonts w:ascii="Times" w:hAnsi="Times" w:cstheme="minorBidi" w:hint="default"/>
      </w:rPr>
    </w:lvl>
    <w:lvl w:ilvl="2">
      <w:start w:val="1"/>
      <w:numFmt w:val="decimal"/>
      <w:lvlText w:val="%1.%2.%3"/>
      <w:lvlJc w:val="left"/>
      <w:pPr>
        <w:ind w:left="720" w:hanging="720"/>
      </w:pPr>
      <w:rPr>
        <w:rFonts w:ascii="Times" w:hAnsi="Times" w:cstheme="minorBidi" w:hint="default"/>
      </w:rPr>
    </w:lvl>
    <w:lvl w:ilvl="3">
      <w:start w:val="1"/>
      <w:numFmt w:val="decimal"/>
      <w:lvlText w:val="%1.%2.%3.%4"/>
      <w:lvlJc w:val="left"/>
      <w:pPr>
        <w:ind w:left="720" w:hanging="720"/>
      </w:pPr>
      <w:rPr>
        <w:rFonts w:ascii="Times" w:hAnsi="Times" w:cstheme="minorBidi" w:hint="default"/>
      </w:rPr>
    </w:lvl>
    <w:lvl w:ilvl="4">
      <w:start w:val="1"/>
      <w:numFmt w:val="decimal"/>
      <w:lvlText w:val="%1.%2.%3.%4.%5"/>
      <w:lvlJc w:val="left"/>
      <w:pPr>
        <w:ind w:left="1080" w:hanging="1080"/>
      </w:pPr>
      <w:rPr>
        <w:rFonts w:ascii="Times" w:hAnsi="Times" w:cstheme="minorBidi" w:hint="default"/>
      </w:rPr>
    </w:lvl>
    <w:lvl w:ilvl="5">
      <w:start w:val="1"/>
      <w:numFmt w:val="decimal"/>
      <w:lvlText w:val="%1.%2.%3.%4.%5.%6"/>
      <w:lvlJc w:val="left"/>
      <w:pPr>
        <w:ind w:left="1080" w:hanging="1080"/>
      </w:pPr>
      <w:rPr>
        <w:rFonts w:ascii="Times" w:hAnsi="Times" w:cstheme="minorBidi" w:hint="default"/>
      </w:rPr>
    </w:lvl>
    <w:lvl w:ilvl="6">
      <w:start w:val="1"/>
      <w:numFmt w:val="decimal"/>
      <w:lvlText w:val="%1.%2.%3.%4.%5.%6.%7"/>
      <w:lvlJc w:val="left"/>
      <w:pPr>
        <w:ind w:left="1440" w:hanging="1440"/>
      </w:pPr>
      <w:rPr>
        <w:rFonts w:ascii="Times" w:hAnsi="Times" w:cstheme="minorBidi" w:hint="default"/>
      </w:rPr>
    </w:lvl>
    <w:lvl w:ilvl="7">
      <w:start w:val="1"/>
      <w:numFmt w:val="decimal"/>
      <w:lvlText w:val="%1.%2.%3.%4.%5.%6.%7.%8"/>
      <w:lvlJc w:val="left"/>
      <w:pPr>
        <w:ind w:left="1440" w:hanging="1440"/>
      </w:pPr>
      <w:rPr>
        <w:rFonts w:ascii="Times" w:hAnsi="Times" w:cstheme="minorBidi" w:hint="default"/>
      </w:rPr>
    </w:lvl>
    <w:lvl w:ilvl="8">
      <w:start w:val="1"/>
      <w:numFmt w:val="decimal"/>
      <w:lvlText w:val="%1.%2.%3.%4.%5.%6.%7.%8.%9"/>
      <w:lvlJc w:val="left"/>
      <w:pPr>
        <w:ind w:left="1440" w:hanging="1440"/>
      </w:pPr>
      <w:rPr>
        <w:rFonts w:ascii="Times" w:hAnsi="Times" w:cstheme="minorBidi" w:hint="default"/>
      </w:rPr>
    </w:lvl>
  </w:abstractNum>
  <w:abstractNum w:abstractNumId="10" w15:restartNumberingAfterBreak="0">
    <w:nsid w:val="3E84015A"/>
    <w:multiLevelType w:val="hybridMultilevel"/>
    <w:tmpl w:val="BBA42AC8"/>
    <w:lvl w:ilvl="0" w:tplc="700874F8">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F2C49DE"/>
    <w:multiLevelType w:val="hybridMultilevel"/>
    <w:tmpl w:val="6B5ACD9C"/>
    <w:lvl w:ilvl="0" w:tplc="240A000F">
      <w:start w:val="3"/>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43E4981"/>
    <w:multiLevelType w:val="multilevel"/>
    <w:tmpl w:val="3ADEA90C"/>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ascii="Times New Roman" w:hAnsi="Times New Roman" w:cs="Times New Roman" w:hint="default"/>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54829A2"/>
    <w:multiLevelType w:val="multilevel"/>
    <w:tmpl w:val="DE82B65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B74668E"/>
    <w:multiLevelType w:val="multilevel"/>
    <w:tmpl w:val="524A6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4C1125"/>
    <w:multiLevelType w:val="hybridMultilevel"/>
    <w:tmpl w:val="576ADE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E850693"/>
    <w:multiLevelType w:val="multilevel"/>
    <w:tmpl w:val="DCDA594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7" w15:restartNumberingAfterBreak="0">
    <w:nsid w:val="4F262E69"/>
    <w:multiLevelType w:val="multilevel"/>
    <w:tmpl w:val="39141B1A"/>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3DD7F20"/>
    <w:multiLevelType w:val="multilevel"/>
    <w:tmpl w:val="8EE09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E93F3C"/>
    <w:multiLevelType w:val="hybridMultilevel"/>
    <w:tmpl w:val="D19CF9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5734397E"/>
    <w:multiLevelType w:val="multilevel"/>
    <w:tmpl w:val="B2C493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9927F58"/>
    <w:multiLevelType w:val="multilevel"/>
    <w:tmpl w:val="3342BF04"/>
    <w:lvl w:ilvl="0">
      <w:start w:val="1"/>
      <w:numFmt w:val="decimal"/>
      <w:lvlText w:val="%1"/>
      <w:lvlJc w:val="left"/>
      <w:pPr>
        <w:ind w:left="705" w:hanging="705"/>
      </w:pPr>
      <w:rPr>
        <w:rFonts w:hint="default"/>
        <w:color w:val="auto"/>
      </w:rPr>
    </w:lvl>
    <w:lvl w:ilvl="1">
      <w:start w:val="1"/>
      <w:numFmt w:val="decimal"/>
      <w:lvlText w:val="%1.%2"/>
      <w:lvlJc w:val="left"/>
      <w:pPr>
        <w:ind w:left="705" w:hanging="705"/>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22" w15:restartNumberingAfterBreak="0">
    <w:nsid w:val="5AD862DC"/>
    <w:multiLevelType w:val="multilevel"/>
    <w:tmpl w:val="CD78F4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C8C1F47"/>
    <w:multiLevelType w:val="multilevel"/>
    <w:tmpl w:val="4A0C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280BFE"/>
    <w:multiLevelType w:val="hybridMultilevel"/>
    <w:tmpl w:val="AEBCEA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E7D22AF"/>
    <w:multiLevelType w:val="multilevel"/>
    <w:tmpl w:val="AC6E8B7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06E2EBD"/>
    <w:multiLevelType w:val="multilevel"/>
    <w:tmpl w:val="8D64CA8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7" w15:restartNumberingAfterBreak="0">
    <w:nsid w:val="63613AB3"/>
    <w:multiLevelType w:val="multilevel"/>
    <w:tmpl w:val="5874F1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C42869"/>
    <w:multiLevelType w:val="multilevel"/>
    <w:tmpl w:val="FD00AA0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29" w15:restartNumberingAfterBreak="0">
    <w:nsid w:val="68FB2AD3"/>
    <w:multiLevelType w:val="multilevel"/>
    <w:tmpl w:val="3E7473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97A494D"/>
    <w:multiLevelType w:val="hybridMultilevel"/>
    <w:tmpl w:val="AF142748"/>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707E6205"/>
    <w:multiLevelType w:val="multilevel"/>
    <w:tmpl w:val="468CD27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2" w15:restartNumberingAfterBreak="0">
    <w:nsid w:val="764C0E42"/>
    <w:multiLevelType w:val="hybridMultilevel"/>
    <w:tmpl w:val="39AC0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6C83112"/>
    <w:multiLevelType w:val="multilevel"/>
    <w:tmpl w:val="EFCE65E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1"/>
  </w:num>
  <w:num w:numId="2">
    <w:abstractNumId w:val="3"/>
  </w:num>
  <w:num w:numId="3">
    <w:abstractNumId w:val="7"/>
  </w:num>
  <w:num w:numId="4">
    <w:abstractNumId w:val="28"/>
  </w:num>
  <w:num w:numId="5">
    <w:abstractNumId w:val="26"/>
  </w:num>
  <w:num w:numId="6">
    <w:abstractNumId w:val="1"/>
  </w:num>
  <w:num w:numId="7">
    <w:abstractNumId w:val="18"/>
  </w:num>
  <w:num w:numId="8">
    <w:abstractNumId w:val="2"/>
  </w:num>
  <w:num w:numId="9">
    <w:abstractNumId w:val="14"/>
  </w:num>
  <w:num w:numId="10">
    <w:abstractNumId w:val="8"/>
  </w:num>
  <w:num w:numId="11">
    <w:abstractNumId w:val="23"/>
  </w:num>
  <w:num w:numId="12">
    <w:abstractNumId w:val="19"/>
  </w:num>
  <w:num w:numId="13">
    <w:abstractNumId w:val="32"/>
  </w:num>
  <w:num w:numId="14">
    <w:abstractNumId w:val="10"/>
  </w:num>
  <w:num w:numId="15">
    <w:abstractNumId w:val="12"/>
  </w:num>
  <w:num w:numId="16">
    <w:abstractNumId w:val="4"/>
  </w:num>
  <w:num w:numId="17">
    <w:abstractNumId w:val="24"/>
  </w:num>
  <w:num w:numId="18">
    <w:abstractNumId w:val="25"/>
  </w:num>
  <w:num w:numId="19">
    <w:abstractNumId w:val="5"/>
  </w:num>
  <w:num w:numId="20">
    <w:abstractNumId w:val="21"/>
  </w:num>
  <w:num w:numId="21">
    <w:abstractNumId w:val="29"/>
  </w:num>
  <w:num w:numId="22">
    <w:abstractNumId w:val="30"/>
  </w:num>
  <w:num w:numId="23">
    <w:abstractNumId w:val="0"/>
  </w:num>
  <w:num w:numId="24">
    <w:abstractNumId w:val="27"/>
  </w:num>
  <w:num w:numId="25">
    <w:abstractNumId w:val="11"/>
  </w:num>
  <w:num w:numId="26">
    <w:abstractNumId w:val="20"/>
  </w:num>
  <w:num w:numId="27">
    <w:abstractNumId w:val="16"/>
  </w:num>
  <w:num w:numId="28">
    <w:abstractNumId w:val="22"/>
  </w:num>
  <w:num w:numId="29">
    <w:abstractNumId w:val="15"/>
  </w:num>
  <w:num w:numId="30">
    <w:abstractNumId w:val="33"/>
  </w:num>
  <w:num w:numId="31">
    <w:abstractNumId w:val="6"/>
  </w:num>
  <w:num w:numId="32">
    <w:abstractNumId w:val="17"/>
  </w:num>
  <w:num w:numId="33">
    <w:abstractNumId w:val="1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180"/>
    <w:rsid w:val="000744D6"/>
    <w:rsid w:val="000800D5"/>
    <w:rsid w:val="00082190"/>
    <w:rsid w:val="000A6E62"/>
    <w:rsid w:val="0015328D"/>
    <w:rsid w:val="001565C8"/>
    <w:rsid w:val="00173377"/>
    <w:rsid w:val="00184CDE"/>
    <w:rsid w:val="001A306B"/>
    <w:rsid w:val="001F3FD9"/>
    <w:rsid w:val="00254334"/>
    <w:rsid w:val="00271C8C"/>
    <w:rsid w:val="002818E0"/>
    <w:rsid w:val="00283B53"/>
    <w:rsid w:val="002B074D"/>
    <w:rsid w:val="002E1593"/>
    <w:rsid w:val="00307CCC"/>
    <w:rsid w:val="0034734D"/>
    <w:rsid w:val="0037594F"/>
    <w:rsid w:val="003934E6"/>
    <w:rsid w:val="003B35B3"/>
    <w:rsid w:val="003E1DC5"/>
    <w:rsid w:val="00414812"/>
    <w:rsid w:val="0044317A"/>
    <w:rsid w:val="004D58DF"/>
    <w:rsid w:val="004F5377"/>
    <w:rsid w:val="00515474"/>
    <w:rsid w:val="005274D9"/>
    <w:rsid w:val="0054170C"/>
    <w:rsid w:val="00555D10"/>
    <w:rsid w:val="005C3A73"/>
    <w:rsid w:val="00605ECD"/>
    <w:rsid w:val="00647019"/>
    <w:rsid w:val="006C78A2"/>
    <w:rsid w:val="006D6EF2"/>
    <w:rsid w:val="006E24E8"/>
    <w:rsid w:val="006F45D1"/>
    <w:rsid w:val="00724D84"/>
    <w:rsid w:val="00733486"/>
    <w:rsid w:val="00765E6B"/>
    <w:rsid w:val="00790362"/>
    <w:rsid w:val="007A1D50"/>
    <w:rsid w:val="007E1375"/>
    <w:rsid w:val="007E677B"/>
    <w:rsid w:val="007E709D"/>
    <w:rsid w:val="0081266B"/>
    <w:rsid w:val="00840919"/>
    <w:rsid w:val="00855634"/>
    <w:rsid w:val="00884DFA"/>
    <w:rsid w:val="0088642F"/>
    <w:rsid w:val="008A3F39"/>
    <w:rsid w:val="0091131F"/>
    <w:rsid w:val="00920D12"/>
    <w:rsid w:val="00946085"/>
    <w:rsid w:val="00954824"/>
    <w:rsid w:val="00957E45"/>
    <w:rsid w:val="00970142"/>
    <w:rsid w:val="00A06B15"/>
    <w:rsid w:val="00A24496"/>
    <w:rsid w:val="00A75C2F"/>
    <w:rsid w:val="00AC4E21"/>
    <w:rsid w:val="00B51255"/>
    <w:rsid w:val="00B8094D"/>
    <w:rsid w:val="00B86777"/>
    <w:rsid w:val="00C079E1"/>
    <w:rsid w:val="00C27B28"/>
    <w:rsid w:val="00C45A2C"/>
    <w:rsid w:val="00C90747"/>
    <w:rsid w:val="00C9110F"/>
    <w:rsid w:val="00CC733F"/>
    <w:rsid w:val="00CD0852"/>
    <w:rsid w:val="00D26B26"/>
    <w:rsid w:val="00D27D05"/>
    <w:rsid w:val="00D36BE7"/>
    <w:rsid w:val="00D52E22"/>
    <w:rsid w:val="00D56948"/>
    <w:rsid w:val="00D61E68"/>
    <w:rsid w:val="00D95A97"/>
    <w:rsid w:val="00DB03E1"/>
    <w:rsid w:val="00DC4439"/>
    <w:rsid w:val="00EC4157"/>
    <w:rsid w:val="00EF5180"/>
    <w:rsid w:val="00F110D2"/>
    <w:rsid w:val="00F16EF1"/>
    <w:rsid w:val="00F30801"/>
    <w:rsid w:val="00FA153B"/>
    <w:rsid w:val="00FE64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49E28"/>
  <w15:docId w15:val="{58A82FB7-4714-45C3-92CB-9B526B34F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F5180"/>
    <w:pPr>
      <w:spacing w:after="0" w:line="360" w:lineRule="auto"/>
      <w:jc w:val="both"/>
    </w:pPr>
    <w:rPr>
      <w:rFonts w:ascii="Arial" w:eastAsia="Arial" w:hAnsi="Arial" w:cs="Arial"/>
      <w:sz w:val="24"/>
      <w:szCs w:val="24"/>
      <w:highlight w:val="white"/>
      <w:lang w:eastAsia="es-CO"/>
    </w:rPr>
  </w:style>
  <w:style w:type="paragraph" w:styleId="Ttulo1">
    <w:name w:val="heading 1"/>
    <w:basedOn w:val="Normal"/>
    <w:next w:val="Normal"/>
    <w:link w:val="Ttulo1Car"/>
    <w:rsid w:val="00EF5180"/>
    <w:pPr>
      <w:keepNext/>
      <w:keepLines/>
      <w:spacing w:before="480" w:after="120"/>
      <w:outlineLvl w:val="0"/>
    </w:pPr>
    <w:rPr>
      <w:b/>
      <w:color w:val="000000"/>
      <w:sz w:val="48"/>
    </w:rPr>
  </w:style>
  <w:style w:type="paragraph" w:styleId="Ttulo3">
    <w:name w:val="heading 3"/>
    <w:basedOn w:val="Normal"/>
    <w:next w:val="Normal"/>
    <w:link w:val="Ttulo3Car"/>
    <w:uiPriority w:val="9"/>
    <w:semiHidden/>
    <w:unhideWhenUsed/>
    <w:qFormat/>
    <w:rsid w:val="0081266B"/>
    <w:pPr>
      <w:keepNext/>
      <w:keepLines/>
      <w:spacing w:before="4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8126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EF5180"/>
    <w:rPr>
      <w:rFonts w:ascii="Arial" w:eastAsia="Arial" w:hAnsi="Arial" w:cs="Arial"/>
      <w:b/>
      <w:color w:val="000000"/>
      <w:sz w:val="48"/>
      <w:szCs w:val="24"/>
      <w:highlight w:val="white"/>
      <w:lang w:eastAsia="es-CO"/>
    </w:rPr>
  </w:style>
  <w:style w:type="table" w:customStyle="1" w:styleId="9">
    <w:name w:val="9"/>
    <w:basedOn w:val="Tablanormal"/>
    <w:rsid w:val="00EF5180"/>
    <w:pPr>
      <w:spacing w:after="0" w:line="360" w:lineRule="auto"/>
      <w:jc w:val="both"/>
    </w:pPr>
    <w:rPr>
      <w:rFonts w:ascii="Arial" w:eastAsia="Arial" w:hAnsi="Arial" w:cs="Arial"/>
      <w:color w:val="00B050"/>
      <w:sz w:val="24"/>
      <w:szCs w:val="24"/>
      <w:highlight w:val="white"/>
      <w:lang w:eastAsia="es-CO"/>
    </w:rPr>
    <w:tblPr>
      <w:tblStyleRowBandSize w:val="1"/>
      <w:tblStyleColBandSize w:val="1"/>
      <w:tblCellMar>
        <w:left w:w="115" w:type="dxa"/>
        <w:right w:w="115" w:type="dxa"/>
      </w:tblCellMar>
    </w:tblPr>
  </w:style>
  <w:style w:type="table" w:customStyle="1" w:styleId="8">
    <w:name w:val="8"/>
    <w:basedOn w:val="Tablanormal"/>
    <w:rsid w:val="00EF5180"/>
    <w:pPr>
      <w:spacing w:after="0" w:line="240" w:lineRule="auto"/>
      <w:jc w:val="both"/>
    </w:pPr>
    <w:rPr>
      <w:rFonts w:ascii="Arial" w:eastAsia="Arial" w:hAnsi="Arial" w:cs="Arial"/>
      <w:color w:val="00B050"/>
      <w:sz w:val="24"/>
      <w:szCs w:val="24"/>
      <w:highlight w:val="white"/>
      <w:lang w:eastAsia="es-CO"/>
    </w:rPr>
    <w:tblPr>
      <w:tblStyleRowBandSize w:val="1"/>
      <w:tblStyleColBandSize w:val="1"/>
      <w:tblCellMar>
        <w:left w:w="115" w:type="dxa"/>
        <w:right w:w="115" w:type="dxa"/>
      </w:tblCellMar>
    </w:tblPr>
  </w:style>
  <w:style w:type="table" w:customStyle="1" w:styleId="7">
    <w:name w:val="7"/>
    <w:basedOn w:val="Tablanormal"/>
    <w:rsid w:val="00EF5180"/>
    <w:pPr>
      <w:spacing w:after="0" w:line="240" w:lineRule="auto"/>
      <w:jc w:val="both"/>
    </w:pPr>
    <w:rPr>
      <w:rFonts w:ascii="Arial" w:eastAsia="Arial" w:hAnsi="Arial" w:cs="Arial"/>
      <w:color w:val="00B050"/>
      <w:sz w:val="24"/>
      <w:szCs w:val="24"/>
      <w:highlight w:val="white"/>
      <w:lang w:eastAsia="es-CO"/>
    </w:rPr>
    <w:tblPr>
      <w:tblStyleRowBandSize w:val="1"/>
      <w:tblStyleColBandSize w:val="1"/>
      <w:tblCellMar>
        <w:left w:w="115" w:type="dxa"/>
        <w:right w:w="115" w:type="dxa"/>
      </w:tblCellMar>
    </w:tblPr>
  </w:style>
  <w:style w:type="table" w:customStyle="1" w:styleId="6">
    <w:name w:val="6"/>
    <w:basedOn w:val="Tablanormal"/>
    <w:rsid w:val="00EF5180"/>
    <w:pPr>
      <w:spacing w:after="0" w:line="360" w:lineRule="auto"/>
      <w:jc w:val="both"/>
    </w:pPr>
    <w:rPr>
      <w:rFonts w:ascii="Arial" w:eastAsia="Arial" w:hAnsi="Arial" w:cs="Arial"/>
      <w:color w:val="00B050"/>
      <w:sz w:val="24"/>
      <w:szCs w:val="24"/>
      <w:highlight w:val="white"/>
      <w:lang w:eastAsia="es-CO"/>
    </w:rPr>
    <w:tblPr>
      <w:tblStyleRowBandSize w:val="1"/>
      <w:tblStyleColBandSize w:val="1"/>
      <w:tblCellMar>
        <w:left w:w="0" w:type="dxa"/>
        <w:right w:w="0" w:type="dxa"/>
      </w:tblCellMar>
    </w:tblPr>
  </w:style>
  <w:style w:type="table" w:customStyle="1" w:styleId="4">
    <w:name w:val="4"/>
    <w:basedOn w:val="Tablanormal"/>
    <w:rsid w:val="00EF5180"/>
    <w:pPr>
      <w:spacing w:after="0" w:line="360" w:lineRule="auto"/>
      <w:jc w:val="both"/>
    </w:pPr>
    <w:rPr>
      <w:rFonts w:ascii="Arial" w:eastAsia="Arial" w:hAnsi="Arial" w:cs="Arial"/>
      <w:color w:val="00B050"/>
      <w:sz w:val="24"/>
      <w:szCs w:val="24"/>
      <w:highlight w:val="white"/>
      <w:lang w:eastAsia="es-CO"/>
    </w:rPr>
    <w:tblPr>
      <w:tblStyleRowBandSize w:val="1"/>
      <w:tblStyleColBandSize w:val="1"/>
      <w:tblCellMar>
        <w:left w:w="115" w:type="dxa"/>
        <w:right w:w="115" w:type="dxa"/>
      </w:tblCellMar>
    </w:tblPr>
  </w:style>
  <w:style w:type="table" w:customStyle="1" w:styleId="3">
    <w:name w:val="3"/>
    <w:basedOn w:val="Tablanormal"/>
    <w:rsid w:val="00EF5180"/>
    <w:pPr>
      <w:spacing w:after="0" w:line="240" w:lineRule="auto"/>
      <w:jc w:val="both"/>
    </w:pPr>
    <w:rPr>
      <w:rFonts w:ascii="Arial" w:eastAsia="Arial" w:hAnsi="Arial" w:cs="Arial"/>
      <w:color w:val="00B050"/>
      <w:sz w:val="24"/>
      <w:szCs w:val="24"/>
      <w:highlight w:val="white"/>
      <w:lang w:eastAsia="es-CO"/>
    </w:rPr>
    <w:tblPr>
      <w:tblStyleRowBandSize w:val="1"/>
      <w:tblStyleColBandSize w:val="1"/>
      <w:tblCellMar>
        <w:left w:w="115" w:type="dxa"/>
        <w:right w:w="115" w:type="dxa"/>
      </w:tblCellMar>
    </w:tblPr>
  </w:style>
  <w:style w:type="table" w:customStyle="1" w:styleId="2">
    <w:name w:val="2"/>
    <w:basedOn w:val="Tablanormal"/>
    <w:rsid w:val="00EF5180"/>
    <w:pPr>
      <w:spacing w:after="0" w:line="240" w:lineRule="auto"/>
      <w:jc w:val="both"/>
    </w:pPr>
    <w:rPr>
      <w:rFonts w:ascii="Arial" w:eastAsia="Arial" w:hAnsi="Arial" w:cs="Arial"/>
      <w:color w:val="00B050"/>
      <w:sz w:val="24"/>
      <w:szCs w:val="24"/>
      <w:highlight w:val="white"/>
      <w:lang w:eastAsia="es-CO"/>
    </w:rPr>
    <w:tblPr>
      <w:tblStyleRowBandSize w:val="1"/>
      <w:tblStyleColBandSize w:val="1"/>
      <w:tblCellMar>
        <w:left w:w="115" w:type="dxa"/>
        <w:right w:w="115" w:type="dxa"/>
      </w:tblCellMar>
    </w:tblPr>
  </w:style>
  <w:style w:type="table" w:customStyle="1" w:styleId="1">
    <w:name w:val="1"/>
    <w:basedOn w:val="Tablanormal"/>
    <w:rsid w:val="00EF5180"/>
    <w:pPr>
      <w:spacing w:after="0" w:line="240" w:lineRule="auto"/>
      <w:jc w:val="both"/>
    </w:pPr>
    <w:rPr>
      <w:rFonts w:ascii="Arial" w:eastAsia="Arial" w:hAnsi="Arial" w:cs="Arial"/>
      <w:color w:val="00B050"/>
      <w:sz w:val="24"/>
      <w:szCs w:val="24"/>
      <w:highlight w:val="white"/>
      <w:lang w:eastAsia="es-CO"/>
    </w:rPr>
    <w:tblPr>
      <w:tblStyleRowBandSize w:val="1"/>
      <w:tblStyleColBandSize w:val="1"/>
      <w:tblCellMar>
        <w:left w:w="115" w:type="dxa"/>
        <w:right w:w="115" w:type="dxa"/>
      </w:tblCellMar>
    </w:tblPr>
  </w:style>
  <w:style w:type="character" w:styleId="Textoennegrita">
    <w:name w:val="Strong"/>
    <w:basedOn w:val="Fuentedeprrafopredeter"/>
    <w:uiPriority w:val="22"/>
    <w:qFormat/>
    <w:rsid w:val="00EF5180"/>
    <w:rPr>
      <w:b/>
      <w:bCs/>
    </w:rPr>
  </w:style>
  <w:style w:type="character" w:customStyle="1" w:styleId="un">
    <w:name w:val="un"/>
    <w:basedOn w:val="Fuentedeprrafopredeter"/>
    <w:rsid w:val="00EF5180"/>
  </w:style>
  <w:style w:type="character" w:customStyle="1" w:styleId="apple-converted-space">
    <w:name w:val="apple-converted-space"/>
    <w:basedOn w:val="Fuentedeprrafopredeter"/>
    <w:rsid w:val="0081266B"/>
  </w:style>
  <w:style w:type="character" w:customStyle="1" w:styleId="Ttulo3Car">
    <w:name w:val="Título 3 Car"/>
    <w:basedOn w:val="Fuentedeprrafopredeter"/>
    <w:link w:val="Ttulo3"/>
    <w:uiPriority w:val="9"/>
    <w:semiHidden/>
    <w:rsid w:val="0081266B"/>
    <w:rPr>
      <w:rFonts w:asciiTheme="majorHAnsi" w:eastAsiaTheme="majorEastAsia" w:hAnsiTheme="majorHAnsi" w:cstheme="majorBidi"/>
      <w:color w:val="1F4D78" w:themeColor="accent1" w:themeShade="7F"/>
      <w:sz w:val="24"/>
      <w:szCs w:val="24"/>
      <w:highlight w:val="white"/>
      <w:lang w:eastAsia="es-CO"/>
    </w:rPr>
  </w:style>
  <w:style w:type="character" w:customStyle="1" w:styleId="Ttulo4Car">
    <w:name w:val="Título 4 Car"/>
    <w:basedOn w:val="Fuentedeprrafopredeter"/>
    <w:link w:val="Ttulo4"/>
    <w:uiPriority w:val="9"/>
    <w:semiHidden/>
    <w:rsid w:val="0081266B"/>
    <w:rPr>
      <w:rFonts w:asciiTheme="majorHAnsi" w:eastAsiaTheme="majorEastAsia" w:hAnsiTheme="majorHAnsi" w:cstheme="majorBidi"/>
      <w:i/>
      <w:iCs/>
      <w:color w:val="2E74B5" w:themeColor="accent1" w:themeShade="BF"/>
      <w:sz w:val="24"/>
      <w:szCs w:val="24"/>
      <w:highlight w:val="white"/>
      <w:lang w:eastAsia="es-CO"/>
    </w:rPr>
  </w:style>
  <w:style w:type="paragraph" w:customStyle="1" w:styleId="u">
    <w:name w:val="u"/>
    <w:basedOn w:val="Normal"/>
    <w:rsid w:val="0081266B"/>
    <w:pPr>
      <w:spacing w:before="100" w:beforeAutospacing="1" w:after="100" w:afterAutospacing="1" w:line="240" w:lineRule="auto"/>
      <w:jc w:val="left"/>
    </w:pPr>
    <w:rPr>
      <w:rFonts w:ascii="Times New Roman" w:eastAsia="Times New Roman" w:hAnsi="Times New Roman" w:cs="Times New Roman"/>
      <w:highlight w:val="none"/>
    </w:rPr>
  </w:style>
  <w:style w:type="table" w:styleId="Tablaconcuadrcula">
    <w:name w:val="Table Grid"/>
    <w:basedOn w:val="Tablanormal"/>
    <w:rsid w:val="0081266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sid w:val="0081266B"/>
    <w:rPr>
      <w:color w:val="0563C1" w:themeColor="hyperlink"/>
      <w:u w:val="single"/>
    </w:rPr>
  </w:style>
  <w:style w:type="paragraph" w:styleId="TtulodeTDC">
    <w:name w:val="TOC Heading"/>
    <w:basedOn w:val="Ttulo1"/>
    <w:next w:val="Normal"/>
    <w:uiPriority w:val="39"/>
    <w:unhideWhenUsed/>
    <w:qFormat/>
    <w:rsid w:val="00D95A97"/>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highlight w:val="none"/>
    </w:rPr>
  </w:style>
  <w:style w:type="paragraph" w:styleId="TDC1">
    <w:name w:val="toc 1"/>
    <w:basedOn w:val="Normal"/>
    <w:next w:val="Normal"/>
    <w:autoRedefine/>
    <w:uiPriority w:val="39"/>
    <w:unhideWhenUsed/>
    <w:rsid w:val="00D95A97"/>
    <w:pPr>
      <w:spacing w:after="100"/>
    </w:pPr>
  </w:style>
  <w:style w:type="paragraph" w:styleId="Prrafodelista">
    <w:name w:val="List Paragraph"/>
    <w:basedOn w:val="Normal"/>
    <w:uiPriority w:val="34"/>
    <w:qFormat/>
    <w:rsid w:val="00D95A97"/>
    <w:pPr>
      <w:spacing w:line="480" w:lineRule="auto"/>
      <w:ind w:left="720"/>
      <w:contextualSpacing/>
      <w:jc w:val="left"/>
    </w:pPr>
    <w:rPr>
      <w:rFonts w:ascii="Times New Roman" w:eastAsiaTheme="minorHAnsi" w:hAnsi="Times New Roman" w:cstheme="minorBidi"/>
      <w:szCs w:val="22"/>
      <w:highlight w:val="none"/>
      <w:lang w:eastAsia="en-US"/>
    </w:rPr>
  </w:style>
  <w:style w:type="paragraph" w:styleId="Encabezado">
    <w:name w:val="header"/>
    <w:basedOn w:val="Normal"/>
    <w:link w:val="EncabezadoCar"/>
    <w:uiPriority w:val="99"/>
    <w:unhideWhenUsed/>
    <w:rsid w:val="00D95A97"/>
    <w:pPr>
      <w:tabs>
        <w:tab w:val="center" w:pos="4419"/>
        <w:tab w:val="right" w:pos="8838"/>
      </w:tabs>
      <w:spacing w:line="240" w:lineRule="auto"/>
      <w:jc w:val="left"/>
    </w:pPr>
    <w:rPr>
      <w:rFonts w:ascii="Times New Roman" w:eastAsiaTheme="minorHAnsi" w:hAnsi="Times New Roman" w:cstheme="minorBidi"/>
      <w:szCs w:val="22"/>
      <w:highlight w:val="none"/>
      <w:lang w:eastAsia="en-US"/>
    </w:rPr>
  </w:style>
  <w:style w:type="character" w:customStyle="1" w:styleId="EncabezadoCar">
    <w:name w:val="Encabezado Car"/>
    <w:basedOn w:val="Fuentedeprrafopredeter"/>
    <w:link w:val="Encabezado"/>
    <w:uiPriority w:val="99"/>
    <w:rsid w:val="00D95A97"/>
    <w:rPr>
      <w:rFonts w:ascii="Times New Roman" w:hAnsi="Times New Roman"/>
      <w:sz w:val="24"/>
    </w:rPr>
  </w:style>
  <w:style w:type="paragraph" w:styleId="Piedepgina">
    <w:name w:val="footer"/>
    <w:basedOn w:val="Normal"/>
    <w:link w:val="PiedepginaCar"/>
    <w:uiPriority w:val="99"/>
    <w:unhideWhenUsed/>
    <w:rsid w:val="00D95A97"/>
    <w:pPr>
      <w:tabs>
        <w:tab w:val="center" w:pos="4419"/>
        <w:tab w:val="right" w:pos="8838"/>
      </w:tabs>
      <w:spacing w:line="240" w:lineRule="auto"/>
      <w:jc w:val="left"/>
    </w:pPr>
    <w:rPr>
      <w:rFonts w:ascii="Times New Roman" w:eastAsiaTheme="minorHAnsi" w:hAnsi="Times New Roman" w:cstheme="minorBidi"/>
      <w:szCs w:val="22"/>
      <w:highlight w:val="none"/>
      <w:lang w:eastAsia="en-US"/>
    </w:rPr>
  </w:style>
  <w:style w:type="character" w:customStyle="1" w:styleId="PiedepginaCar">
    <w:name w:val="Pie de página Car"/>
    <w:basedOn w:val="Fuentedeprrafopredeter"/>
    <w:link w:val="Piedepgina"/>
    <w:uiPriority w:val="99"/>
    <w:rsid w:val="00D95A97"/>
    <w:rPr>
      <w:rFonts w:ascii="Times New Roman" w:hAnsi="Times New Roman"/>
      <w:sz w:val="24"/>
    </w:rPr>
  </w:style>
  <w:style w:type="character" w:styleId="Hipervnculovisitado">
    <w:name w:val="FollowedHyperlink"/>
    <w:basedOn w:val="Fuentedeprrafopredeter"/>
    <w:uiPriority w:val="99"/>
    <w:semiHidden/>
    <w:unhideWhenUsed/>
    <w:rsid w:val="00D95A97"/>
    <w:rPr>
      <w:color w:val="954F72" w:themeColor="followedHyperlink"/>
      <w:u w:val="single"/>
    </w:rPr>
  </w:style>
  <w:style w:type="table" w:customStyle="1" w:styleId="Tablaconcuadrcula1">
    <w:name w:val="Tabla con cuadrícula1"/>
    <w:basedOn w:val="Tablanormal"/>
    <w:next w:val="Tablaconcuadrcula"/>
    <w:rsid w:val="00D95A9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D95A9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D95A97"/>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884DF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4DFA"/>
    <w:rPr>
      <w:rFonts w:ascii="Tahoma" w:eastAsia="Arial" w:hAnsi="Tahoma" w:cs="Tahoma"/>
      <w:sz w:val="16"/>
      <w:szCs w:val="16"/>
      <w:highlight w:val="white"/>
      <w:lang w:eastAsia="es-CO"/>
    </w:rPr>
  </w:style>
  <w:style w:type="character" w:styleId="Refdecomentario">
    <w:name w:val="annotation reference"/>
    <w:basedOn w:val="Fuentedeprrafopredeter"/>
    <w:uiPriority w:val="99"/>
    <w:semiHidden/>
    <w:unhideWhenUsed/>
    <w:rsid w:val="00724D84"/>
    <w:rPr>
      <w:sz w:val="16"/>
      <w:szCs w:val="16"/>
    </w:rPr>
  </w:style>
  <w:style w:type="paragraph" w:styleId="Textocomentario">
    <w:name w:val="annotation text"/>
    <w:basedOn w:val="Normal"/>
    <w:link w:val="TextocomentarioCar"/>
    <w:uiPriority w:val="99"/>
    <w:semiHidden/>
    <w:unhideWhenUsed/>
    <w:rsid w:val="00724D8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4D84"/>
    <w:rPr>
      <w:rFonts w:ascii="Arial" w:eastAsia="Arial" w:hAnsi="Arial" w:cs="Arial"/>
      <w:sz w:val="20"/>
      <w:szCs w:val="20"/>
      <w:highlight w:val="white"/>
      <w:lang w:eastAsia="es-CO"/>
    </w:rPr>
  </w:style>
  <w:style w:type="paragraph" w:styleId="Asuntodelcomentario">
    <w:name w:val="annotation subject"/>
    <w:basedOn w:val="Textocomentario"/>
    <w:next w:val="Textocomentario"/>
    <w:link w:val="AsuntodelcomentarioCar"/>
    <w:uiPriority w:val="99"/>
    <w:semiHidden/>
    <w:unhideWhenUsed/>
    <w:rsid w:val="00724D84"/>
    <w:rPr>
      <w:b/>
      <w:bCs/>
    </w:rPr>
  </w:style>
  <w:style w:type="character" w:customStyle="1" w:styleId="AsuntodelcomentarioCar">
    <w:name w:val="Asunto del comentario Car"/>
    <w:basedOn w:val="TextocomentarioCar"/>
    <w:link w:val="Asuntodelcomentario"/>
    <w:uiPriority w:val="99"/>
    <w:semiHidden/>
    <w:rsid w:val="00724D84"/>
    <w:rPr>
      <w:rFonts w:ascii="Arial" w:eastAsia="Arial" w:hAnsi="Arial" w:cs="Arial"/>
      <w:b/>
      <w:bCs/>
      <w:sz w:val="20"/>
      <w:szCs w:val="20"/>
      <w:highlight w:val="white"/>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41737">
      <w:bodyDiv w:val="1"/>
      <w:marLeft w:val="0"/>
      <w:marRight w:val="0"/>
      <w:marTop w:val="0"/>
      <w:marBottom w:val="0"/>
      <w:divBdr>
        <w:top w:val="none" w:sz="0" w:space="0" w:color="auto"/>
        <w:left w:val="none" w:sz="0" w:space="0" w:color="auto"/>
        <w:bottom w:val="none" w:sz="0" w:space="0" w:color="auto"/>
        <w:right w:val="none" w:sz="0" w:space="0" w:color="auto"/>
      </w:divBdr>
    </w:div>
    <w:div w:id="425616822">
      <w:bodyDiv w:val="1"/>
      <w:marLeft w:val="0"/>
      <w:marRight w:val="0"/>
      <w:marTop w:val="0"/>
      <w:marBottom w:val="0"/>
      <w:divBdr>
        <w:top w:val="none" w:sz="0" w:space="0" w:color="auto"/>
        <w:left w:val="none" w:sz="0" w:space="0" w:color="auto"/>
        <w:bottom w:val="none" w:sz="0" w:space="0" w:color="auto"/>
        <w:right w:val="none" w:sz="0" w:space="0" w:color="auto"/>
      </w:divBdr>
      <w:divsChild>
        <w:div w:id="17005640">
          <w:marLeft w:val="0"/>
          <w:marRight w:val="0"/>
          <w:marTop w:val="0"/>
          <w:marBottom w:val="0"/>
          <w:divBdr>
            <w:top w:val="none" w:sz="0" w:space="0" w:color="auto"/>
            <w:left w:val="none" w:sz="0" w:space="0" w:color="auto"/>
            <w:bottom w:val="none" w:sz="0" w:space="0" w:color="auto"/>
            <w:right w:val="none" w:sz="0" w:space="0" w:color="auto"/>
          </w:divBdr>
          <w:divsChild>
            <w:div w:id="870070579">
              <w:marLeft w:val="0"/>
              <w:marRight w:val="0"/>
              <w:marTop w:val="0"/>
              <w:marBottom w:val="0"/>
              <w:divBdr>
                <w:top w:val="none" w:sz="0" w:space="0" w:color="auto"/>
                <w:left w:val="none" w:sz="0" w:space="0" w:color="auto"/>
                <w:bottom w:val="none" w:sz="0" w:space="0" w:color="auto"/>
                <w:right w:val="none" w:sz="0" w:space="0" w:color="auto"/>
              </w:divBdr>
              <w:divsChild>
                <w:div w:id="211312526">
                  <w:marLeft w:val="0"/>
                  <w:marRight w:val="0"/>
                  <w:marTop w:val="0"/>
                  <w:marBottom w:val="0"/>
                  <w:divBdr>
                    <w:top w:val="none" w:sz="0" w:space="0" w:color="auto"/>
                    <w:left w:val="none" w:sz="0" w:space="0" w:color="auto"/>
                    <w:bottom w:val="none" w:sz="0" w:space="0" w:color="auto"/>
                    <w:right w:val="none" w:sz="0" w:space="0" w:color="auto"/>
                  </w:divBdr>
                </w:div>
                <w:div w:id="17493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31453">
          <w:marLeft w:val="0"/>
          <w:marRight w:val="0"/>
          <w:marTop w:val="150"/>
          <w:marBottom w:val="0"/>
          <w:divBdr>
            <w:top w:val="none" w:sz="0" w:space="0" w:color="auto"/>
            <w:left w:val="none" w:sz="0" w:space="0" w:color="auto"/>
            <w:bottom w:val="none" w:sz="0" w:space="0" w:color="auto"/>
            <w:right w:val="none" w:sz="0" w:space="0" w:color="auto"/>
          </w:divBdr>
          <w:divsChild>
            <w:div w:id="349071079">
              <w:marLeft w:val="0"/>
              <w:marRight w:val="0"/>
              <w:marTop w:val="150"/>
              <w:marBottom w:val="0"/>
              <w:divBdr>
                <w:top w:val="none" w:sz="0" w:space="0" w:color="auto"/>
                <w:left w:val="none" w:sz="0" w:space="0" w:color="auto"/>
                <w:bottom w:val="none" w:sz="0" w:space="0" w:color="auto"/>
                <w:right w:val="none" w:sz="0" w:space="0" w:color="auto"/>
              </w:divBdr>
              <w:divsChild>
                <w:div w:id="1773165149">
                  <w:marLeft w:val="0"/>
                  <w:marRight w:val="0"/>
                  <w:marTop w:val="0"/>
                  <w:marBottom w:val="225"/>
                  <w:divBdr>
                    <w:top w:val="none" w:sz="0" w:space="0" w:color="auto"/>
                    <w:left w:val="none" w:sz="0" w:space="0" w:color="auto"/>
                    <w:bottom w:val="none" w:sz="0" w:space="0" w:color="auto"/>
                    <w:right w:val="none" w:sz="0" w:space="0" w:color="auto"/>
                  </w:divBdr>
                  <w:divsChild>
                    <w:div w:id="145366734">
                      <w:marLeft w:val="0"/>
                      <w:marRight w:val="0"/>
                      <w:marTop w:val="0"/>
                      <w:marBottom w:val="0"/>
                      <w:divBdr>
                        <w:top w:val="none" w:sz="0" w:space="0" w:color="auto"/>
                        <w:left w:val="none" w:sz="0" w:space="0" w:color="auto"/>
                        <w:bottom w:val="none" w:sz="0" w:space="0" w:color="auto"/>
                        <w:right w:val="none" w:sz="0" w:space="0" w:color="auto"/>
                      </w:divBdr>
                      <w:divsChild>
                        <w:div w:id="153109359">
                          <w:marLeft w:val="0"/>
                          <w:marRight w:val="360"/>
                          <w:marTop w:val="0"/>
                          <w:marBottom w:val="0"/>
                          <w:divBdr>
                            <w:top w:val="none" w:sz="0" w:space="0" w:color="auto"/>
                            <w:left w:val="none" w:sz="0" w:space="0" w:color="auto"/>
                            <w:bottom w:val="none" w:sz="0" w:space="0" w:color="auto"/>
                            <w:right w:val="none" w:sz="0" w:space="0" w:color="auto"/>
                          </w:divBdr>
                        </w:div>
                      </w:divsChild>
                    </w:div>
                    <w:div w:id="1281957729">
                      <w:marLeft w:val="0"/>
                      <w:marRight w:val="0"/>
                      <w:marTop w:val="0"/>
                      <w:marBottom w:val="0"/>
                      <w:divBdr>
                        <w:top w:val="none" w:sz="0" w:space="0" w:color="auto"/>
                        <w:left w:val="none" w:sz="0" w:space="0" w:color="auto"/>
                        <w:bottom w:val="none" w:sz="0" w:space="0" w:color="auto"/>
                        <w:right w:val="none" w:sz="0" w:space="0" w:color="auto"/>
                      </w:divBdr>
                    </w:div>
                  </w:divsChild>
                </w:div>
                <w:div w:id="1981573705">
                  <w:marLeft w:val="0"/>
                  <w:marRight w:val="0"/>
                  <w:marTop w:val="0"/>
                  <w:marBottom w:val="0"/>
                  <w:divBdr>
                    <w:top w:val="none" w:sz="0" w:space="0" w:color="auto"/>
                    <w:left w:val="none" w:sz="0" w:space="0" w:color="auto"/>
                    <w:bottom w:val="none" w:sz="0" w:space="0" w:color="auto"/>
                    <w:right w:val="none" w:sz="0" w:space="0" w:color="auto"/>
                  </w:divBdr>
                  <w:divsChild>
                    <w:div w:id="1769960551">
                      <w:marLeft w:val="0"/>
                      <w:marRight w:val="0"/>
                      <w:marTop w:val="0"/>
                      <w:marBottom w:val="0"/>
                      <w:divBdr>
                        <w:top w:val="none" w:sz="0" w:space="0" w:color="auto"/>
                        <w:left w:val="none" w:sz="0" w:space="0" w:color="auto"/>
                        <w:bottom w:val="none" w:sz="0" w:space="0" w:color="auto"/>
                        <w:right w:val="none" w:sz="0" w:space="0" w:color="auto"/>
                      </w:divBdr>
                      <w:divsChild>
                        <w:div w:id="1246570758">
                          <w:marLeft w:val="90"/>
                          <w:marRight w:val="90"/>
                          <w:marTop w:val="90"/>
                          <w:marBottom w:val="90"/>
                          <w:divBdr>
                            <w:top w:val="none" w:sz="0" w:space="0" w:color="auto"/>
                            <w:left w:val="none" w:sz="0" w:space="0" w:color="auto"/>
                            <w:bottom w:val="none" w:sz="0" w:space="0" w:color="auto"/>
                            <w:right w:val="none" w:sz="0" w:space="0" w:color="auto"/>
                          </w:divBdr>
                        </w:div>
                      </w:divsChild>
                    </w:div>
                    <w:div w:id="1182163701">
                      <w:marLeft w:val="0"/>
                      <w:marRight w:val="0"/>
                      <w:marTop w:val="0"/>
                      <w:marBottom w:val="0"/>
                      <w:divBdr>
                        <w:top w:val="none" w:sz="0" w:space="0" w:color="auto"/>
                        <w:left w:val="none" w:sz="0" w:space="0" w:color="auto"/>
                        <w:bottom w:val="none" w:sz="0" w:space="0" w:color="auto"/>
                        <w:right w:val="none" w:sz="0" w:space="0" w:color="auto"/>
                      </w:divBdr>
                      <w:divsChild>
                        <w:div w:id="1123579150">
                          <w:marLeft w:val="0"/>
                          <w:marRight w:val="0"/>
                          <w:marTop w:val="0"/>
                          <w:marBottom w:val="0"/>
                          <w:divBdr>
                            <w:top w:val="none" w:sz="0" w:space="0" w:color="auto"/>
                            <w:left w:val="none" w:sz="0" w:space="0" w:color="auto"/>
                            <w:bottom w:val="none" w:sz="0" w:space="0" w:color="auto"/>
                            <w:right w:val="none" w:sz="0" w:space="0" w:color="auto"/>
                          </w:divBdr>
                          <w:divsChild>
                            <w:div w:id="822425959">
                              <w:marLeft w:val="0"/>
                              <w:marRight w:val="0"/>
                              <w:marTop w:val="0"/>
                              <w:marBottom w:val="0"/>
                              <w:divBdr>
                                <w:top w:val="none" w:sz="0" w:space="0" w:color="auto"/>
                                <w:left w:val="none" w:sz="0" w:space="0" w:color="auto"/>
                                <w:bottom w:val="none" w:sz="0" w:space="0" w:color="auto"/>
                                <w:right w:val="none" w:sz="0" w:space="0" w:color="auto"/>
                              </w:divBdr>
                            </w:div>
                            <w:div w:id="984119850">
                              <w:marLeft w:val="0"/>
                              <w:marRight w:val="0"/>
                              <w:marTop w:val="0"/>
                              <w:marBottom w:val="0"/>
                              <w:divBdr>
                                <w:top w:val="none" w:sz="0" w:space="0" w:color="auto"/>
                                <w:left w:val="none" w:sz="0" w:space="0" w:color="auto"/>
                                <w:bottom w:val="none" w:sz="0" w:space="0" w:color="auto"/>
                                <w:right w:val="none" w:sz="0" w:space="0" w:color="auto"/>
                              </w:divBdr>
                            </w:div>
                            <w:div w:id="1181046344">
                              <w:marLeft w:val="150"/>
                              <w:marRight w:val="0"/>
                              <w:marTop w:val="225"/>
                              <w:marBottom w:val="225"/>
                              <w:divBdr>
                                <w:top w:val="none" w:sz="0" w:space="0" w:color="auto"/>
                                <w:left w:val="none" w:sz="0" w:space="0" w:color="auto"/>
                                <w:bottom w:val="none" w:sz="0" w:space="0" w:color="auto"/>
                                <w:right w:val="none" w:sz="0" w:space="0" w:color="auto"/>
                              </w:divBdr>
                              <w:divsChild>
                                <w:div w:id="1086657959">
                                  <w:marLeft w:val="0"/>
                                  <w:marRight w:val="0"/>
                                  <w:marTop w:val="0"/>
                                  <w:marBottom w:val="0"/>
                                  <w:divBdr>
                                    <w:top w:val="none" w:sz="0" w:space="0" w:color="auto"/>
                                    <w:left w:val="none" w:sz="0" w:space="0" w:color="auto"/>
                                    <w:bottom w:val="none" w:sz="0" w:space="0" w:color="auto"/>
                                    <w:right w:val="none" w:sz="0" w:space="0" w:color="auto"/>
                                  </w:divBdr>
                                </w:div>
                              </w:divsChild>
                            </w:div>
                            <w:div w:id="1016923721">
                              <w:marLeft w:val="0"/>
                              <w:marRight w:val="0"/>
                              <w:marTop w:val="0"/>
                              <w:marBottom w:val="0"/>
                              <w:divBdr>
                                <w:top w:val="none" w:sz="0" w:space="0" w:color="auto"/>
                                <w:left w:val="none" w:sz="0" w:space="0" w:color="auto"/>
                                <w:bottom w:val="none" w:sz="0" w:space="0" w:color="auto"/>
                                <w:right w:val="none" w:sz="0" w:space="0" w:color="auto"/>
                              </w:divBdr>
                            </w:div>
                            <w:div w:id="1464955890">
                              <w:marLeft w:val="0"/>
                              <w:marRight w:val="0"/>
                              <w:marTop w:val="0"/>
                              <w:marBottom w:val="0"/>
                              <w:divBdr>
                                <w:top w:val="none" w:sz="0" w:space="0" w:color="auto"/>
                                <w:left w:val="none" w:sz="0" w:space="0" w:color="auto"/>
                                <w:bottom w:val="none" w:sz="0" w:space="0" w:color="auto"/>
                                <w:right w:val="none" w:sz="0" w:space="0" w:color="auto"/>
                              </w:divBdr>
                            </w:div>
                            <w:div w:id="108083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840237">
      <w:bodyDiv w:val="1"/>
      <w:marLeft w:val="0"/>
      <w:marRight w:val="0"/>
      <w:marTop w:val="0"/>
      <w:marBottom w:val="0"/>
      <w:divBdr>
        <w:top w:val="none" w:sz="0" w:space="0" w:color="auto"/>
        <w:left w:val="none" w:sz="0" w:space="0" w:color="auto"/>
        <w:bottom w:val="none" w:sz="0" w:space="0" w:color="auto"/>
        <w:right w:val="none" w:sz="0" w:space="0" w:color="auto"/>
      </w:divBdr>
    </w:div>
    <w:div w:id="840390671">
      <w:bodyDiv w:val="1"/>
      <w:marLeft w:val="0"/>
      <w:marRight w:val="0"/>
      <w:marTop w:val="0"/>
      <w:marBottom w:val="0"/>
      <w:divBdr>
        <w:top w:val="none" w:sz="0" w:space="0" w:color="auto"/>
        <w:left w:val="none" w:sz="0" w:space="0" w:color="auto"/>
        <w:bottom w:val="none" w:sz="0" w:space="0" w:color="auto"/>
        <w:right w:val="none" w:sz="0" w:space="0" w:color="auto"/>
      </w:divBdr>
    </w:div>
    <w:div w:id="1083066582">
      <w:bodyDiv w:val="1"/>
      <w:marLeft w:val="0"/>
      <w:marRight w:val="0"/>
      <w:marTop w:val="0"/>
      <w:marBottom w:val="0"/>
      <w:divBdr>
        <w:top w:val="none" w:sz="0" w:space="0" w:color="auto"/>
        <w:left w:val="none" w:sz="0" w:space="0" w:color="auto"/>
        <w:bottom w:val="none" w:sz="0" w:space="0" w:color="auto"/>
        <w:right w:val="none" w:sz="0" w:space="0" w:color="auto"/>
      </w:divBdr>
    </w:div>
    <w:div w:id="1209803322">
      <w:bodyDiv w:val="1"/>
      <w:marLeft w:val="0"/>
      <w:marRight w:val="0"/>
      <w:marTop w:val="0"/>
      <w:marBottom w:val="0"/>
      <w:divBdr>
        <w:top w:val="none" w:sz="0" w:space="0" w:color="auto"/>
        <w:left w:val="none" w:sz="0" w:space="0" w:color="auto"/>
        <w:bottom w:val="none" w:sz="0" w:space="0" w:color="auto"/>
        <w:right w:val="none" w:sz="0" w:space="0" w:color="auto"/>
      </w:divBdr>
    </w:div>
    <w:div w:id="128480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 TargetMode="External"/><Relationship Id="rId18" Type="http://schemas.openxmlformats.org/officeDocument/2006/relationships/image" Target="media/image2.jpeg"/><Relationship Id="rId26" Type="http://schemas.openxmlformats.org/officeDocument/2006/relationships/image" Target="media/image8.jpeg"/><Relationship Id="rId39" Type="http://schemas.openxmlformats.org/officeDocument/2006/relationships/image" Target="media/image20.jpeg"/><Relationship Id="rId21" Type="http://schemas.openxmlformats.org/officeDocument/2006/relationships/image" Target="media/image4.jpeg"/><Relationship Id="rId34" Type="http://schemas.openxmlformats.org/officeDocument/2006/relationships/image" Target="media/image15.jpeg"/><Relationship Id="rId42" Type="http://schemas.openxmlformats.org/officeDocument/2006/relationships/image" Target="media/image22.jpeg"/><Relationship Id="rId47" Type="http://schemas.openxmlformats.org/officeDocument/2006/relationships/image" Target="media/image26.jpeg"/><Relationship Id="rId50" Type="http://schemas.openxmlformats.org/officeDocument/2006/relationships/hyperlink" Target="http://profesores.aulaplaneta.com/AuxPages/RecursoProfesor.aspx?IdGuion=14751&amp;IdRecurso=757501&amp;Transparent=on" TargetMode="External"/><Relationship Id="rId55" Type="http://schemas.openxmlformats.org/officeDocument/2006/relationships/hyperlink" Target="http://profesores.aulaplaneta.com/AuxPages/RecursoProfesor.aspx?IdGuion=14228&amp;IdRecurso=734252&amp;Transparent=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thumb101.shutterstock.com/display_pic_with_logo/839749/125763227/stock-photo-a-general-image-of-unidentified-people-protesting-125763227.jpg" TargetMode="External"/><Relationship Id="rId20" Type="http://schemas.openxmlformats.org/officeDocument/2006/relationships/image" Target="media/image3.jpeg"/><Relationship Id="rId29" Type="http://schemas.openxmlformats.org/officeDocument/2006/relationships/image" Target="media/image10.jpeg"/><Relationship Id="rId41" Type="http://schemas.openxmlformats.org/officeDocument/2006/relationships/hyperlink" Target="http://thumb9.shutterstock.com/display_pic_with_logo/226651/147421442/stock-photo-dalaman-july-duty-free-shop-july-in-dalaman-airport-turkey-duty-free-shops-are-147421442.jpg" TargetMode="External"/><Relationship Id="rId54" Type="http://schemas.openxmlformats.org/officeDocument/2006/relationships/hyperlink" Target="http://profesores.aulaplaneta.com/AuxPages/RecursoProfesor.aspx?IdGuion=14222&amp;IdRecurso=733263&amp;Transparent=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fesores.aulaplaneta.com/" TargetMode="External"/><Relationship Id="rId24" Type="http://schemas.openxmlformats.org/officeDocument/2006/relationships/image" Target="media/image6.jpe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hyperlink" Target="http://profesores.aulaplaneta.com/" TargetMode="External"/><Relationship Id="rId53" Type="http://schemas.openxmlformats.org/officeDocument/2006/relationships/image" Target="media/image31.jpeg"/><Relationship Id="rId58" Type="http://schemas.openxmlformats.org/officeDocument/2006/relationships/hyperlink" Target="http://cienciagora.com.co/imgs2012/imagenes/PRECARIZACI%C3%93N_DEL_TRABAJO_Y_NUEVA_POBREZA.pdf" TargetMode="External"/><Relationship Id="rId5" Type="http://schemas.openxmlformats.org/officeDocument/2006/relationships/webSettings" Target="webSettings.xml"/><Relationship Id="rId15" Type="http://schemas.openxmlformats.org/officeDocument/2006/relationships/hyperlink" Target="http://thumb101.shutterstock.com/display_pic_with_logo/839749/125763227/stock-photo-a-general-image-of-unidentified-people-protesting-125763227.jpg" TargetMode="External"/><Relationship Id="rId23" Type="http://schemas.openxmlformats.org/officeDocument/2006/relationships/hyperlink" Target="http://profesores.aulaplaneta.com/AuxPages/RecursoProfesor.aspx?IdGuion=14228&amp;IdRecurso=734241&amp;Transparent=on" TargetMode="External"/><Relationship Id="rId28" Type="http://schemas.openxmlformats.org/officeDocument/2006/relationships/image" Target="media/image9.jpeg"/><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hyperlink" Target="https://focalizalaatencion.files.wordpress.com/2011/06/libnegro.pdf" TargetMode="External"/><Relationship Id="rId61"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thumb101.shutterstock.com/display_pic_with_logo/839749/125763227/stock-photo-a-general-image-of-unidentified-people-protesting-125763227.jpg" TargetMode="External"/><Relationship Id="rId31" Type="http://schemas.openxmlformats.org/officeDocument/2006/relationships/image" Target="media/image12.jpeg"/><Relationship Id="rId44" Type="http://schemas.openxmlformats.org/officeDocument/2006/relationships/image" Target="media/image24.jpeg"/><Relationship Id="rId52" Type="http://schemas.openxmlformats.org/officeDocument/2006/relationships/image" Target="media/image30.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thumb101.shutterstock.com/display_pic_with_logo/839749/125763227/stock-photo-a-general-image-of-unidentified-people-protesting-125763227.jpg" TargetMode="External"/><Relationship Id="rId22" Type="http://schemas.openxmlformats.org/officeDocument/2006/relationships/image" Target="media/image5.jpeg"/><Relationship Id="rId27" Type="http://schemas.openxmlformats.org/officeDocument/2006/relationships/hyperlink" Target="http://thumb7.shutterstock.com/display_pic_with_logo/95952/246869491/stock-photo-businessman-hand-browsing-internet-websites-on-his-laptop-246869491.jpg" TargetMode="External"/><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7.jpeg"/><Relationship Id="rId56" Type="http://schemas.openxmlformats.org/officeDocument/2006/relationships/hyperlink" Target="http://profesores.aulaplaneta.com/AuxPages/RecursoProfesor.aspx?IdGuion=14228&amp;IdRecurso=734253&amp;Transparent=on" TargetMode="External"/><Relationship Id="rId8" Type="http://schemas.openxmlformats.org/officeDocument/2006/relationships/hyperlink" Target="http://thumb101.shutterstock.com/display_pic_with_logo/839749/125763227/stock-photo-a-general-image-of-unidentified-people-protesting-125763227.jpg" TargetMode="Externa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yperlink" Target="http://thumb101.shutterstock.com/display_pic_with_logo/839749/125763227/stock-photo-a-general-image-of-unidentified-people-protesting-125763227.jpg" TargetMode="Externa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image" Target="media/image25.jpeg"/><Relationship Id="rId5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6D315-FD27-41DE-9AD0-8090DBC4B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11891</Words>
  <Characters>65403</Characters>
  <Application>Microsoft Office Word</Application>
  <DocSecurity>0</DocSecurity>
  <Lines>545</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MCMarquez</dc:creator>
  <cp:lastModifiedBy>MCMarquez</cp:lastModifiedBy>
  <cp:revision>2</cp:revision>
  <dcterms:created xsi:type="dcterms:W3CDTF">2016-07-07T20:17:00Z</dcterms:created>
  <dcterms:modified xsi:type="dcterms:W3CDTF">2016-07-07T20:17:00Z</dcterms:modified>
</cp:coreProperties>
</file>