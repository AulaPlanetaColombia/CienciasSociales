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6957BB" w14:paraId="4C1D25D1" w14:textId="77777777" w:rsidTr="006E35C4">
        <w:tc>
          <w:tcPr>
            <w:tcW w:w="1951" w:type="dxa"/>
            <w:shd w:val="clear" w:color="auto" w:fill="000000"/>
          </w:tcPr>
          <w:p w14:paraId="7D3AB89B" w14:textId="77777777" w:rsidR="006957BB" w:rsidRPr="0094105B" w:rsidRDefault="006957BB" w:rsidP="006E35C4">
            <w:pPr>
              <w:tabs>
                <w:tab w:val="center" w:pos="4252"/>
                <w:tab w:val="right" w:pos="8498"/>
              </w:tabs>
              <w:rPr>
                <w:rFonts w:ascii="Times" w:hAnsi="Times"/>
              </w:rPr>
            </w:pPr>
            <w:r w:rsidRPr="0094105B">
              <w:rPr>
                <w:rFonts w:ascii="Times" w:hAnsi="Times"/>
              </w:rPr>
              <w:t>Título del guion</w:t>
            </w:r>
          </w:p>
        </w:tc>
        <w:tc>
          <w:tcPr>
            <w:tcW w:w="7027" w:type="dxa"/>
            <w:shd w:val="clear" w:color="auto" w:fill="auto"/>
          </w:tcPr>
          <w:p w14:paraId="50C90DA4" w14:textId="3ADB981C" w:rsidR="006957BB" w:rsidRPr="006957BB" w:rsidRDefault="00AF79F6" w:rsidP="006957BB">
            <w:pPr>
              <w:pStyle w:val="Encabezado"/>
              <w:ind w:right="360"/>
              <w:rPr>
                <w:sz w:val="20"/>
                <w:szCs w:val="20"/>
              </w:rPr>
            </w:pPr>
            <w:r>
              <w:rPr>
                <w:b/>
              </w:rPr>
              <w:t xml:space="preserve">Conflictos </w:t>
            </w:r>
            <w:ins w:id="0" w:author="Cuenta Microsoft" w:date="2016-05-20T12:19:00Z">
              <w:r w:rsidR="00FB7670">
                <w:rPr>
                  <w:b/>
                </w:rPr>
                <w:t xml:space="preserve">globales </w:t>
              </w:r>
            </w:ins>
            <w:r>
              <w:rPr>
                <w:b/>
              </w:rPr>
              <w:t xml:space="preserve">contemporáneos </w:t>
            </w:r>
            <w:commentRangeStart w:id="1"/>
            <w:r>
              <w:rPr>
                <w:b/>
              </w:rPr>
              <w:t>en Asia</w:t>
            </w:r>
            <w:r w:rsidR="006957BB">
              <w:rPr>
                <w:b/>
              </w:rPr>
              <w:t xml:space="preserve"> y </w:t>
            </w:r>
            <w:del w:id="2" w:author="Cuenta Microsoft" w:date="2016-05-20T12:19:00Z">
              <w:r w:rsidDel="00FB7670">
                <w:rPr>
                  <w:b/>
                </w:rPr>
                <w:delText xml:space="preserve">Medio </w:delText>
              </w:r>
            </w:del>
            <w:r w:rsidR="006957BB">
              <w:rPr>
                <w:b/>
              </w:rPr>
              <w:t>Oriente</w:t>
            </w:r>
            <w:ins w:id="3" w:author="Cuenta Microsoft" w:date="2016-05-20T12:20:00Z">
              <w:r w:rsidR="00FB7670">
                <w:rPr>
                  <w:b/>
                </w:rPr>
                <w:t xml:space="preserve"> Medio</w:t>
              </w:r>
            </w:ins>
            <w:r w:rsidR="006957BB">
              <w:rPr>
                <w:b/>
              </w:rPr>
              <w:t xml:space="preserve"> </w:t>
            </w:r>
            <w:commentRangeEnd w:id="1"/>
            <w:r w:rsidR="00A33392">
              <w:rPr>
                <w:rStyle w:val="Refdecomentario"/>
              </w:rPr>
              <w:commentReference w:id="1"/>
            </w:r>
            <w:r w:rsidR="006957BB">
              <w:rPr>
                <w:b/>
              </w:rPr>
              <w:t xml:space="preserve">al final del siglo </w:t>
            </w:r>
            <w:r w:rsidR="006957BB" w:rsidRPr="004E66ED">
              <w:rPr>
                <w:b/>
                <w:smallCaps/>
              </w:rPr>
              <w:t>xx</w:t>
            </w:r>
          </w:p>
        </w:tc>
      </w:tr>
      <w:tr w:rsidR="006957BB" w14:paraId="2C911212" w14:textId="77777777" w:rsidTr="006E35C4">
        <w:tc>
          <w:tcPr>
            <w:tcW w:w="1951" w:type="dxa"/>
            <w:shd w:val="clear" w:color="auto" w:fill="000000"/>
          </w:tcPr>
          <w:p w14:paraId="1540A995" w14:textId="77777777" w:rsidR="006957BB" w:rsidRPr="0094105B" w:rsidRDefault="006957BB" w:rsidP="006E35C4">
            <w:pPr>
              <w:tabs>
                <w:tab w:val="center" w:pos="4252"/>
                <w:tab w:val="right" w:pos="8498"/>
              </w:tabs>
              <w:rPr>
                <w:rFonts w:ascii="Times" w:hAnsi="Times"/>
              </w:rPr>
            </w:pPr>
            <w:r w:rsidRPr="0094105B">
              <w:rPr>
                <w:rFonts w:ascii="Times" w:hAnsi="Times"/>
              </w:rPr>
              <w:t>Código del guion</w:t>
            </w:r>
          </w:p>
        </w:tc>
        <w:tc>
          <w:tcPr>
            <w:tcW w:w="7027" w:type="dxa"/>
            <w:shd w:val="clear" w:color="auto" w:fill="auto"/>
          </w:tcPr>
          <w:p w14:paraId="6CB666C2" w14:textId="77777777" w:rsidR="006957BB" w:rsidRPr="0094105B" w:rsidRDefault="006957BB" w:rsidP="006E35C4">
            <w:pPr>
              <w:tabs>
                <w:tab w:val="center" w:pos="4252"/>
                <w:tab w:val="right" w:pos="8498"/>
              </w:tabs>
              <w:rPr>
                <w:rFonts w:ascii="Times" w:hAnsi="Times"/>
              </w:rPr>
            </w:pPr>
            <w:r w:rsidRPr="006957BB">
              <w:rPr>
                <w:rFonts w:ascii="Times" w:hAnsi="Times"/>
                <w:sz w:val="20"/>
                <w:szCs w:val="20"/>
              </w:rPr>
              <w:t>CS_10_02_CO</w:t>
            </w:r>
          </w:p>
        </w:tc>
      </w:tr>
      <w:tr w:rsidR="006957BB" w14:paraId="1731F1CD" w14:textId="77777777" w:rsidTr="006E35C4">
        <w:tc>
          <w:tcPr>
            <w:tcW w:w="1951" w:type="dxa"/>
            <w:shd w:val="clear" w:color="auto" w:fill="000000"/>
          </w:tcPr>
          <w:p w14:paraId="546EFE1A" w14:textId="77777777" w:rsidR="006957BB" w:rsidRPr="0094105B" w:rsidRDefault="006957BB" w:rsidP="006E35C4">
            <w:pPr>
              <w:tabs>
                <w:tab w:val="center" w:pos="4252"/>
                <w:tab w:val="right" w:pos="8498"/>
              </w:tabs>
              <w:rPr>
                <w:rFonts w:ascii="Times" w:hAnsi="Times"/>
              </w:rPr>
            </w:pPr>
            <w:r w:rsidRPr="0094105B">
              <w:rPr>
                <w:rFonts w:ascii="Times" w:hAnsi="Times"/>
              </w:rPr>
              <w:t>Descripción</w:t>
            </w:r>
          </w:p>
        </w:tc>
        <w:tc>
          <w:tcPr>
            <w:tcW w:w="7027" w:type="dxa"/>
            <w:shd w:val="clear" w:color="auto" w:fill="auto"/>
          </w:tcPr>
          <w:p w14:paraId="411702D0" w14:textId="1F2F2AC0" w:rsidR="006957BB" w:rsidRDefault="00FB7670" w:rsidP="006E35C4">
            <w:pPr>
              <w:tabs>
                <w:tab w:val="center" w:pos="4252"/>
                <w:tab w:val="right" w:pos="8498"/>
              </w:tabs>
              <w:jc w:val="both"/>
              <w:rPr>
                <w:rFonts w:ascii="Times" w:hAnsi="Times"/>
              </w:rPr>
            </w:pPr>
            <w:ins w:id="4" w:author="Cuenta Microsoft" w:date="2016-05-20T12:20:00Z">
              <w:r>
                <w:rPr>
                  <w:rFonts w:ascii="Times" w:hAnsi="Times"/>
                </w:rPr>
                <w:t>Los procesos de descolonización llevados a cabo en Asia y Oriente Medio a mediados del siglo XX dieron lugar al surgimiento de nuevos conflictos entre las nuevas entidades pol</w:t>
              </w:r>
            </w:ins>
            <w:ins w:id="5" w:author="Cuenta Microsoft" w:date="2016-05-20T12:21:00Z">
              <w:r>
                <w:rPr>
                  <w:rFonts w:ascii="Times" w:hAnsi="Times"/>
                </w:rPr>
                <w:t xml:space="preserve">íticas creadas tras este proceso. El fin de la Guerra Fría, a finales del siglo XX, ha facilitado la </w:t>
              </w:r>
            </w:ins>
            <w:del w:id="6" w:author="Cuenta Microsoft" w:date="2016-05-20T12:20:00Z">
              <w:r w:rsidR="006957BB" w:rsidDel="00FB7670">
                <w:rPr>
                  <w:rFonts w:ascii="Times" w:hAnsi="Times"/>
                </w:rPr>
                <w:delText>Aprende cuáles fueron las</w:delText>
              </w:r>
              <w:r w:rsidR="006957BB" w:rsidRPr="006957BB" w:rsidDel="00FB7670">
                <w:rPr>
                  <w:rFonts w:ascii="Times" w:hAnsi="Times"/>
                </w:rPr>
                <w:delText xml:space="preserve"> tendencias que marcaron la</w:delText>
              </w:r>
            </w:del>
            <w:ins w:id="7" w:author="Cuenta Microsoft" w:date="2016-05-20T12:21:00Z">
              <w:r>
                <w:rPr>
                  <w:rFonts w:ascii="Times" w:hAnsi="Times"/>
                </w:rPr>
                <w:t>aparici</w:t>
              </w:r>
            </w:ins>
            <w:ins w:id="8" w:author="Cuenta Microsoft" w:date="2016-05-20T12:22:00Z">
              <w:r>
                <w:rPr>
                  <w:rFonts w:ascii="Times" w:hAnsi="Times"/>
                </w:rPr>
                <w:t>ón de nuevas tensiones y conflictos en estas regiones</w:t>
              </w:r>
            </w:ins>
            <w:del w:id="9" w:author="Cuenta Microsoft" w:date="2016-05-20T12:21:00Z">
              <w:r w:rsidR="006957BB" w:rsidRPr="006957BB" w:rsidDel="00FB7670">
                <w:rPr>
                  <w:rFonts w:ascii="Times" w:hAnsi="Times"/>
                </w:rPr>
                <w:delText xml:space="preserve"> pol</w:delText>
              </w:r>
              <w:r w:rsidR="006957BB" w:rsidRPr="006957BB" w:rsidDel="00FB7670">
                <w:rPr>
                  <w:rFonts w:ascii="Times" w:hAnsi="Times" w:hint="cs"/>
                </w:rPr>
                <w:delText>í</w:delText>
              </w:r>
              <w:r w:rsidR="006957BB" w:rsidRPr="006957BB" w:rsidDel="00FB7670">
                <w:rPr>
                  <w:rFonts w:ascii="Times" w:hAnsi="Times"/>
                </w:rPr>
                <w:delText>tica y la econom</w:delText>
              </w:r>
              <w:r w:rsidR="006957BB" w:rsidRPr="006957BB" w:rsidDel="00FB7670">
                <w:rPr>
                  <w:rFonts w:ascii="Times" w:hAnsi="Times" w:hint="cs"/>
                </w:rPr>
                <w:delText>í</w:delText>
              </w:r>
              <w:r w:rsidR="00AF79F6" w:rsidDel="00FB7670">
                <w:rPr>
                  <w:rFonts w:ascii="Times" w:hAnsi="Times"/>
                </w:rPr>
                <w:delText>a en Asia</w:delText>
              </w:r>
              <w:r w:rsidR="006957BB" w:rsidRPr="006957BB" w:rsidDel="00FB7670">
                <w:rPr>
                  <w:rFonts w:ascii="Times" w:hAnsi="Times"/>
                </w:rPr>
                <w:delText xml:space="preserve"> y Medio Oriente</w:delText>
              </w:r>
            </w:del>
            <w:r w:rsidR="006957BB" w:rsidRPr="006957BB">
              <w:rPr>
                <w:rFonts w:ascii="Times" w:hAnsi="Times"/>
              </w:rPr>
              <w:t xml:space="preserve"> al final del siglo </w:t>
            </w:r>
            <w:r w:rsidR="006957BB" w:rsidRPr="006957BB">
              <w:rPr>
                <w:rFonts w:ascii="Times" w:hAnsi="Times"/>
                <w:smallCaps/>
              </w:rPr>
              <w:t>xx</w:t>
            </w:r>
            <w:r w:rsidR="006957BB" w:rsidRPr="006957BB">
              <w:rPr>
                <w:rFonts w:ascii="Times" w:hAnsi="Times"/>
              </w:rPr>
              <w:t xml:space="preserve"> y comienzos del </w:t>
            </w:r>
            <w:r w:rsidR="006957BB" w:rsidRPr="006957BB">
              <w:rPr>
                <w:rFonts w:ascii="Times" w:hAnsi="Times"/>
                <w:smallCaps/>
              </w:rPr>
              <w:t>xxi.</w:t>
            </w:r>
          </w:p>
          <w:p w14:paraId="2AD3B776" w14:textId="77777777" w:rsidR="006957BB" w:rsidRPr="0094105B" w:rsidRDefault="006957BB" w:rsidP="006E35C4">
            <w:pPr>
              <w:tabs>
                <w:tab w:val="center" w:pos="4252"/>
                <w:tab w:val="right" w:pos="8498"/>
              </w:tabs>
              <w:jc w:val="both"/>
              <w:rPr>
                <w:rFonts w:ascii="Times" w:hAnsi="Times"/>
              </w:rPr>
            </w:pPr>
          </w:p>
        </w:tc>
      </w:tr>
    </w:tbl>
    <w:p w14:paraId="72160755" w14:textId="77777777" w:rsidR="006957BB" w:rsidRDefault="006957BB" w:rsidP="002F23E0">
      <w:pPr>
        <w:pStyle w:val="NormalWeb"/>
        <w:shd w:val="clear" w:color="auto" w:fill="FFFFFF"/>
        <w:spacing w:before="0" w:beforeAutospacing="0" w:after="225" w:afterAutospacing="0"/>
        <w:rPr>
          <w:highlight w:val="yellow"/>
        </w:rPr>
      </w:pPr>
      <w:r w:rsidRPr="001D6166">
        <w:rPr>
          <w:highlight w:val="yellow"/>
        </w:rPr>
        <w:t xml:space="preserve"> </w:t>
      </w:r>
    </w:p>
    <w:p w14:paraId="52243B1E" w14:textId="77777777" w:rsidR="00FA0AB5" w:rsidRDefault="00FA0AB5" w:rsidP="00FA0AB5">
      <w:pPr>
        <w:spacing w:after="0"/>
        <w:rPr>
          <w:rFonts w:ascii="Times" w:hAnsi="Times"/>
          <w:highlight w:val="cyan"/>
        </w:rPr>
      </w:pPr>
      <w:r w:rsidRPr="00294575">
        <w:rPr>
          <w:rFonts w:ascii="Times" w:hAnsi="Times"/>
          <w:highlight w:val="cyan"/>
        </w:rPr>
        <w:t>ÍNDICE TEMÁTICO</w:t>
      </w:r>
      <w:bookmarkStart w:id="10" w:name="_GoBack"/>
      <w:bookmarkEnd w:id="10"/>
    </w:p>
    <w:p w14:paraId="52FCD5D3" w14:textId="77777777" w:rsidR="006957BB" w:rsidRDefault="006957BB" w:rsidP="002F23E0">
      <w:pPr>
        <w:pStyle w:val="NormalWeb"/>
        <w:shd w:val="clear" w:color="auto" w:fill="FFFFFF"/>
        <w:spacing w:before="0" w:beforeAutospacing="0" w:after="225" w:afterAutospacing="0"/>
        <w:rPr>
          <w:highlight w:val="yellow"/>
        </w:rPr>
      </w:pPr>
    </w:p>
    <w:p w14:paraId="48A3D705" w14:textId="77777777" w:rsidR="006D7DEF" w:rsidRPr="00786506" w:rsidRDefault="006D7DEF" w:rsidP="006D7DEF">
      <w:pPr>
        <w:rPr>
          <w:rFonts w:ascii="Times New Roman" w:hAnsi="Times New Roman" w:cs="Times New Roman"/>
          <w:sz w:val="24"/>
          <w:szCs w:val="24"/>
        </w:rPr>
      </w:pPr>
      <w:r w:rsidRPr="00786506">
        <w:rPr>
          <w:rFonts w:ascii="Times New Roman" w:hAnsi="Times New Roman" w:cs="Times New Roman"/>
          <w:sz w:val="24"/>
          <w:szCs w:val="24"/>
        </w:rPr>
        <w:t>1 Conflictos y cooperación en Asia</w:t>
      </w:r>
    </w:p>
    <w:p w14:paraId="507CACB6" w14:textId="77777777" w:rsidR="006D7DEF" w:rsidRPr="00786506" w:rsidRDefault="006D7DEF" w:rsidP="006D7DEF">
      <w:pPr>
        <w:pStyle w:val="Prrafodelista"/>
        <w:numPr>
          <w:ilvl w:val="1"/>
          <w:numId w:val="7"/>
        </w:numPr>
        <w:rPr>
          <w:rFonts w:ascii="Times New Roman" w:hAnsi="Times New Roman" w:cs="Times New Roman"/>
          <w:sz w:val="24"/>
          <w:szCs w:val="24"/>
        </w:rPr>
      </w:pPr>
      <w:r w:rsidRPr="00786506">
        <w:rPr>
          <w:rFonts w:ascii="Times New Roman" w:hAnsi="Times New Roman" w:cs="Times New Roman"/>
          <w:sz w:val="24"/>
          <w:szCs w:val="24"/>
        </w:rPr>
        <w:t>El Foro de Cooperación Económica Asia-Pacífico (</w:t>
      </w:r>
      <w:r w:rsidRPr="00786506">
        <w:rPr>
          <w:rFonts w:ascii="Times New Roman" w:hAnsi="Times New Roman" w:cs="Times New Roman"/>
          <w:smallCaps/>
          <w:sz w:val="24"/>
          <w:szCs w:val="24"/>
        </w:rPr>
        <w:t>apec</w:t>
      </w:r>
      <w:r w:rsidRPr="00786506">
        <w:rPr>
          <w:rFonts w:ascii="Times New Roman" w:hAnsi="Times New Roman" w:cs="Times New Roman"/>
          <w:sz w:val="24"/>
          <w:szCs w:val="24"/>
        </w:rPr>
        <w:t>)</w:t>
      </w:r>
    </w:p>
    <w:p w14:paraId="59FAB069" w14:textId="77777777" w:rsidR="006D7DEF" w:rsidRPr="00786506" w:rsidRDefault="006D7DEF" w:rsidP="006D7DEF">
      <w:pPr>
        <w:pStyle w:val="Prrafodelista"/>
        <w:numPr>
          <w:ilvl w:val="1"/>
          <w:numId w:val="7"/>
        </w:numPr>
        <w:rPr>
          <w:rFonts w:ascii="Times New Roman" w:hAnsi="Times New Roman" w:cs="Times New Roman"/>
          <w:sz w:val="24"/>
          <w:szCs w:val="24"/>
        </w:rPr>
      </w:pPr>
      <w:r w:rsidRPr="00786506">
        <w:rPr>
          <w:rFonts w:ascii="Times New Roman" w:hAnsi="Times New Roman" w:cs="Times New Roman"/>
          <w:sz w:val="24"/>
          <w:szCs w:val="24"/>
        </w:rPr>
        <w:t>China</w:t>
      </w:r>
    </w:p>
    <w:p w14:paraId="014E9460" w14:textId="77777777" w:rsidR="006D7DEF" w:rsidRPr="00786506" w:rsidRDefault="006D7DEF" w:rsidP="006D7DEF">
      <w:pPr>
        <w:pStyle w:val="Prrafodelista"/>
        <w:numPr>
          <w:ilvl w:val="1"/>
          <w:numId w:val="7"/>
        </w:numPr>
        <w:rPr>
          <w:rFonts w:ascii="Times New Roman" w:hAnsi="Times New Roman" w:cs="Times New Roman"/>
          <w:sz w:val="24"/>
          <w:szCs w:val="24"/>
        </w:rPr>
      </w:pPr>
      <w:r w:rsidRPr="00786506">
        <w:rPr>
          <w:rFonts w:ascii="Times New Roman" w:hAnsi="Times New Roman" w:cs="Times New Roman"/>
          <w:sz w:val="24"/>
          <w:szCs w:val="24"/>
        </w:rPr>
        <w:t>Consolidación</w:t>
      </w:r>
    </w:p>
    <w:p w14:paraId="3E9ECD63" w14:textId="77777777" w:rsidR="006D7DEF" w:rsidRPr="00786506" w:rsidRDefault="006D7DEF" w:rsidP="006D7DEF">
      <w:pPr>
        <w:pStyle w:val="Prrafodelista"/>
        <w:numPr>
          <w:ilvl w:val="0"/>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Primavera árabe</w:t>
      </w:r>
    </w:p>
    <w:p w14:paraId="6D3A36BD"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Túnez</w:t>
      </w:r>
    </w:p>
    <w:p w14:paraId="6D52EBEA"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Yemen</w:t>
      </w:r>
    </w:p>
    <w:p w14:paraId="21316892"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Egipto</w:t>
      </w:r>
    </w:p>
    <w:p w14:paraId="7F85668D"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Libia</w:t>
      </w:r>
    </w:p>
    <w:p w14:paraId="3BBC344C"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Bahréin</w:t>
      </w:r>
    </w:p>
    <w:p w14:paraId="3E2F11DD"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Arabia Saudí</w:t>
      </w:r>
    </w:p>
    <w:p w14:paraId="2ECD255A"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Omán</w:t>
      </w:r>
    </w:p>
    <w:p w14:paraId="0F1EADEA"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Siria</w:t>
      </w:r>
    </w:p>
    <w:p w14:paraId="270290AC"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Efectos de la Primavera árabe</w:t>
      </w:r>
    </w:p>
    <w:p w14:paraId="2874E5D6"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Consolidación</w:t>
      </w:r>
    </w:p>
    <w:p w14:paraId="27A203EE" w14:textId="77777777" w:rsidR="006D7DEF" w:rsidRPr="00786506" w:rsidRDefault="006D7DEF" w:rsidP="006D7DEF">
      <w:pPr>
        <w:pStyle w:val="Prrafodelista"/>
        <w:numPr>
          <w:ilvl w:val="0"/>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Oriente Medio</w:t>
      </w:r>
    </w:p>
    <w:p w14:paraId="0D7D9C5A"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Israel-Palestina, obstáculos que persisten</w:t>
      </w:r>
    </w:p>
    <w:p w14:paraId="26E3E8D6" w14:textId="77777777" w:rsidR="006D7DEF" w:rsidRPr="00786506" w:rsidRDefault="006D7DEF" w:rsidP="006D7DEF">
      <w:pPr>
        <w:pStyle w:val="Prrafodelista"/>
        <w:numPr>
          <w:ilvl w:val="2"/>
          <w:numId w:val="7"/>
        </w:numPr>
        <w:shd w:val="clear" w:color="auto" w:fill="FFFFFF"/>
        <w:spacing w:after="225" w:line="240" w:lineRule="auto"/>
        <w:rPr>
          <w:rFonts w:ascii="Times New Roman" w:eastAsia="Times New Roman" w:hAnsi="Times New Roman" w:cs="Times New Roman"/>
          <w:bCs/>
          <w:color w:val="333333"/>
          <w:sz w:val="24"/>
          <w:szCs w:val="24"/>
          <w:lang w:eastAsia="es-CO"/>
        </w:rPr>
      </w:pPr>
      <w:r w:rsidRPr="00786506">
        <w:rPr>
          <w:rFonts w:ascii="Times New Roman" w:eastAsia="Times New Roman" w:hAnsi="Times New Roman" w:cs="Times New Roman"/>
          <w:bCs/>
          <w:color w:val="333333"/>
          <w:sz w:val="24"/>
          <w:szCs w:val="24"/>
          <w:lang w:eastAsia="es-CO"/>
        </w:rPr>
        <w:t>Quién se queda con Jerusalén</w:t>
      </w:r>
    </w:p>
    <w:p w14:paraId="10681FCE" w14:textId="77777777" w:rsidR="006D7DEF" w:rsidRPr="00786506" w:rsidRDefault="006D7DEF" w:rsidP="006D7DEF">
      <w:pPr>
        <w:pStyle w:val="Prrafodelista"/>
        <w:numPr>
          <w:ilvl w:val="2"/>
          <w:numId w:val="7"/>
        </w:numPr>
        <w:shd w:val="clear" w:color="auto" w:fill="FFFFFF"/>
        <w:spacing w:after="225" w:line="240" w:lineRule="auto"/>
        <w:rPr>
          <w:rFonts w:ascii="Times New Roman" w:eastAsia="Times New Roman" w:hAnsi="Times New Roman" w:cs="Times New Roman"/>
          <w:bCs/>
          <w:color w:val="333333"/>
          <w:sz w:val="24"/>
          <w:szCs w:val="24"/>
          <w:lang w:eastAsia="es-CO"/>
        </w:rPr>
      </w:pPr>
      <w:r w:rsidRPr="00786506">
        <w:rPr>
          <w:rFonts w:ascii="Times New Roman" w:eastAsia="Times New Roman" w:hAnsi="Times New Roman" w:cs="Times New Roman"/>
          <w:bCs/>
          <w:color w:val="333333"/>
          <w:sz w:val="24"/>
          <w:szCs w:val="24"/>
          <w:lang w:eastAsia="es-CO"/>
        </w:rPr>
        <w:t>Fronteras</w:t>
      </w:r>
    </w:p>
    <w:p w14:paraId="0598CEF2" w14:textId="77777777" w:rsidR="006D7DEF" w:rsidRPr="00786506" w:rsidRDefault="006D7DEF" w:rsidP="006D7DEF">
      <w:pPr>
        <w:pStyle w:val="Prrafodelista"/>
        <w:numPr>
          <w:ilvl w:val="2"/>
          <w:numId w:val="7"/>
        </w:numPr>
        <w:shd w:val="clear" w:color="auto" w:fill="FFFFFF"/>
        <w:spacing w:after="225" w:line="240" w:lineRule="auto"/>
        <w:rPr>
          <w:rFonts w:ascii="Times New Roman" w:eastAsia="Times New Roman" w:hAnsi="Times New Roman" w:cs="Times New Roman"/>
          <w:bCs/>
          <w:color w:val="333333"/>
          <w:sz w:val="24"/>
          <w:szCs w:val="24"/>
          <w:lang w:eastAsia="es-CO"/>
        </w:rPr>
      </w:pPr>
      <w:r w:rsidRPr="00786506">
        <w:rPr>
          <w:rFonts w:ascii="Times New Roman" w:eastAsia="Times New Roman" w:hAnsi="Times New Roman" w:cs="Times New Roman"/>
          <w:bCs/>
          <w:color w:val="333333"/>
          <w:sz w:val="24"/>
          <w:szCs w:val="24"/>
          <w:lang w:eastAsia="es-CO"/>
        </w:rPr>
        <w:t>Refugiados</w:t>
      </w:r>
    </w:p>
    <w:p w14:paraId="5247DABA" w14:textId="77777777" w:rsidR="006D7DEF" w:rsidRPr="00786506" w:rsidRDefault="006D7DEF" w:rsidP="006D7DEF">
      <w:pPr>
        <w:pStyle w:val="Prrafodelista"/>
        <w:numPr>
          <w:ilvl w:val="2"/>
          <w:numId w:val="7"/>
        </w:numPr>
        <w:shd w:val="clear" w:color="auto" w:fill="FFFFFF"/>
        <w:spacing w:after="225" w:line="240" w:lineRule="auto"/>
        <w:rPr>
          <w:rFonts w:ascii="Times New Roman" w:eastAsia="Times New Roman" w:hAnsi="Times New Roman" w:cs="Times New Roman"/>
          <w:bCs/>
          <w:color w:val="333333"/>
          <w:sz w:val="24"/>
          <w:szCs w:val="24"/>
          <w:lang w:eastAsia="es-CO"/>
        </w:rPr>
      </w:pPr>
      <w:r w:rsidRPr="00786506">
        <w:rPr>
          <w:rFonts w:ascii="Times New Roman" w:eastAsia="Times New Roman" w:hAnsi="Times New Roman" w:cs="Times New Roman"/>
          <w:bCs/>
          <w:color w:val="333333"/>
          <w:sz w:val="24"/>
          <w:szCs w:val="24"/>
          <w:lang w:eastAsia="es-CO"/>
        </w:rPr>
        <w:t>Agua</w:t>
      </w:r>
    </w:p>
    <w:p w14:paraId="299EEFFB"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Consolidación</w:t>
      </w:r>
    </w:p>
    <w:p w14:paraId="516944ED" w14:textId="77777777" w:rsidR="006D7DEF" w:rsidRPr="00786506" w:rsidRDefault="006D7DEF" w:rsidP="006D7DEF">
      <w:pPr>
        <w:pStyle w:val="Prrafodelista"/>
        <w:numPr>
          <w:ilvl w:val="0"/>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La Guerra del Golfo</w:t>
      </w:r>
    </w:p>
    <w:p w14:paraId="4E8622A5" w14:textId="77777777" w:rsidR="006D7DEF" w:rsidRPr="00786506" w:rsidRDefault="006D7DEF" w:rsidP="006D7DEF">
      <w:pPr>
        <w:pStyle w:val="Prrafodelista"/>
        <w:numPr>
          <w:ilvl w:val="1"/>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Consolidación</w:t>
      </w:r>
    </w:p>
    <w:p w14:paraId="0AEBF906" w14:textId="77777777" w:rsidR="006D7DEF" w:rsidRPr="00786506" w:rsidRDefault="006D7DEF" w:rsidP="006D7DEF">
      <w:pPr>
        <w:pStyle w:val="Prrafodelista"/>
        <w:numPr>
          <w:ilvl w:val="0"/>
          <w:numId w:val="7"/>
        </w:numPr>
        <w:shd w:val="clear" w:color="auto" w:fill="FFFFFF"/>
        <w:spacing w:after="225" w:line="240" w:lineRule="auto"/>
        <w:rPr>
          <w:rFonts w:ascii="Times New Roman" w:hAnsi="Times New Roman" w:cs="Times New Roman"/>
          <w:sz w:val="24"/>
          <w:szCs w:val="24"/>
        </w:rPr>
      </w:pPr>
      <w:r w:rsidRPr="00786506">
        <w:rPr>
          <w:rFonts w:ascii="Times New Roman" w:hAnsi="Times New Roman" w:cs="Times New Roman"/>
          <w:sz w:val="24"/>
          <w:szCs w:val="24"/>
        </w:rPr>
        <w:t>Competencias</w:t>
      </w:r>
    </w:p>
    <w:p w14:paraId="19BD0FEF" w14:textId="77777777" w:rsidR="006D7DEF" w:rsidRPr="00786506" w:rsidRDefault="006D7DEF" w:rsidP="006D7DEF">
      <w:pPr>
        <w:shd w:val="clear" w:color="auto" w:fill="FFFFFF"/>
        <w:spacing w:after="225" w:line="240" w:lineRule="auto"/>
        <w:rPr>
          <w:rFonts w:ascii="Times New Roman" w:eastAsia="Times New Roman" w:hAnsi="Times New Roman" w:cs="Times New Roman"/>
          <w:bCs/>
          <w:color w:val="333333"/>
          <w:sz w:val="24"/>
          <w:szCs w:val="24"/>
          <w:lang w:eastAsia="es-CO"/>
        </w:rPr>
      </w:pPr>
      <w:r w:rsidRPr="00786506">
        <w:rPr>
          <w:rFonts w:ascii="Times New Roman" w:hAnsi="Times New Roman" w:cs="Times New Roman"/>
          <w:sz w:val="24"/>
          <w:szCs w:val="24"/>
        </w:rPr>
        <w:t>Fin de tema</w:t>
      </w:r>
    </w:p>
    <w:p w14:paraId="0518F282" w14:textId="77777777" w:rsidR="00FA0AB5" w:rsidRDefault="00FA0AB5" w:rsidP="002F23E0">
      <w:pPr>
        <w:pStyle w:val="NormalWeb"/>
        <w:shd w:val="clear" w:color="auto" w:fill="FFFFFF"/>
        <w:spacing w:before="0" w:beforeAutospacing="0" w:after="225" w:afterAutospacing="0"/>
        <w:rPr>
          <w:highlight w:val="yellow"/>
        </w:rPr>
      </w:pPr>
    </w:p>
    <w:p w14:paraId="291C1EEC" w14:textId="77777777" w:rsidR="008C26DD" w:rsidRPr="002F23E0" w:rsidRDefault="005C529E" w:rsidP="002F23E0">
      <w:pPr>
        <w:pStyle w:val="NormalWeb"/>
        <w:shd w:val="clear" w:color="auto" w:fill="FFFFFF"/>
        <w:spacing w:before="0" w:beforeAutospacing="0" w:after="225" w:afterAutospacing="0"/>
        <w:rPr>
          <w:color w:val="000000"/>
        </w:rPr>
      </w:pPr>
      <w:r w:rsidRPr="001D6166">
        <w:rPr>
          <w:highlight w:val="yellow"/>
        </w:rPr>
        <w:t>[SECCIÓN 1]</w:t>
      </w:r>
      <w:r w:rsidRPr="001D6166">
        <w:t xml:space="preserve"> </w:t>
      </w:r>
      <w:r w:rsidRPr="002D46F9">
        <w:rPr>
          <w:b/>
        </w:rPr>
        <w:t xml:space="preserve">1 </w:t>
      </w:r>
      <w:r w:rsidR="00652DF7">
        <w:rPr>
          <w:b/>
        </w:rPr>
        <w:t>C</w:t>
      </w:r>
      <w:r w:rsidR="008C26DD" w:rsidRPr="002D46F9">
        <w:rPr>
          <w:b/>
        </w:rPr>
        <w:t xml:space="preserve">onflictos </w:t>
      </w:r>
      <w:r w:rsidRPr="002D46F9">
        <w:rPr>
          <w:b/>
        </w:rPr>
        <w:t>y</w:t>
      </w:r>
      <w:r w:rsidR="008C26DD" w:rsidRPr="002D46F9">
        <w:rPr>
          <w:b/>
        </w:rPr>
        <w:t xml:space="preserve"> cooperación</w:t>
      </w:r>
      <w:r w:rsidR="00652DF7">
        <w:rPr>
          <w:b/>
        </w:rPr>
        <w:t xml:space="preserve"> en Asia</w:t>
      </w:r>
    </w:p>
    <w:p w14:paraId="36DB1854" w14:textId="77777777" w:rsidR="00652DF7" w:rsidRDefault="008C26DD" w:rsidP="006C61E8">
      <w:pPr>
        <w:pStyle w:val="NormalWeb"/>
        <w:shd w:val="clear" w:color="auto" w:fill="FFFFFF"/>
        <w:spacing w:before="0" w:beforeAutospacing="0" w:after="225" w:afterAutospacing="0"/>
        <w:rPr>
          <w:color w:val="000000"/>
        </w:rPr>
      </w:pPr>
      <w:r w:rsidRPr="002F23E0">
        <w:rPr>
          <w:color w:val="000000"/>
        </w:rPr>
        <w:t xml:space="preserve">Al final del siglo </w:t>
      </w:r>
      <w:r w:rsidR="004E66ED" w:rsidRPr="004E66ED">
        <w:rPr>
          <w:smallCaps/>
          <w:color w:val="000000"/>
        </w:rPr>
        <w:t>xx</w:t>
      </w:r>
      <w:r w:rsidRPr="002F23E0">
        <w:rPr>
          <w:color w:val="000000"/>
        </w:rPr>
        <w:t xml:space="preserve"> y comienzos del </w:t>
      </w:r>
      <w:r w:rsidR="004E66ED" w:rsidRPr="004E66ED">
        <w:rPr>
          <w:smallCaps/>
          <w:color w:val="000000"/>
        </w:rPr>
        <w:t>xxi,</w:t>
      </w:r>
      <w:r w:rsidRPr="002F23E0">
        <w:rPr>
          <w:color w:val="000000"/>
        </w:rPr>
        <w:t xml:space="preserve"> </w:t>
      </w:r>
      <w:r w:rsidRPr="00D406F8">
        <w:rPr>
          <w:b/>
          <w:color w:val="000000"/>
        </w:rPr>
        <w:t>Asia,</w:t>
      </w:r>
      <w:r w:rsidRPr="002F23E0">
        <w:rPr>
          <w:color w:val="000000"/>
        </w:rPr>
        <w:t xml:space="preserve"> especialmente los países que limitan con el </w:t>
      </w:r>
      <w:r w:rsidRPr="00D406F8">
        <w:rPr>
          <w:b/>
          <w:color w:val="000000"/>
        </w:rPr>
        <w:t>Pacífico,</w:t>
      </w:r>
      <w:r w:rsidRPr="002F23E0">
        <w:rPr>
          <w:color w:val="000000"/>
        </w:rPr>
        <w:t xml:space="preserve"> </w:t>
      </w:r>
      <w:del w:id="11" w:author="Lilia Carvajal" w:date="2016-05-18T11:53:00Z">
        <w:r w:rsidRPr="002F23E0" w:rsidDel="00B66DE9">
          <w:rPr>
            <w:color w:val="000000"/>
          </w:rPr>
          <w:delText>realiz</w:delText>
        </w:r>
        <w:r w:rsidR="004E66ED" w:rsidDel="00B66DE9">
          <w:rPr>
            <w:color w:val="000000"/>
          </w:rPr>
          <w:delText>ó</w:delText>
        </w:r>
        <w:r w:rsidRPr="002F23E0" w:rsidDel="00B66DE9">
          <w:rPr>
            <w:color w:val="000000"/>
          </w:rPr>
          <w:delText xml:space="preserve"> </w:delText>
        </w:r>
      </w:del>
      <w:ins w:id="12" w:author="Lilia Carvajal" w:date="2016-05-18T11:53:00Z">
        <w:r w:rsidR="00B66DE9">
          <w:rPr>
            <w:color w:val="000000"/>
          </w:rPr>
          <w:t>hizo</w:t>
        </w:r>
        <w:r w:rsidR="00B66DE9" w:rsidRPr="002F23E0">
          <w:rPr>
            <w:color w:val="000000"/>
          </w:rPr>
          <w:t xml:space="preserve"> </w:t>
        </w:r>
      </w:ins>
      <w:r w:rsidRPr="002F23E0">
        <w:rPr>
          <w:color w:val="000000"/>
        </w:rPr>
        <w:t>transformaciones políticas y económicas que l</w:t>
      </w:r>
      <w:r w:rsidR="004E66ED">
        <w:rPr>
          <w:color w:val="000000"/>
        </w:rPr>
        <w:t>a</w:t>
      </w:r>
      <w:r w:rsidRPr="002F23E0">
        <w:rPr>
          <w:color w:val="000000"/>
        </w:rPr>
        <w:t xml:space="preserve"> </w:t>
      </w:r>
      <w:r w:rsidR="004E66ED">
        <w:rPr>
          <w:color w:val="000000"/>
        </w:rPr>
        <w:t>situaron</w:t>
      </w:r>
      <w:r w:rsidRPr="002F23E0">
        <w:rPr>
          <w:color w:val="000000"/>
        </w:rPr>
        <w:t xml:space="preserve"> </w:t>
      </w:r>
      <w:del w:id="13" w:author="Lilia Carvajal" w:date="2016-05-18T11:56:00Z">
        <w:r w:rsidR="004E66ED" w:rsidDel="00B66DE9">
          <w:rPr>
            <w:color w:val="000000"/>
          </w:rPr>
          <w:delText>en</w:delText>
        </w:r>
        <w:r w:rsidRPr="002F23E0" w:rsidDel="00B66DE9">
          <w:rPr>
            <w:color w:val="000000"/>
          </w:rPr>
          <w:delText xml:space="preserve"> </w:delText>
        </w:r>
      </w:del>
      <w:ins w:id="14" w:author="Lilia Carvajal" w:date="2016-05-18T11:56:00Z">
        <w:r w:rsidR="00B66DE9">
          <w:rPr>
            <w:color w:val="000000"/>
          </w:rPr>
          <w:t>a</w:t>
        </w:r>
        <w:r w:rsidR="00B66DE9" w:rsidRPr="002F23E0">
          <w:rPr>
            <w:color w:val="000000"/>
          </w:rPr>
          <w:t xml:space="preserve"> </w:t>
        </w:r>
      </w:ins>
      <w:r w:rsidRPr="002F23E0">
        <w:rPr>
          <w:color w:val="000000"/>
        </w:rPr>
        <w:t xml:space="preserve">la </w:t>
      </w:r>
      <w:r w:rsidRPr="00D406F8">
        <w:rPr>
          <w:b/>
          <w:color w:val="000000"/>
        </w:rPr>
        <w:t xml:space="preserve">vanguardia </w:t>
      </w:r>
      <w:r w:rsidR="00AF79F6">
        <w:rPr>
          <w:b/>
          <w:color w:val="000000"/>
        </w:rPr>
        <w:t xml:space="preserve">económica </w:t>
      </w:r>
      <w:r w:rsidRPr="002F23E0">
        <w:rPr>
          <w:color w:val="000000"/>
        </w:rPr>
        <w:t xml:space="preserve">del mundo. </w:t>
      </w:r>
    </w:p>
    <w:p w14:paraId="0E412B21" w14:textId="77777777" w:rsidR="00211945" w:rsidRDefault="008C26DD" w:rsidP="006C61E8">
      <w:pPr>
        <w:pStyle w:val="NormalWeb"/>
        <w:shd w:val="clear" w:color="auto" w:fill="FFFFFF"/>
        <w:spacing w:before="0" w:beforeAutospacing="0" w:after="225" w:afterAutospacing="0"/>
        <w:rPr>
          <w:color w:val="000000"/>
        </w:rPr>
      </w:pPr>
      <w:r w:rsidRPr="002F23E0">
        <w:rPr>
          <w:color w:val="000000"/>
        </w:rPr>
        <w:t xml:space="preserve">China y Japón, naciones ubicadas entre las cinco </w:t>
      </w:r>
      <w:r w:rsidRPr="00D406F8">
        <w:rPr>
          <w:b/>
          <w:color w:val="000000"/>
        </w:rPr>
        <w:t>potencias económicas</w:t>
      </w:r>
      <w:r w:rsidR="004E66ED" w:rsidRPr="00D406F8">
        <w:rPr>
          <w:b/>
          <w:color w:val="000000"/>
        </w:rPr>
        <w:t>,</w:t>
      </w:r>
      <w:r w:rsidRPr="002F23E0">
        <w:rPr>
          <w:color w:val="000000"/>
        </w:rPr>
        <w:t xml:space="preserve"> son muestra de estas </w:t>
      </w:r>
      <w:r w:rsidR="004E66ED">
        <w:rPr>
          <w:color w:val="000000"/>
        </w:rPr>
        <w:t>iniciativas</w:t>
      </w:r>
      <w:r w:rsidRPr="002F23E0">
        <w:rPr>
          <w:color w:val="000000"/>
        </w:rPr>
        <w:t xml:space="preserve">. </w:t>
      </w:r>
      <w:r w:rsidR="004E66ED">
        <w:rPr>
          <w:color w:val="000000"/>
        </w:rPr>
        <w:t>Sin embargo, j</w:t>
      </w:r>
      <w:r w:rsidRPr="002F23E0">
        <w:rPr>
          <w:color w:val="000000"/>
        </w:rPr>
        <w:t xml:space="preserve">unto al desarrollo económico y </w:t>
      </w:r>
      <w:r w:rsidR="00652DF7">
        <w:rPr>
          <w:color w:val="000000"/>
        </w:rPr>
        <w:t xml:space="preserve">a </w:t>
      </w:r>
      <w:r w:rsidRPr="002F23E0">
        <w:rPr>
          <w:color w:val="000000"/>
        </w:rPr>
        <w:t>la dinámica política</w:t>
      </w:r>
      <w:r w:rsidR="0068547A">
        <w:rPr>
          <w:color w:val="000000"/>
        </w:rPr>
        <w:t>,</w:t>
      </w:r>
      <w:r w:rsidR="004E66ED">
        <w:rPr>
          <w:color w:val="000000"/>
        </w:rPr>
        <w:t xml:space="preserve"> también se presentaron algunos </w:t>
      </w:r>
      <w:r w:rsidRPr="00D406F8">
        <w:rPr>
          <w:b/>
          <w:color w:val="000000"/>
        </w:rPr>
        <w:t>problemas políticos</w:t>
      </w:r>
      <w:r w:rsidR="00AF79F6">
        <w:rPr>
          <w:b/>
          <w:color w:val="000000"/>
        </w:rPr>
        <w:t xml:space="preserve"> y militares</w:t>
      </w:r>
      <w:r w:rsidRPr="00D406F8">
        <w:rPr>
          <w:b/>
          <w:color w:val="000000"/>
        </w:rPr>
        <w:t>.</w:t>
      </w:r>
      <w:r w:rsidRPr="002F23E0">
        <w:rPr>
          <w:color w:val="000000"/>
        </w:rPr>
        <w:t xml:space="preserve"> </w:t>
      </w:r>
    </w:p>
    <w:tbl>
      <w:tblPr>
        <w:tblStyle w:val="Tablaconcuadrcula"/>
        <w:tblW w:w="0" w:type="auto"/>
        <w:tblLook w:val="04A0" w:firstRow="1" w:lastRow="0" w:firstColumn="1" w:lastColumn="0" w:noHBand="0" w:noVBand="1"/>
      </w:tblPr>
      <w:tblGrid>
        <w:gridCol w:w="2344"/>
        <w:gridCol w:w="6484"/>
      </w:tblGrid>
      <w:tr w:rsidR="00AB5076" w:rsidRPr="005D1738" w14:paraId="74DAB946" w14:textId="77777777" w:rsidTr="006E35C4">
        <w:tc>
          <w:tcPr>
            <w:tcW w:w="8828" w:type="dxa"/>
            <w:gridSpan w:val="2"/>
            <w:shd w:val="clear" w:color="auto" w:fill="0D0D0D" w:themeFill="text1" w:themeFillTint="F2"/>
          </w:tcPr>
          <w:p w14:paraId="752057F1" w14:textId="77777777" w:rsidR="00AB5076" w:rsidRPr="005D1738" w:rsidRDefault="00AB5076"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076" w14:paraId="45828471" w14:textId="77777777" w:rsidTr="006E35C4">
        <w:tc>
          <w:tcPr>
            <w:tcW w:w="2344" w:type="dxa"/>
          </w:tcPr>
          <w:p w14:paraId="0602B509" w14:textId="77777777" w:rsidR="00AB5076" w:rsidRPr="00053744" w:rsidRDefault="00AB5076"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84" w:type="dxa"/>
          </w:tcPr>
          <w:p w14:paraId="30E7BE76" w14:textId="77777777" w:rsidR="00AB5076" w:rsidRPr="00E462B5" w:rsidRDefault="00AB5076"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01</w:t>
            </w:r>
          </w:p>
        </w:tc>
      </w:tr>
      <w:tr w:rsidR="00AB5076" w14:paraId="088F815C" w14:textId="77777777" w:rsidTr="006E35C4">
        <w:tc>
          <w:tcPr>
            <w:tcW w:w="2344" w:type="dxa"/>
          </w:tcPr>
          <w:p w14:paraId="3B1FB925" w14:textId="77777777"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84" w:type="dxa"/>
          </w:tcPr>
          <w:p w14:paraId="4B0E8EF7" w14:textId="77777777" w:rsidR="00AB5076" w:rsidRPr="00E462B5" w:rsidRDefault="00AB5076"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 de Seúl, Corea</w:t>
            </w:r>
          </w:p>
        </w:tc>
      </w:tr>
      <w:tr w:rsidR="00AB5076" w14:paraId="03CC32CB" w14:textId="77777777" w:rsidTr="006E35C4">
        <w:tc>
          <w:tcPr>
            <w:tcW w:w="2344" w:type="dxa"/>
          </w:tcPr>
          <w:p w14:paraId="046261EB" w14:textId="77777777"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84" w:type="dxa"/>
          </w:tcPr>
          <w:p w14:paraId="4D533063" w14:textId="77777777" w:rsidR="00AB5076" w:rsidRDefault="00AB5076" w:rsidP="00AB5076">
            <w:pPr>
              <w:rPr>
                <w:rFonts w:ascii="Times New Roman" w:hAnsi="Times New Roman" w:cs="Times New Roman"/>
                <w:color w:val="000000"/>
                <w:sz w:val="18"/>
                <w:szCs w:val="18"/>
              </w:rPr>
            </w:pPr>
            <w:r>
              <w:rPr>
                <w:noProof/>
                <w:lang w:eastAsia="es-CO"/>
              </w:rPr>
              <w:drawing>
                <wp:inline distT="0" distB="0" distL="0" distR="0" wp14:anchorId="2A707C2E" wp14:editId="3858B6FF">
                  <wp:extent cx="742384" cy="527619"/>
                  <wp:effectExtent l="0" t="0" r="635" b="6350"/>
                  <wp:docPr id="4" name="Imagen 4" descr="http://thumb101.shutterstock.com/display_pic_with_logo/578401/164099903/stock-photo-seoul-south-korea-skyline-164099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78401/164099903/stock-photo-seoul-south-korea-skyline-1640999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0182" cy="547375"/>
                          </a:xfrm>
                          <a:prstGeom prst="rect">
                            <a:avLst/>
                          </a:prstGeom>
                          <a:noFill/>
                          <a:ln>
                            <a:noFill/>
                          </a:ln>
                        </pic:spPr>
                      </pic:pic>
                    </a:graphicData>
                  </a:graphic>
                </wp:inline>
              </w:drawing>
            </w:r>
          </w:p>
          <w:p w14:paraId="0B7432C4" w14:textId="77777777" w:rsidR="00AB5076" w:rsidRPr="00E462B5" w:rsidRDefault="00061134" w:rsidP="00AB5076">
            <w:pPr>
              <w:rPr>
                <w:rFonts w:ascii="Times New Roman" w:hAnsi="Times New Roman" w:cs="Times New Roman"/>
                <w:color w:val="000000"/>
                <w:sz w:val="18"/>
                <w:szCs w:val="18"/>
              </w:rPr>
            </w:pPr>
            <w:hyperlink r:id="rId11" w:history="1">
              <w:r w:rsidR="00AF79F6" w:rsidRPr="005B44D9">
                <w:rPr>
                  <w:rStyle w:val="Hipervnculo"/>
                  <w:rFonts w:ascii="Times New Roman" w:hAnsi="Times New Roman" w:cs="Times New Roman"/>
                  <w:sz w:val="18"/>
                  <w:szCs w:val="18"/>
                </w:rPr>
                <w:t>http://thumb101.shutterstock.com/display_pic_with_logo/578401/164099903/stock-photo-seoul-south-korea-skyline-164099903.jpg</w:t>
              </w:r>
            </w:hyperlink>
          </w:p>
        </w:tc>
      </w:tr>
      <w:tr w:rsidR="00AB5076" w14:paraId="70A3003B" w14:textId="77777777" w:rsidTr="006E35C4">
        <w:tc>
          <w:tcPr>
            <w:tcW w:w="2344" w:type="dxa"/>
          </w:tcPr>
          <w:p w14:paraId="4BC541F4" w14:textId="77777777"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84" w:type="dxa"/>
          </w:tcPr>
          <w:p w14:paraId="69800DEC" w14:textId="77777777" w:rsidR="00AB5076" w:rsidRPr="00E462B5" w:rsidRDefault="00A55D27" w:rsidP="00532DC0">
            <w:pPr>
              <w:rPr>
                <w:rFonts w:ascii="Times New Roman" w:hAnsi="Times New Roman" w:cs="Times New Roman"/>
                <w:color w:val="000000"/>
                <w:sz w:val="18"/>
                <w:szCs w:val="18"/>
              </w:rPr>
            </w:pPr>
            <w:r>
              <w:rPr>
                <w:rFonts w:ascii="Times New Roman" w:hAnsi="Times New Roman" w:cs="Times New Roman"/>
                <w:color w:val="000000"/>
                <w:sz w:val="18"/>
                <w:szCs w:val="18"/>
              </w:rPr>
              <w:t>Seúl</w:t>
            </w:r>
            <w:r w:rsidR="00AB5076">
              <w:rPr>
                <w:rFonts w:ascii="Times New Roman" w:hAnsi="Times New Roman" w:cs="Times New Roman"/>
                <w:color w:val="000000"/>
                <w:sz w:val="18"/>
                <w:szCs w:val="18"/>
              </w:rPr>
              <w:t xml:space="preserve"> </w:t>
            </w:r>
            <w:r w:rsidR="00AB5076" w:rsidRPr="00AB5076">
              <w:rPr>
                <w:rFonts w:ascii="Times New Roman" w:hAnsi="Times New Roman" w:cs="Times New Roman"/>
                <w:color w:val="000000"/>
                <w:sz w:val="18"/>
                <w:szCs w:val="18"/>
              </w:rPr>
              <w:t>es</w:t>
            </w:r>
            <w:r>
              <w:rPr>
                <w:rFonts w:ascii="Times New Roman" w:hAnsi="Times New Roman" w:cs="Times New Roman"/>
                <w:color w:val="000000"/>
                <w:sz w:val="18"/>
                <w:szCs w:val="18"/>
              </w:rPr>
              <w:t xml:space="preserve"> oficialmente</w:t>
            </w:r>
            <w:r w:rsidR="00AB5076" w:rsidRPr="00AB5076">
              <w:rPr>
                <w:rFonts w:ascii="Times New Roman" w:hAnsi="Times New Roman" w:cs="Times New Roman"/>
                <w:color w:val="000000"/>
                <w:sz w:val="18"/>
                <w:szCs w:val="18"/>
              </w:rPr>
              <w:t xml:space="preserve"> la capital de Corea del Sur desde 1948, </w:t>
            </w:r>
            <w:r>
              <w:rPr>
                <w:rFonts w:ascii="Times New Roman" w:hAnsi="Times New Roman" w:cs="Times New Roman"/>
                <w:color w:val="000000"/>
                <w:sz w:val="18"/>
                <w:szCs w:val="18"/>
              </w:rPr>
              <w:t xml:space="preserve">pero su tradición como </w:t>
            </w:r>
            <w:r w:rsidR="00AB5076" w:rsidRPr="00AB5076">
              <w:rPr>
                <w:rFonts w:ascii="Times New Roman" w:hAnsi="Times New Roman" w:cs="Times New Roman"/>
                <w:color w:val="000000"/>
                <w:sz w:val="18"/>
                <w:szCs w:val="18"/>
              </w:rPr>
              <w:t>capital hist</w:t>
            </w:r>
            <w:r w:rsidR="00AB5076" w:rsidRPr="00AB5076">
              <w:rPr>
                <w:rFonts w:ascii="Times New Roman" w:hAnsi="Times New Roman" w:cs="Times New Roman" w:hint="cs"/>
                <w:color w:val="000000"/>
                <w:sz w:val="18"/>
                <w:szCs w:val="18"/>
              </w:rPr>
              <w:t>ó</w:t>
            </w:r>
            <w:r w:rsidR="00AB5076" w:rsidRPr="00AB5076">
              <w:rPr>
                <w:rFonts w:ascii="Times New Roman" w:hAnsi="Times New Roman" w:cs="Times New Roman"/>
                <w:color w:val="000000"/>
                <w:sz w:val="18"/>
                <w:szCs w:val="18"/>
              </w:rPr>
              <w:t xml:space="preserve">rica de Corea </w:t>
            </w:r>
            <w:r>
              <w:rPr>
                <w:rFonts w:ascii="Times New Roman" w:hAnsi="Times New Roman" w:cs="Times New Roman"/>
                <w:color w:val="000000"/>
                <w:sz w:val="18"/>
                <w:szCs w:val="18"/>
              </w:rPr>
              <w:t xml:space="preserve">se remonta a </w:t>
            </w:r>
            <w:r w:rsidR="00AB5076" w:rsidRPr="00AB5076">
              <w:rPr>
                <w:rFonts w:ascii="Times New Roman" w:hAnsi="Times New Roman" w:cs="Times New Roman"/>
                <w:color w:val="000000"/>
                <w:sz w:val="18"/>
                <w:szCs w:val="18"/>
              </w:rPr>
              <w:t>600 a</w:t>
            </w:r>
            <w:r w:rsidR="00AB5076" w:rsidRPr="00AB5076">
              <w:rPr>
                <w:rFonts w:ascii="Times New Roman" w:hAnsi="Times New Roman" w:cs="Times New Roman" w:hint="cs"/>
                <w:color w:val="000000"/>
                <w:sz w:val="18"/>
                <w:szCs w:val="18"/>
              </w:rPr>
              <w:t>ñ</w:t>
            </w:r>
            <w:r w:rsidR="00AB5076" w:rsidRPr="00AB5076">
              <w:rPr>
                <w:rFonts w:ascii="Times New Roman" w:hAnsi="Times New Roman" w:cs="Times New Roman"/>
                <w:color w:val="000000"/>
                <w:sz w:val="18"/>
                <w:szCs w:val="18"/>
              </w:rPr>
              <w:t>os</w:t>
            </w:r>
            <w:del w:id="15" w:author="Lilia Carvajal" w:date="2016-05-18T14:49:00Z">
              <w:r w:rsidR="00AB5076" w:rsidRPr="00AB5076" w:rsidDel="00532DC0">
                <w:rPr>
                  <w:rFonts w:ascii="Times New Roman" w:hAnsi="Times New Roman" w:cs="Times New Roman"/>
                  <w:color w:val="000000"/>
                  <w:sz w:val="18"/>
                  <w:szCs w:val="18"/>
                </w:rPr>
                <w:delText xml:space="preserve"> </w:delText>
              </w:r>
              <w:r w:rsidDel="00532DC0">
                <w:rPr>
                  <w:rFonts w:ascii="Times New Roman" w:hAnsi="Times New Roman" w:cs="Times New Roman"/>
                  <w:color w:val="000000"/>
                  <w:sz w:val="18"/>
                  <w:szCs w:val="18"/>
                </w:rPr>
                <w:delText>atrás</w:delText>
              </w:r>
            </w:del>
            <w:r>
              <w:rPr>
                <w:rFonts w:ascii="Times New Roman" w:hAnsi="Times New Roman" w:cs="Times New Roman"/>
                <w:color w:val="000000"/>
                <w:sz w:val="18"/>
                <w:szCs w:val="18"/>
              </w:rPr>
              <w:t xml:space="preserve">. Adicionalmente, es </w:t>
            </w:r>
            <w:r w:rsidR="00AB5076" w:rsidRPr="00AB5076">
              <w:rPr>
                <w:rFonts w:ascii="Times New Roman" w:hAnsi="Times New Roman" w:cs="Times New Roman"/>
                <w:color w:val="000000"/>
                <w:sz w:val="18"/>
                <w:szCs w:val="18"/>
              </w:rPr>
              <w:t>la ciudad m</w:t>
            </w:r>
            <w:r w:rsidR="00AB5076" w:rsidRPr="00AB5076">
              <w:rPr>
                <w:rFonts w:ascii="Times New Roman" w:hAnsi="Times New Roman" w:cs="Times New Roman" w:hint="cs"/>
                <w:color w:val="000000"/>
                <w:sz w:val="18"/>
                <w:szCs w:val="18"/>
              </w:rPr>
              <w:t>á</w:t>
            </w:r>
            <w:r w:rsidR="00AB5076" w:rsidRPr="00AB5076">
              <w:rPr>
                <w:rFonts w:ascii="Times New Roman" w:hAnsi="Times New Roman" w:cs="Times New Roman"/>
                <w:color w:val="000000"/>
                <w:sz w:val="18"/>
                <w:szCs w:val="18"/>
              </w:rPr>
              <w:t>s poblada de la pen</w:t>
            </w:r>
            <w:r w:rsidR="00AB5076" w:rsidRPr="00AB5076">
              <w:rPr>
                <w:rFonts w:ascii="Times New Roman" w:hAnsi="Times New Roman" w:cs="Times New Roman" w:hint="cs"/>
                <w:color w:val="000000"/>
                <w:sz w:val="18"/>
                <w:szCs w:val="18"/>
              </w:rPr>
              <w:t>í</w:t>
            </w:r>
            <w:r w:rsidR="00AB5076" w:rsidRPr="00AB5076">
              <w:rPr>
                <w:rFonts w:ascii="Times New Roman" w:hAnsi="Times New Roman" w:cs="Times New Roman"/>
                <w:color w:val="000000"/>
                <w:sz w:val="18"/>
                <w:szCs w:val="18"/>
              </w:rPr>
              <w:t>nsula de Corea.</w:t>
            </w:r>
          </w:p>
        </w:tc>
      </w:tr>
    </w:tbl>
    <w:p w14:paraId="384CCE0C" w14:textId="77777777" w:rsidR="0068547A" w:rsidRDefault="0068547A" w:rsidP="006C61E8">
      <w:pPr>
        <w:pStyle w:val="NormalWeb"/>
        <w:shd w:val="clear" w:color="auto" w:fill="FFFFFF"/>
        <w:spacing w:before="0" w:beforeAutospacing="0" w:after="225" w:afterAutospacing="0"/>
        <w:rPr>
          <w:color w:val="000000"/>
        </w:rPr>
      </w:pPr>
    </w:p>
    <w:p w14:paraId="75896A83" w14:textId="7092E5D5" w:rsidR="0095413E" w:rsidRDefault="008C26DD" w:rsidP="006C61E8">
      <w:pPr>
        <w:pStyle w:val="NormalWeb"/>
        <w:shd w:val="clear" w:color="auto" w:fill="FFFFFF"/>
        <w:spacing w:before="0" w:beforeAutospacing="0" w:after="225" w:afterAutospacing="0"/>
        <w:rPr>
          <w:color w:val="000000"/>
        </w:rPr>
      </w:pPr>
      <w:r w:rsidRPr="002F23E0">
        <w:rPr>
          <w:color w:val="000000"/>
        </w:rPr>
        <w:t xml:space="preserve">Las rivalidades entre </w:t>
      </w:r>
      <w:r w:rsidRPr="00D406F8">
        <w:rPr>
          <w:b/>
          <w:color w:val="000000"/>
        </w:rPr>
        <w:t>Corea del Sur</w:t>
      </w:r>
      <w:r w:rsidRPr="002F23E0">
        <w:rPr>
          <w:color w:val="000000"/>
        </w:rPr>
        <w:t xml:space="preserve"> y </w:t>
      </w:r>
      <w:r w:rsidRPr="00D406F8">
        <w:rPr>
          <w:b/>
          <w:color w:val="000000"/>
        </w:rPr>
        <w:t>Corea del Norte</w:t>
      </w:r>
      <w:r w:rsidRPr="002F23E0">
        <w:rPr>
          <w:color w:val="000000"/>
        </w:rPr>
        <w:t xml:space="preserve">, la disputa por el estrecho de </w:t>
      </w:r>
      <w:r w:rsidRPr="00D406F8">
        <w:rPr>
          <w:b/>
          <w:color w:val="000000"/>
        </w:rPr>
        <w:t>Taiwán</w:t>
      </w:r>
      <w:r w:rsidRPr="002F23E0">
        <w:rPr>
          <w:color w:val="000000"/>
        </w:rPr>
        <w:t xml:space="preserve"> </w:t>
      </w:r>
      <w:r w:rsidR="002F7DD1" w:rsidRPr="002F23E0">
        <w:rPr>
          <w:color w:val="000000"/>
        </w:rPr>
        <w:t>entre la República Popular China y la</w:t>
      </w:r>
      <w:ins w:id="16" w:author="Cuenta Microsoft" w:date="2016-05-20T11:03:00Z">
        <w:r w:rsidR="00061134">
          <w:rPr>
            <w:color w:val="000000"/>
          </w:rPr>
          <w:t xml:space="preserve"> República de China (Taiwán)</w:t>
        </w:r>
      </w:ins>
      <w:del w:id="17" w:author="Cuenta Microsoft" w:date="2016-05-20T11:03:00Z">
        <w:r w:rsidR="002F7DD1" w:rsidRPr="002F23E0" w:rsidDel="00061134">
          <w:rPr>
            <w:color w:val="000000"/>
          </w:rPr>
          <w:delText xml:space="preserve"> </w:delText>
        </w:r>
        <w:commentRangeStart w:id="18"/>
        <w:r w:rsidR="002F7DD1" w:rsidRPr="002F23E0" w:rsidDel="00061134">
          <w:rPr>
            <w:color w:val="000000"/>
          </w:rPr>
          <w:delText>China Nacionalista</w:delText>
        </w:r>
      </w:del>
      <w:r w:rsidR="002F7DD1" w:rsidRPr="002F23E0">
        <w:rPr>
          <w:color w:val="000000"/>
        </w:rPr>
        <w:t xml:space="preserve"> </w:t>
      </w:r>
      <w:commentRangeEnd w:id="18"/>
      <w:r w:rsidR="00766E1F">
        <w:rPr>
          <w:rStyle w:val="Refdecomentario"/>
          <w:rFonts w:asciiTheme="minorHAnsi" w:eastAsiaTheme="minorHAnsi" w:hAnsiTheme="minorHAnsi" w:cstheme="minorBidi"/>
          <w:lang w:eastAsia="en-US"/>
        </w:rPr>
        <w:commentReference w:id="18"/>
      </w:r>
      <w:r w:rsidRPr="002F23E0">
        <w:rPr>
          <w:color w:val="000000"/>
        </w:rPr>
        <w:t xml:space="preserve">y las escaramuzas por las islas Senkaku, </w:t>
      </w:r>
      <w:r w:rsidR="002F7DD1" w:rsidRPr="002F23E0">
        <w:rPr>
          <w:color w:val="000000"/>
        </w:rPr>
        <w:t xml:space="preserve">entre </w:t>
      </w:r>
      <w:r w:rsidR="002F7DD1" w:rsidRPr="00D406F8">
        <w:rPr>
          <w:b/>
          <w:color w:val="000000"/>
        </w:rPr>
        <w:t xml:space="preserve">China </w:t>
      </w:r>
      <w:r w:rsidR="002F7DD1" w:rsidRPr="002F23E0">
        <w:rPr>
          <w:color w:val="000000"/>
        </w:rPr>
        <w:t xml:space="preserve">y </w:t>
      </w:r>
      <w:r w:rsidR="002F7DD1" w:rsidRPr="00D406F8">
        <w:rPr>
          <w:b/>
          <w:color w:val="000000"/>
        </w:rPr>
        <w:t>Japón,</w:t>
      </w:r>
      <w:r w:rsidR="002F7DD1" w:rsidRPr="002F23E0">
        <w:rPr>
          <w:color w:val="000000"/>
        </w:rPr>
        <w:t xml:space="preserve"> </w:t>
      </w:r>
      <w:r w:rsidRPr="002F23E0">
        <w:rPr>
          <w:color w:val="000000"/>
        </w:rPr>
        <w:t xml:space="preserve">indican </w:t>
      </w:r>
      <w:r w:rsidR="00AF79F6">
        <w:rPr>
          <w:color w:val="000000"/>
        </w:rPr>
        <w:t xml:space="preserve">la existencia de </w:t>
      </w:r>
      <w:r w:rsidRPr="002F23E0">
        <w:rPr>
          <w:color w:val="000000"/>
        </w:rPr>
        <w:t xml:space="preserve">conflictos que pueden </w:t>
      </w:r>
      <w:r w:rsidR="00AF79F6">
        <w:rPr>
          <w:color w:val="000000"/>
        </w:rPr>
        <w:t xml:space="preserve">llegar a </w:t>
      </w:r>
      <w:r w:rsidRPr="002F23E0">
        <w:rPr>
          <w:color w:val="000000"/>
        </w:rPr>
        <w:t xml:space="preserve">representar </w:t>
      </w:r>
      <w:r w:rsidRPr="00D406F8">
        <w:rPr>
          <w:b/>
          <w:color w:val="000000"/>
        </w:rPr>
        <w:t>confrontaciones</w:t>
      </w:r>
      <w:r w:rsidR="00AF79F6">
        <w:rPr>
          <w:b/>
          <w:color w:val="000000"/>
        </w:rPr>
        <w:t xml:space="preserve"> armadas</w:t>
      </w:r>
      <w:r w:rsidRPr="002F23E0">
        <w:rPr>
          <w:color w:val="000000"/>
        </w:rPr>
        <w:t xml:space="preserve"> entre potencias asiáticas</w:t>
      </w:r>
      <w:r w:rsidR="00AF79F6">
        <w:rPr>
          <w:color w:val="000000"/>
        </w:rPr>
        <w:t>,</w:t>
      </w:r>
      <w:r w:rsidR="002F7DD1" w:rsidRPr="002F23E0">
        <w:rPr>
          <w:color w:val="000000"/>
        </w:rPr>
        <w:t xml:space="preserve"> que </w:t>
      </w:r>
      <w:r w:rsidR="00AF79F6">
        <w:rPr>
          <w:color w:val="000000"/>
        </w:rPr>
        <w:t>además pordrían involucrar</w:t>
      </w:r>
      <w:r w:rsidR="002F7DD1" w:rsidRPr="002F23E0">
        <w:rPr>
          <w:color w:val="000000"/>
        </w:rPr>
        <w:t xml:space="preserve"> a</w:t>
      </w:r>
      <w:r w:rsidR="00AF79F6">
        <w:rPr>
          <w:color w:val="000000"/>
        </w:rPr>
        <w:t xml:space="preserve"> las</w:t>
      </w:r>
      <w:r w:rsidR="002F7DD1" w:rsidRPr="002F23E0">
        <w:rPr>
          <w:color w:val="000000"/>
        </w:rPr>
        <w:t xml:space="preserve"> potencias occidentales</w:t>
      </w:r>
      <w:r w:rsidR="00AF79F6">
        <w:rPr>
          <w:color w:val="000000"/>
        </w:rPr>
        <w:t>, ya que</w:t>
      </w:r>
      <w:r w:rsidR="002F7DD1" w:rsidRPr="002F23E0">
        <w:rPr>
          <w:color w:val="000000"/>
        </w:rPr>
        <w:t xml:space="preserve"> Estados Unidos es aliado de </w:t>
      </w:r>
      <w:del w:id="19" w:author="Lilia Carvajal" w:date="2016-05-19T17:07:00Z">
        <w:r w:rsidR="002F7DD1" w:rsidRPr="002F23E0" w:rsidDel="00065527">
          <w:rPr>
            <w:color w:val="000000"/>
          </w:rPr>
          <w:delText xml:space="preserve">los </w:delText>
        </w:r>
        <w:r w:rsidR="004E66ED" w:rsidDel="00065527">
          <w:rPr>
            <w:color w:val="000000"/>
          </w:rPr>
          <w:delText>G</w:delText>
        </w:r>
        <w:r w:rsidR="002F7DD1" w:rsidRPr="002F23E0" w:rsidDel="00065527">
          <w:rPr>
            <w:color w:val="000000"/>
          </w:rPr>
          <w:delText xml:space="preserve">obiernos de </w:delText>
        </w:r>
      </w:del>
      <w:r w:rsidR="002F7DD1" w:rsidRPr="002F23E0">
        <w:rPr>
          <w:color w:val="000000"/>
        </w:rPr>
        <w:t xml:space="preserve">Taiwán, Corea del Sur y Japón. </w:t>
      </w:r>
    </w:p>
    <w:p w14:paraId="33C820B9" w14:textId="1D9BEB52" w:rsidR="003959D1" w:rsidRDefault="003959D1" w:rsidP="003959D1">
      <w:pPr>
        <w:spacing w:after="0"/>
        <w:rPr>
          <w:rFonts w:ascii="Times" w:hAnsi="Times"/>
        </w:rPr>
      </w:pPr>
      <w:r w:rsidRPr="00DB7B64">
        <w:rPr>
          <w:rFonts w:ascii="Times" w:hAnsi="Times"/>
          <w:sz w:val="24"/>
          <w:szCs w:val="24"/>
        </w:rPr>
        <w:t xml:space="preserve">Amplía tus conocimientos sobre las </w:t>
      </w:r>
      <w:r w:rsidRPr="00D406F8">
        <w:rPr>
          <w:rFonts w:ascii="Times" w:hAnsi="Times"/>
          <w:b/>
          <w:sz w:val="24"/>
          <w:szCs w:val="24"/>
        </w:rPr>
        <w:t>islas Senkaku</w:t>
      </w:r>
      <w:r w:rsidRPr="00DB7B64">
        <w:rPr>
          <w:rFonts w:ascii="Times" w:hAnsi="Times"/>
          <w:sz w:val="24"/>
          <w:szCs w:val="24"/>
        </w:rPr>
        <w:t xml:space="preserve"> en el siguiente video</w:t>
      </w:r>
      <w:ins w:id="20" w:author="Lilia Carvajal" w:date="2016-05-19T19:14:00Z">
        <w:r w:rsidR="00545440">
          <w:rPr>
            <w:rFonts w:ascii="Times" w:hAnsi="Times"/>
            <w:sz w:val="24"/>
            <w:szCs w:val="24"/>
          </w:rPr>
          <w:t>.</w:t>
        </w:r>
      </w:ins>
      <w:r>
        <w:rPr>
          <w:rFonts w:ascii="Times" w:hAnsi="Times"/>
        </w:rPr>
        <w:t xml:space="preserve"> </w:t>
      </w:r>
      <w:r w:rsidRPr="00A23DD0">
        <w:rPr>
          <w:rFonts w:ascii="Times" w:hAnsi="Times"/>
          <w:highlight w:val="cyan"/>
          <w:rPrChange w:id="21" w:author="Lilia Carvajal" w:date="2016-05-18T15:10:00Z">
            <w:rPr>
              <w:rFonts w:ascii="Times" w:hAnsi="Times"/>
            </w:rPr>
          </w:rPrChange>
        </w:rPr>
        <w:t>[</w:t>
      </w:r>
      <w:r w:rsidR="00015C7B" w:rsidRPr="00A23DD0">
        <w:rPr>
          <w:highlight w:val="cyan"/>
          <w:rPrChange w:id="22" w:author="Lilia Carvajal" w:date="2016-05-18T15:10:00Z">
            <w:rPr>
              <w:rStyle w:val="Hipervnculo"/>
              <w:rFonts w:ascii="Times" w:hAnsi="Times"/>
            </w:rPr>
          </w:rPrChange>
        </w:rPr>
        <w:fldChar w:fldCharType="begin"/>
      </w:r>
      <w:r w:rsidR="00015C7B" w:rsidRPr="00A23DD0">
        <w:rPr>
          <w:highlight w:val="cyan"/>
          <w:rPrChange w:id="23" w:author="Lilia Carvajal" w:date="2016-05-18T15:10:00Z">
            <w:rPr/>
          </w:rPrChange>
        </w:rPr>
        <w:instrText xml:space="preserve"> HYPERLINK "https://www.youtube.com/watch?v=DWvxxrTVo-E" </w:instrText>
      </w:r>
      <w:r w:rsidR="00015C7B" w:rsidRPr="00A23DD0">
        <w:rPr>
          <w:highlight w:val="cyan"/>
          <w:rPrChange w:id="24" w:author="Lilia Carvajal" w:date="2016-05-18T15:10:00Z">
            <w:rPr>
              <w:rStyle w:val="Hipervnculo"/>
              <w:rFonts w:ascii="Times" w:hAnsi="Times"/>
            </w:rPr>
          </w:rPrChange>
        </w:rPr>
        <w:fldChar w:fldCharType="separate"/>
      </w:r>
      <w:r w:rsidRPr="00A23DD0">
        <w:rPr>
          <w:rStyle w:val="Hipervnculo"/>
          <w:rFonts w:ascii="Times" w:hAnsi="Times"/>
          <w:highlight w:val="cyan"/>
          <w:rPrChange w:id="25" w:author="Lilia Carvajal" w:date="2016-05-18T15:10:00Z">
            <w:rPr>
              <w:rStyle w:val="Hipervnculo"/>
              <w:rFonts w:ascii="Times" w:hAnsi="Times"/>
            </w:rPr>
          </w:rPrChange>
        </w:rPr>
        <w:t>VER</w:t>
      </w:r>
      <w:r w:rsidR="00015C7B" w:rsidRPr="00A23DD0">
        <w:rPr>
          <w:rStyle w:val="Hipervnculo"/>
          <w:rFonts w:ascii="Times" w:hAnsi="Times"/>
          <w:highlight w:val="cyan"/>
          <w:rPrChange w:id="26" w:author="Lilia Carvajal" w:date="2016-05-18T15:10:00Z">
            <w:rPr>
              <w:rStyle w:val="Hipervnculo"/>
              <w:rFonts w:ascii="Times" w:hAnsi="Times"/>
            </w:rPr>
          </w:rPrChange>
        </w:rPr>
        <w:fldChar w:fldCharType="end"/>
      </w:r>
      <w:r>
        <w:rPr>
          <w:rFonts w:ascii="Times" w:hAnsi="Times"/>
        </w:rPr>
        <w:t>]</w:t>
      </w:r>
      <w:r w:rsidR="0068547A">
        <w:rPr>
          <w:rFonts w:ascii="Times" w:hAnsi="Times"/>
        </w:rPr>
        <w:t>.</w:t>
      </w:r>
    </w:p>
    <w:p w14:paraId="1F9C19DF" w14:textId="77777777" w:rsidR="003959D1" w:rsidRDefault="003959D1" w:rsidP="003959D1">
      <w:pPr>
        <w:spacing w:after="0"/>
        <w:rPr>
          <w:rFonts w:ascii="Times" w:hAnsi="Times"/>
        </w:rPr>
      </w:pPr>
    </w:p>
    <w:tbl>
      <w:tblPr>
        <w:tblStyle w:val="Tablaconcuadrcula"/>
        <w:tblW w:w="0" w:type="auto"/>
        <w:tblLayout w:type="fixed"/>
        <w:tblLook w:val="04A0" w:firstRow="1" w:lastRow="0" w:firstColumn="1" w:lastColumn="0" w:noHBand="0" w:noVBand="1"/>
      </w:tblPr>
      <w:tblGrid>
        <w:gridCol w:w="1555"/>
        <w:gridCol w:w="7273"/>
      </w:tblGrid>
      <w:tr w:rsidR="003959D1" w:rsidRPr="005D1738" w:rsidDel="00DF292A" w14:paraId="0EB18209" w14:textId="6B32303D" w:rsidTr="0072602C">
        <w:trPr>
          <w:del w:id="27" w:author="Cuenta Microsoft" w:date="2016-05-20T11:21:00Z"/>
        </w:trPr>
        <w:tc>
          <w:tcPr>
            <w:tcW w:w="8828" w:type="dxa"/>
            <w:gridSpan w:val="2"/>
            <w:shd w:val="clear" w:color="auto" w:fill="0D0D0D" w:themeFill="text1" w:themeFillTint="F2"/>
          </w:tcPr>
          <w:p w14:paraId="4299507C" w14:textId="0E5843EA" w:rsidR="003959D1" w:rsidRPr="005D1738" w:rsidDel="00DF292A" w:rsidRDefault="003959D1" w:rsidP="0072602C">
            <w:pPr>
              <w:jc w:val="center"/>
              <w:rPr>
                <w:del w:id="28" w:author="Cuenta Microsoft" w:date="2016-05-20T11:21:00Z"/>
                <w:rFonts w:ascii="Times New Roman" w:hAnsi="Times New Roman" w:cs="Times New Roman"/>
                <w:b/>
                <w:color w:val="FFFFFF" w:themeColor="background1"/>
              </w:rPr>
            </w:pPr>
            <w:del w:id="29" w:author="Cuenta Microsoft" w:date="2016-05-20T11:21:00Z">
              <w:r w:rsidRPr="005D1738" w:rsidDel="00DF292A">
                <w:rPr>
                  <w:rFonts w:ascii="Times New Roman" w:hAnsi="Times New Roman" w:cs="Times New Roman"/>
                  <w:b/>
                  <w:color w:val="FFFFFF" w:themeColor="background1"/>
                </w:rPr>
                <w:delText>Imagen (fotografía, gráfica o ilustración)</w:delText>
              </w:r>
            </w:del>
          </w:p>
        </w:tc>
      </w:tr>
      <w:tr w:rsidR="003959D1" w:rsidDel="00DF292A" w14:paraId="0E64368E" w14:textId="28D989B7" w:rsidTr="0072602C">
        <w:trPr>
          <w:del w:id="30" w:author="Cuenta Microsoft" w:date="2016-05-20T11:21:00Z"/>
        </w:trPr>
        <w:tc>
          <w:tcPr>
            <w:tcW w:w="1555" w:type="dxa"/>
          </w:tcPr>
          <w:p w14:paraId="4AD656B4" w14:textId="3E2B4106" w:rsidR="003959D1" w:rsidRPr="00053744" w:rsidDel="00DF292A" w:rsidRDefault="003959D1" w:rsidP="0072602C">
            <w:pPr>
              <w:rPr>
                <w:del w:id="31" w:author="Cuenta Microsoft" w:date="2016-05-20T11:21:00Z"/>
                <w:rFonts w:ascii="Times New Roman" w:hAnsi="Times New Roman" w:cs="Times New Roman"/>
                <w:b/>
                <w:color w:val="000000"/>
                <w:sz w:val="18"/>
                <w:szCs w:val="18"/>
              </w:rPr>
            </w:pPr>
            <w:del w:id="32" w:author="Cuenta Microsoft" w:date="2016-05-20T11:21:00Z">
              <w:r w:rsidDel="00DF292A">
                <w:rPr>
                  <w:rFonts w:ascii="Times New Roman" w:hAnsi="Times New Roman" w:cs="Times New Roman"/>
                  <w:b/>
                  <w:color w:val="000000"/>
                  <w:sz w:val="18"/>
                  <w:szCs w:val="18"/>
                </w:rPr>
                <w:delText>Código</w:delText>
              </w:r>
            </w:del>
          </w:p>
        </w:tc>
        <w:tc>
          <w:tcPr>
            <w:tcW w:w="7273" w:type="dxa"/>
          </w:tcPr>
          <w:p w14:paraId="1BC92384" w14:textId="596F95FA" w:rsidR="003959D1" w:rsidRPr="00E462B5" w:rsidDel="00DF292A" w:rsidRDefault="003959D1" w:rsidP="0072602C">
            <w:pPr>
              <w:rPr>
                <w:del w:id="33" w:author="Cuenta Microsoft" w:date="2016-05-20T11:21:00Z"/>
                <w:rFonts w:ascii="Times New Roman" w:hAnsi="Times New Roman" w:cs="Times New Roman"/>
                <w:b/>
                <w:color w:val="000000"/>
                <w:sz w:val="18"/>
                <w:szCs w:val="18"/>
              </w:rPr>
            </w:pPr>
            <w:del w:id="34" w:author="Cuenta Microsoft" w:date="2016-05-20T11:21:00Z">
              <w:r w:rsidRPr="00E462B5" w:rsidDel="00DF292A">
                <w:rPr>
                  <w:rFonts w:ascii="Times New Roman" w:hAnsi="Times New Roman" w:cs="Times New Roman"/>
                  <w:color w:val="000000"/>
                  <w:sz w:val="18"/>
                  <w:szCs w:val="18"/>
                </w:rPr>
                <w:delText>CS_10_02_IMG0</w:delText>
              </w:r>
              <w:r w:rsidDel="00DF292A">
                <w:rPr>
                  <w:rFonts w:ascii="Times New Roman" w:hAnsi="Times New Roman" w:cs="Times New Roman"/>
                  <w:color w:val="000000"/>
                  <w:sz w:val="18"/>
                  <w:szCs w:val="18"/>
                </w:rPr>
                <w:delText>2</w:delText>
              </w:r>
            </w:del>
          </w:p>
        </w:tc>
      </w:tr>
      <w:tr w:rsidR="003959D1" w:rsidDel="00DF292A" w14:paraId="539762E6" w14:textId="503A2F6E" w:rsidTr="0072602C">
        <w:trPr>
          <w:del w:id="35" w:author="Cuenta Microsoft" w:date="2016-05-20T11:21:00Z"/>
        </w:trPr>
        <w:tc>
          <w:tcPr>
            <w:tcW w:w="1555" w:type="dxa"/>
          </w:tcPr>
          <w:p w14:paraId="358D9085" w14:textId="51DA5678" w:rsidR="003959D1" w:rsidDel="00DF292A" w:rsidRDefault="003959D1" w:rsidP="0072602C">
            <w:pPr>
              <w:rPr>
                <w:del w:id="36" w:author="Cuenta Microsoft" w:date="2016-05-20T11:21:00Z"/>
                <w:rFonts w:ascii="Times New Roman" w:hAnsi="Times New Roman" w:cs="Times New Roman"/>
                <w:color w:val="000000"/>
              </w:rPr>
            </w:pPr>
            <w:del w:id="37" w:author="Cuenta Microsoft" w:date="2016-05-20T11:21:00Z">
              <w:r w:rsidRPr="00053744" w:rsidDel="00DF292A">
                <w:rPr>
                  <w:rFonts w:ascii="Times New Roman" w:hAnsi="Times New Roman" w:cs="Times New Roman"/>
                  <w:b/>
                  <w:color w:val="000000"/>
                  <w:sz w:val="18"/>
                  <w:szCs w:val="18"/>
                </w:rPr>
                <w:delText>Descripción</w:delText>
              </w:r>
            </w:del>
          </w:p>
        </w:tc>
        <w:tc>
          <w:tcPr>
            <w:tcW w:w="7273" w:type="dxa"/>
          </w:tcPr>
          <w:p w14:paraId="12EE1B3B" w14:textId="27E3261F" w:rsidR="003959D1" w:rsidRPr="00E462B5" w:rsidDel="00DF292A" w:rsidRDefault="00652DF7" w:rsidP="0072602C">
            <w:pPr>
              <w:rPr>
                <w:del w:id="38" w:author="Cuenta Microsoft" w:date="2016-05-20T11:21:00Z"/>
                <w:rFonts w:ascii="Times New Roman" w:hAnsi="Times New Roman" w:cs="Times New Roman"/>
                <w:color w:val="000000"/>
                <w:sz w:val="18"/>
                <w:szCs w:val="18"/>
              </w:rPr>
            </w:pPr>
            <w:del w:id="39" w:author="Cuenta Microsoft" w:date="2016-05-20T11:21:00Z">
              <w:r w:rsidDel="00DF292A">
                <w:rPr>
                  <w:rFonts w:ascii="Times New Roman" w:hAnsi="Times New Roman" w:cs="Times New Roman"/>
                  <w:color w:val="000000"/>
                  <w:sz w:val="18"/>
                  <w:szCs w:val="18"/>
                </w:rPr>
                <w:delText>Las islas Senkaku</w:delText>
              </w:r>
            </w:del>
          </w:p>
        </w:tc>
      </w:tr>
      <w:tr w:rsidR="003959D1" w:rsidDel="00DF292A" w14:paraId="49309D8F" w14:textId="63F3E4F1" w:rsidTr="0072602C">
        <w:trPr>
          <w:del w:id="40" w:author="Cuenta Microsoft" w:date="2016-05-20T11:21:00Z"/>
        </w:trPr>
        <w:tc>
          <w:tcPr>
            <w:tcW w:w="1555" w:type="dxa"/>
          </w:tcPr>
          <w:p w14:paraId="71BA01CB" w14:textId="746590CD" w:rsidR="003959D1" w:rsidDel="00DF292A" w:rsidRDefault="003959D1" w:rsidP="0072602C">
            <w:pPr>
              <w:rPr>
                <w:del w:id="41" w:author="Cuenta Microsoft" w:date="2016-05-20T11:21:00Z"/>
                <w:rFonts w:ascii="Times New Roman" w:hAnsi="Times New Roman" w:cs="Times New Roman"/>
                <w:color w:val="000000"/>
              </w:rPr>
            </w:pPr>
            <w:del w:id="42" w:author="Cuenta Microsoft" w:date="2016-05-20T11:21:00Z">
              <w:r w:rsidRPr="00053744" w:rsidDel="00DF292A">
                <w:rPr>
                  <w:rFonts w:ascii="Times New Roman" w:hAnsi="Times New Roman" w:cs="Times New Roman"/>
                  <w:b/>
                  <w:color w:val="000000"/>
                  <w:sz w:val="18"/>
                  <w:szCs w:val="18"/>
                </w:rPr>
                <w:delText>Código Shutterstock (o URL</w:delText>
              </w:r>
              <w:r w:rsidDel="00DF292A">
                <w:rPr>
                  <w:rFonts w:ascii="Times New Roman" w:hAnsi="Times New Roman" w:cs="Times New Roman"/>
                  <w:b/>
                  <w:color w:val="000000"/>
                  <w:sz w:val="18"/>
                  <w:szCs w:val="18"/>
                </w:rPr>
                <w:delText xml:space="preserve"> o la ruta en AulaPlaneta</w:delText>
              </w:r>
              <w:r w:rsidRPr="00053744" w:rsidDel="00DF292A">
                <w:rPr>
                  <w:rFonts w:ascii="Times New Roman" w:hAnsi="Times New Roman" w:cs="Times New Roman"/>
                  <w:b/>
                  <w:color w:val="000000"/>
                  <w:sz w:val="18"/>
                  <w:szCs w:val="18"/>
                </w:rPr>
                <w:delText>)</w:delText>
              </w:r>
            </w:del>
          </w:p>
        </w:tc>
        <w:tc>
          <w:tcPr>
            <w:tcW w:w="7273" w:type="dxa"/>
          </w:tcPr>
          <w:p w14:paraId="07E3CCB3" w14:textId="1A44FEE9" w:rsidR="003959D1" w:rsidRPr="00E462B5" w:rsidDel="00DF292A" w:rsidRDefault="00743BC4" w:rsidP="0072602C">
            <w:pPr>
              <w:rPr>
                <w:del w:id="43" w:author="Cuenta Microsoft" w:date="2016-05-20T11:21:00Z"/>
                <w:rFonts w:ascii="Times New Roman" w:hAnsi="Times New Roman" w:cs="Times New Roman"/>
                <w:color w:val="000000"/>
                <w:sz w:val="18"/>
                <w:szCs w:val="18"/>
              </w:rPr>
            </w:pPr>
            <w:del w:id="44" w:author="Cuenta Microsoft" w:date="2016-05-20T11:21:00Z">
              <w:r w:rsidDel="00DF292A">
                <w:rPr>
                  <w:noProof/>
                  <w:lang w:eastAsia="es-CO"/>
                </w:rPr>
                <w:drawing>
                  <wp:inline distT="0" distB="0" distL="0" distR="0" wp14:anchorId="3E7116A6" wp14:editId="137EB91F">
                    <wp:extent cx="1020987" cy="1020987"/>
                    <wp:effectExtent l="0" t="0" r="8255" b="8255"/>
                    <wp:docPr id="3" name="Imagen 3" descr="https://upload.wikimedia.org/wikipedia/commons/thumb/0/07/Senkaku_Diaoyu_Tiaoyu_Islands.png/300px-Senkaku_Diaoyu_Tiaoyu_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Senkaku_Diaoyu_Tiaoyu_Islands.png/300px-Senkaku_Diaoyu_Tiaoyu_Island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6421" cy="1026421"/>
                            </a:xfrm>
                            <a:prstGeom prst="rect">
                              <a:avLst/>
                            </a:prstGeom>
                            <a:noFill/>
                            <a:ln>
                              <a:noFill/>
                            </a:ln>
                          </pic:spPr>
                        </pic:pic>
                      </a:graphicData>
                    </a:graphic>
                  </wp:inline>
                </w:drawing>
              </w:r>
              <w:r w:rsidRPr="00572B62" w:rsidDel="00DF292A">
                <w:rPr>
                  <w:rFonts w:ascii="Times New Roman" w:hAnsi="Times New Roman" w:cs="Times New Roman"/>
                  <w:color w:val="000000"/>
                  <w:sz w:val="18"/>
                  <w:szCs w:val="18"/>
                </w:rPr>
                <w:delText xml:space="preserve"> </w:delText>
              </w:r>
              <w:r w:rsidR="00061134" w:rsidDel="00DF292A">
                <w:fldChar w:fldCharType="begin"/>
              </w:r>
              <w:r w:rsidR="00061134" w:rsidDel="00DF292A">
                <w:delInstrText xml:space="preserve"> HYPERLINK "http://upload.wikimedia.org/wikipedia/commons/thumb/0/07/Senkaku_Diaoyu_Tiaoyu_Islands.png/300px-Senkaku_Diaoyu_Tiaoyu_Islands.png" </w:delInstrText>
              </w:r>
              <w:r w:rsidR="00061134" w:rsidDel="00DF292A">
                <w:fldChar w:fldCharType="separate"/>
              </w:r>
              <w:r w:rsidR="00AF79F6" w:rsidRPr="005B44D9" w:rsidDel="00DF292A">
                <w:rPr>
                  <w:rStyle w:val="Hipervnculo"/>
                  <w:rFonts w:ascii="Times New Roman" w:hAnsi="Times New Roman" w:cs="Times New Roman"/>
                  <w:sz w:val="18"/>
                  <w:szCs w:val="18"/>
                </w:rPr>
                <w:delText>http://upload.wikimedia.org/wikipedia/commons/thumb/0/07/Senkaku_Diaoyu_Tiaoyu_Islands.png/300px-Senkaku_Diaoyu_Tiaoyu_Islands.png</w:delText>
              </w:r>
              <w:r w:rsidR="00061134" w:rsidDel="00DF292A">
                <w:rPr>
                  <w:rStyle w:val="Hipervnculo"/>
                  <w:rFonts w:ascii="Times New Roman" w:hAnsi="Times New Roman" w:cs="Times New Roman"/>
                  <w:sz w:val="18"/>
                  <w:szCs w:val="18"/>
                </w:rPr>
                <w:fldChar w:fldCharType="end"/>
              </w:r>
            </w:del>
          </w:p>
        </w:tc>
      </w:tr>
      <w:tr w:rsidR="003959D1" w:rsidDel="00DF292A" w14:paraId="65BB82BC" w14:textId="4471195E" w:rsidTr="0072602C">
        <w:trPr>
          <w:del w:id="45" w:author="Cuenta Microsoft" w:date="2016-05-20T11:21:00Z"/>
        </w:trPr>
        <w:tc>
          <w:tcPr>
            <w:tcW w:w="1555" w:type="dxa"/>
          </w:tcPr>
          <w:p w14:paraId="69194912" w14:textId="6AE51902" w:rsidR="003959D1" w:rsidDel="00DF292A" w:rsidRDefault="003959D1" w:rsidP="0072602C">
            <w:pPr>
              <w:rPr>
                <w:del w:id="46" w:author="Cuenta Microsoft" w:date="2016-05-20T11:21:00Z"/>
                <w:rFonts w:ascii="Times New Roman" w:hAnsi="Times New Roman" w:cs="Times New Roman"/>
                <w:color w:val="000000"/>
              </w:rPr>
            </w:pPr>
            <w:del w:id="47" w:author="Cuenta Microsoft" w:date="2016-05-20T11:21:00Z">
              <w:r w:rsidRPr="00053744" w:rsidDel="00DF292A">
                <w:rPr>
                  <w:rFonts w:ascii="Times New Roman" w:hAnsi="Times New Roman" w:cs="Times New Roman"/>
                  <w:b/>
                  <w:color w:val="000000"/>
                  <w:sz w:val="18"/>
                  <w:szCs w:val="18"/>
                </w:rPr>
                <w:delText>Pie de imagen</w:delText>
              </w:r>
            </w:del>
          </w:p>
        </w:tc>
        <w:tc>
          <w:tcPr>
            <w:tcW w:w="7273" w:type="dxa"/>
          </w:tcPr>
          <w:p w14:paraId="0A151461" w14:textId="0A3593BB" w:rsidR="003959D1" w:rsidRPr="00E462B5" w:rsidDel="00DF292A" w:rsidRDefault="003959D1" w:rsidP="00065527">
            <w:pPr>
              <w:pStyle w:val="NormalWeb"/>
              <w:shd w:val="clear" w:color="auto" w:fill="FFFFFF"/>
              <w:spacing w:before="0" w:beforeAutospacing="0" w:after="225" w:afterAutospacing="0"/>
              <w:rPr>
                <w:del w:id="48" w:author="Cuenta Microsoft" w:date="2016-05-20T11:21:00Z"/>
                <w:color w:val="000000"/>
                <w:sz w:val="18"/>
                <w:szCs w:val="18"/>
              </w:rPr>
            </w:pPr>
            <w:del w:id="49" w:author="Cuenta Microsoft" w:date="2016-05-20T11:21:00Z">
              <w:r w:rsidRPr="00BA6736" w:rsidDel="00DF292A">
                <w:rPr>
                  <w:color w:val="000000"/>
                  <w:sz w:val="20"/>
                  <w:szCs w:val="20"/>
                </w:rPr>
                <w:delText>Las islas Senkaku</w:delText>
              </w:r>
              <w:r w:rsidR="00652DF7" w:rsidRPr="00BA6736" w:rsidDel="00DF292A">
                <w:rPr>
                  <w:color w:val="000000"/>
                  <w:sz w:val="20"/>
                  <w:szCs w:val="20"/>
                </w:rPr>
                <w:delText xml:space="preserve"> son</w:delText>
              </w:r>
              <w:r w:rsidRPr="00BA6736" w:rsidDel="00DF292A">
                <w:rPr>
                  <w:color w:val="000000"/>
                  <w:sz w:val="20"/>
                  <w:szCs w:val="20"/>
                </w:rPr>
                <w:delText xml:space="preserve"> punto de conflicto entre China y Japón.</w:delText>
              </w:r>
              <w:r w:rsidR="00BA6736" w:rsidRPr="00BA6736" w:rsidDel="00DF292A">
                <w:rPr>
                  <w:color w:val="000000"/>
                  <w:sz w:val="20"/>
                  <w:szCs w:val="20"/>
                </w:rPr>
                <w:delText xml:space="preserve"> A pesar de l</w:delText>
              </w:r>
            </w:del>
            <w:ins w:id="50" w:author="Lilia Carvajal" w:date="2016-05-18T15:11:00Z">
              <w:del w:id="51" w:author="Cuenta Microsoft" w:date="2016-05-20T11:21:00Z">
                <w:r w:rsidR="00A23DD0" w:rsidDel="00DF292A">
                  <w:rPr>
                    <w:color w:val="000000"/>
                    <w:sz w:val="20"/>
                    <w:szCs w:val="20"/>
                  </w:rPr>
                  <w:delText>L</w:delText>
                </w:r>
              </w:del>
            </w:ins>
            <w:del w:id="52" w:author="Cuenta Microsoft" w:date="2016-05-20T11:21:00Z">
              <w:r w:rsidR="00BA6736" w:rsidRPr="00BA6736" w:rsidDel="00DF292A">
                <w:rPr>
                  <w:color w:val="000000"/>
                  <w:sz w:val="20"/>
                  <w:szCs w:val="20"/>
                </w:rPr>
                <w:delText>as escaramuzas entre tropas de una y otra potencia, el conflicto ha</w:delText>
              </w:r>
            </w:del>
            <w:ins w:id="53" w:author="Lilia Carvajal" w:date="2016-05-18T15:12:00Z">
              <w:del w:id="54" w:author="Cuenta Microsoft" w:date="2016-05-20T11:21:00Z">
                <w:r w:rsidR="00FE71B2" w:rsidDel="00DF292A">
                  <w:rPr>
                    <w:color w:val="000000"/>
                    <w:sz w:val="20"/>
                    <w:szCs w:val="20"/>
                  </w:rPr>
                  <w:delText>n</w:delText>
                </w:r>
              </w:del>
            </w:ins>
            <w:del w:id="55" w:author="Cuenta Microsoft" w:date="2016-05-20T11:21:00Z">
              <w:r w:rsidR="00BA6736" w:rsidRPr="00BA6736" w:rsidDel="00DF292A">
                <w:rPr>
                  <w:color w:val="000000"/>
                  <w:sz w:val="20"/>
                  <w:szCs w:val="20"/>
                </w:rPr>
                <w:delText xml:space="preserve"> servido para que </w:delText>
              </w:r>
            </w:del>
            <w:ins w:id="56" w:author="Lilia Carvajal" w:date="2016-05-18T15:16:00Z">
              <w:del w:id="57" w:author="Cuenta Microsoft" w:date="2016-05-20T11:21:00Z">
                <w:r w:rsidR="00FE71B2" w:rsidDel="00DF292A">
                  <w:rPr>
                    <w:color w:val="000000"/>
                    <w:sz w:val="20"/>
                    <w:szCs w:val="20"/>
                  </w:rPr>
                  <w:delText>ambos</w:delText>
                </w:r>
              </w:del>
            </w:ins>
            <w:del w:id="58" w:author="Cuenta Microsoft" w:date="2016-05-20T11:21:00Z">
              <w:r w:rsidR="00BA6736" w:rsidRPr="00BA6736" w:rsidDel="00DF292A">
                <w:rPr>
                  <w:color w:val="000000"/>
                  <w:sz w:val="20"/>
                  <w:szCs w:val="20"/>
                </w:rPr>
                <w:delText xml:space="preserve">los Gobiernos </w:delText>
              </w:r>
            </w:del>
            <w:ins w:id="59" w:author="Lilia Carvajal" w:date="2016-05-19T17:08:00Z">
              <w:del w:id="60" w:author="Cuenta Microsoft" w:date="2016-05-20T11:21:00Z">
                <w:r w:rsidR="00065527" w:rsidDel="00DF292A">
                  <w:rPr>
                    <w:color w:val="000000"/>
                    <w:sz w:val="20"/>
                    <w:szCs w:val="20"/>
                  </w:rPr>
                  <w:delText>en</w:delText>
                </w:r>
                <w:r w:rsidR="00065527" w:rsidRPr="00BA6736" w:rsidDel="00DF292A">
                  <w:rPr>
                    <w:color w:val="000000"/>
                    <w:sz w:val="20"/>
                    <w:szCs w:val="20"/>
                  </w:rPr>
                  <w:delText xml:space="preserve"> sus </w:delText>
                </w:r>
                <w:r w:rsidR="00065527" w:rsidDel="00DF292A">
                  <w:rPr>
                    <w:color w:val="000000"/>
                    <w:sz w:val="20"/>
                    <w:szCs w:val="20"/>
                  </w:rPr>
                  <w:delText>países</w:delText>
                </w:r>
                <w:r w:rsidR="00065527" w:rsidRPr="00BA6736" w:rsidDel="00DF292A">
                  <w:rPr>
                    <w:color w:val="000000"/>
                    <w:sz w:val="20"/>
                    <w:szCs w:val="20"/>
                  </w:rPr>
                  <w:delText xml:space="preserve"> </w:delText>
                </w:r>
              </w:del>
            </w:ins>
            <w:del w:id="61" w:author="Cuenta Microsoft" w:date="2016-05-20T11:21:00Z">
              <w:r w:rsidR="00BA6736" w:rsidRPr="00BA6736" w:rsidDel="00DF292A">
                <w:rPr>
                  <w:color w:val="000000"/>
                  <w:sz w:val="20"/>
                  <w:szCs w:val="20"/>
                </w:rPr>
                <w:delText>de los dos países fomenten los nacionalismos y busquen apoyos en</w:delText>
              </w:r>
            </w:del>
            <w:ins w:id="62" w:author="Lilia Carvajal" w:date="2016-05-18T15:17:00Z">
              <w:del w:id="63" w:author="Cuenta Microsoft" w:date="2016-05-20T11:21:00Z">
                <w:r w:rsidR="00FE71B2" w:rsidDel="00DF292A">
                  <w:rPr>
                    <w:color w:val="000000"/>
                    <w:sz w:val="20"/>
                    <w:szCs w:val="20"/>
                  </w:rPr>
                  <w:delText>tre la</w:delText>
                </w:r>
              </w:del>
            </w:ins>
            <w:del w:id="64" w:author="Cuenta Microsoft" w:date="2016-05-20T11:21:00Z">
              <w:r w:rsidR="00BA6736" w:rsidRPr="00BA6736" w:rsidDel="00DF292A">
                <w:rPr>
                  <w:color w:val="000000"/>
                  <w:sz w:val="20"/>
                  <w:szCs w:val="20"/>
                </w:rPr>
                <w:delText xml:space="preserve"> poblaci</w:delText>
              </w:r>
            </w:del>
            <w:ins w:id="65" w:author="Lilia Carvajal" w:date="2016-05-18T15:17:00Z">
              <w:del w:id="66" w:author="Cuenta Microsoft" w:date="2016-05-20T11:21:00Z">
                <w:r w:rsidR="00FE71B2" w:rsidDel="00DF292A">
                  <w:rPr>
                    <w:color w:val="000000"/>
                    <w:sz w:val="20"/>
                    <w:szCs w:val="20"/>
                  </w:rPr>
                  <w:delText>ón</w:delText>
                </w:r>
              </w:del>
            </w:ins>
            <w:del w:id="67" w:author="Cuenta Microsoft" w:date="2016-05-20T11:21:00Z">
              <w:r w:rsidR="00BA6736" w:rsidRPr="00BA6736" w:rsidDel="00DF292A">
                <w:rPr>
                  <w:color w:val="000000"/>
                  <w:sz w:val="20"/>
                  <w:szCs w:val="20"/>
                </w:rPr>
                <w:delText xml:space="preserve">ones niponas y chinas apáticas a las </w:delText>
              </w:r>
            </w:del>
            <w:ins w:id="68" w:author="Lilia Carvajal" w:date="2016-05-18T15:18:00Z">
              <w:del w:id="69" w:author="Cuenta Microsoft" w:date="2016-05-20T11:21:00Z">
                <w:r w:rsidR="00FE71B2" w:rsidDel="00DF292A">
                  <w:rPr>
                    <w:color w:val="000000"/>
                    <w:sz w:val="20"/>
                    <w:szCs w:val="20"/>
                  </w:rPr>
                  <w:delText>su</w:delText>
                </w:r>
                <w:r w:rsidR="00FE71B2" w:rsidRPr="00BA6736" w:rsidDel="00DF292A">
                  <w:rPr>
                    <w:color w:val="000000"/>
                    <w:sz w:val="20"/>
                    <w:szCs w:val="20"/>
                  </w:rPr>
                  <w:delText xml:space="preserve">s </w:delText>
                </w:r>
              </w:del>
            </w:ins>
            <w:del w:id="70" w:author="Cuenta Microsoft" w:date="2016-05-20T11:21:00Z">
              <w:r w:rsidR="00BA6736" w:rsidRPr="00BA6736" w:rsidDel="00DF292A">
                <w:rPr>
                  <w:color w:val="000000"/>
                  <w:sz w:val="20"/>
                  <w:szCs w:val="20"/>
                </w:rPr>
                <w:delText xml:space="preserve">políticas de sus gobernantes. </w:delText>
              </w:r>
            </w:del>
          </w:p>
        </w:tc>
      </w:tr>
    </w:tbl>
    <w:p w14:paraId="65935AA9" w14:textId="77777777" w:rsidR="0068547A" w:rsidDel="00DF292A" w:rsidRDefault="0068547A" w:rsidP="002F23E0">
      <w:pPr>
        <w:pStyle w:val="NormalWeb"/>
        <w:shd w:val="clear" w:color="auto" w:fill="FFFFFF"/>
        <w:spacing w:before="0" w:beforeAutospacing="0" w:after="225" w:afterAutospacing="0"/>
        <w:rPr>
          <w:del w:id="71" w:author="Cuenta Microsoft" w:date="2016-05-20T11:21:00Z"/>
          <w:color w:val="000000"/>
        </w:rPr>
      </w:pPr>
    </w:p>
    <w:p w14:paraId="6109E29B" w14:textId="22F90775" w:rsidR="00C558EE" w:rsidRDefault="002F7DD1" w:rsidP="002F23E0">
      <w:pPr>
        <w:pStyle w:val="NormalWeb"/>
        <w:shd w:val="clear" w:color="auto" w:fill="FFFFFF"/>
        <w:spacing w:before="0" w:beforeAutospacing="0" w:after="225" w:afterAutospacing="0"/>
        <w:rPr>
          <w:color w:val="000000"/>
        </w:rPr>
      </w:pPr>
      <w:r w:rsidRPr="002F23E0">
        <w:rPr>
          <w:color w:val="000000"/>
        </w:rPr>
        <w:t>Entre el dinamismo político y económico y los conflictos latentes</w:t>
      </w:r>
      <w:r w:rsidR="006C61E8">
        <w:rPr>
          <w:color w:val="000000"/>
        </w:rPr>
        <w:t>,</w:t>
      </w:r>
      <w:r w:rsidRPr="002F23E0">
        <w:rPr>
          <w:color w:val="000000"/>
        </w:rPr>
        <w:t xml:space="preserve"> los expertos prevén tres escenarios. El primero </w:t>
      </w:r>
      <w:del w:id="72" w:author="Lilia Carvajal" w:date="2016-05-18T15:19:00Z">
        <w:r w:rsidRPr="002F23E0" w:rsidDel="00FE71B2">
          <w:rPr>
            <w:color w:val="000000"/>
          </w:rPr>
          <w:delText xml:space="preserve">de ellos </w:delText>
        </w:r>
      </w:del>
      <w:r w:rsidRPr="002F23E0">
        <w:rPr>
          <w:color w:val="000000"/>
        </w:rPr>
        <w:t xml:space="preserve">destaca la </w:t>
      </w:r>
      <w:r w:rsidRPr="00D406F8">
        <w:rPr>
          <w:b/>
          <w:color w:val="000000"/>
        </w:rPr>
        <w:t>integración económica</w:t>
      </w:r>
      <w:r w:rsidR="006C61E8" w:rsidRPr="00D406F8">
        <w:rPr>
          <w:b/>
          <w:color w:val="000000"/>
        </w:rPr>
        <w:t>,</w:t>
      </w:r>
      <w:r w:rsidRPr="002F23E0">
        <w:rPr>
          <w:color w:val="000000"/>
        </w:rPr>
        <w:t xml:space="preserve"> que implica una interdependencia </w:t>
      </w:r>
      <w:r w:rsidR="006C61E8">
        <w:rPr>
          <w:color w:val="000000"/>
        </w:rPr>
        <w:t xml:space="preserve">entre los países </w:t>
      </w:r>
      <w:r w:rsidRPr="002F23E0">
        <w:rPr>
          <w:color w:val="000000"/>
        </w:rPr>
        <w:t>de la región</w:t>
      </w:r>
      <w:r w:rsidR="006C61E8">
        <w:rPr>
          <w:color w:val="000000"/>
        </w:rPr>
        <w:t>, e</w:t>
      </w:r>
      <w:r w:rsidRPr="002F23E0">
        <w:rPr>
          <w:color w:val="000000"/>
        </w:rPr>
        <w:t xml:space="preserve">sto significa que </w:t>
      </w:r>
      <w:ins w:id="73" w:author="Lilia Carvajal" w:date="2016-05-19T17:10:00Z">
        <w:r w:rsidR="00065527">
          <w:rPr>
            <w:color w:val="000000"/>
          </w:rPr>
          <w:t xml:space="preserve">se </w:t>
        </w:r>
      </w:ins>
      <w:r w:rsidRPr="002F23E0">
        <w:rPr>
          <w:color w:val="000000"/>
        </w:rPr>
        <w:t xml:space="preserve">necesitan unos </w:t>
      </w:r>
      <w:ins w:id="74" w:author="Lilia Carvajal" w:date="2016-05-19T17:10:00Z">
        <w:r w:rsidR="00065527">
          <w:rPr>
            <w:color w:val="000000"/>
          </w:rPr>
          <w:t>a</w:t>
        </w:r>
      </w:ins>
      <w:del w:id="75" w:author="Lilia Carvajal" w:date="2016-05-19T17:10:00Z">
        <w:r w:rsidRPr="002F23E0" w:rsidDel="00065527">
          <w:rPr>
            <w:color w:val="000000"/>
          </w:rPr>
          <w:delText>de</w:delText>
        </w:r>
      </w:del>
      <w:r w:rsidRPr="002F23E0">
        <w:rPr>
          <w:color w:val="000000"/>
        </w:rPr>
        <w:t xml:space="preserve"> otros. </w:t>
      </w:r>
    </w:p>
    <w:p w14:paraId="53472CA6" w14:textId="77777777" w:rsidR="008C26DD" w:rsidRPr="002F23E0" w:rsidRDefault="002F7DD1" w:rsidP="002F23E0">
      <w:pPr>
        <w:pStyle w:val="NormalWeb"/>
        <w:shd w:val="clear" w:color="auto" w:fill="FFFFFF"/>
        <w:spacing w:before="0" w:beforeAutospacing="0" w:after="225" w:afterAutospacing="0"/>
        <w:rPr>
          <w:color w:val="000000"/>
        </w:rPr>
      </w:pPr>
      <w:r w:rsidRPr="002F23E0">
        <w:rPr>
          <w:color w:val="000000"/>
        </w:rPr>
        <w:t xml:space="preserve">Un ejemplo de ello es la interdependencia entre las economías de China y Japón: China necesita de los </w:t>
      </w:r>
      <w:r w:rsidRPr="00D406F8">
        <w:rPr>
          <w:b/>
          <w:color w:val="000000"/>
        </w:rPr>
        <w:t>desarrollos tecnológicos</w:t>
      </w:r>
      <w:r w:rsidRPr="002F23E0">
        <w:rPr>
          <w:color w:val="000000"/>
        </w:rPr>
        <w:t xml:space="preserve"> japoneses </w:t>
      </w:r>
      <w:r w:rsidR="006C61E8">
        <w:rPr>
          <w:color w:val="000000"/>
        </w:rPr>
        <w:t>y</w:t>
      </w:r>
      <w:r w:rsidRPr="002F23E0">
        <w:rPr>
          <w:color w:val="000000"/>
        </w:rPr>
        <w:t xml:space="preserve"> de la estabilidad de la economía nipona; Japón requiere el gigante </w:t>
      </w:r>
      <w:r w:rsidRPr="00D406F8">
        <w:rPr>
          <w:b/>
          <w:color w:val="000000"/>
        </w:rPr>
        <w:t>mercado chino</w:t>
      </w:r>
      <w:r w:rsidR="004E39F0" w:rsidRPr="002F23E0">
        <w:rPr>
          <w:color w:val="000000"/>
        </w:rPr>
        <w:t xml:space="preserve"> </w:t>
      </w:r>
      <w:r w:rsidR="006C61E8">
        <w:rPr>
          <w:color w:val="000000"/>
        </w:rPr>
        <w:t>y</w:t>
      </w:r>
      <w:r w:rsidR="004E39F0" w:rsidRPr="002F23E0">
        <w:rPr>
          <w:color w:val="000000"/>
        </w:rPr>
        <w:t xml:space="preserve"> la mano de obra bar</w:t>
      </w:r>
      <w:r w:rsidR="006C61E8">
        <w:rPr>
          <w:color w:val="000000"/>
        </w:rPr>
        <w:t>ata para volver más competitiva</w:t>
      </w:r>
      <w:r w:rsidR="004E39F0" w:rsidRPr="002F23E0">
        <w:rPr>
          <w:color w:val="000000"/>
        </w:rPr>
        <w:t xml:space="preserve"> </w:t>
      </w:r>
      <w:del w:id="76" w:author="Lilia Carvajal" w:date="2016-05-18T15:21:00Z">
        <w:r w:rsidR="004E39F0" w:rsidRPr="002F23E0" w:rsidDel="00FE71B2">
          <w:rPr>
            <w:color w:val="000000"/>
          </w:rPr>
          <w:delText xml:space="preserve">la </w:delText>
        </w:r>
      </w:del>
      <w:ins w:id="77" w:author="Lilia Carvajal" w:date="2016-05-18T15:21:00Z">
        <w:r w:rsidR="00FE71B2">
          <w:rPr>
            <w:color w:val="000000"/>
          </w:rPr>
          <w:t>su</w:t>
        </w:r>
        <w:r w:rsidR="00FE71B2" w:rsidRPr="002F23E0">
          <w:rPr>
            <w:color w:val="000000"/>
          </w:rPr>
          <w:t xml:space="preserve"> </w:t>
        </w:r>
      </w:ins>
      <w:r w:rsidR="004E39F0" w:rsidRPr="00D406F8">
        <w:rPr>
          <w:b/>
          <w:color w:val="000000"/>
        </w:rPr>
        <w:t>producción</w:t>
      </w:r>
      <w:del w:id="78" w:author="Lilia Carvajal" w:date="2016-05-18T15:21:00Z">
        <w:r w:rsidR="004E39F0" w:rsidRPr="00D406F8" w:rsidDel="00FE71B2">
          <w:rPr>
            <w:b/>
            <w:color w:val="000000"/>
          </w:rPr>
          <w:delText xml:space="preserve"> japonesa</w:delText>
        </w:r>
      </w:del>
      <w:r w:rsidR="004E39F0" w:rsidRPr="00D406F8">
        <w:rPr>
          <w:b/>
          <w:color w:val="000000"/>
        </w:rPr>
        <w:t>.</w:t>
      </w:r>
      <w:r w:rsidR="004E39F0" w:rsidRPr="002F23E0">
        <w:rPr>
          <w:color w:val="000000"/>
        </w:rPr>
        <w:t xml:space="preserve"> </w:t>
      </w:r>
    </w:p>
    <w:p w14:paraId="6C88BC10" w14:textId="3D264715" w:rsidR="004E39F0" w:rsidRPr="002F23E0" w:rsidRDefault="004E39F0" w:rsidP="002F23E0">
      <w:pPr>
        <w:pStyle w:val="NormalWeb"/>
        <w:shd w:val="clear" w:color="auto" w:fill="FFFFFF"/>
        <w:spacing w:before="0" w:beforeAutospacing="0" w:after="225" w:afterAutospacing="0"/>
        <w:rPr>
          <w:color w:val="000000"/>
        </w:rPr>
      </w:pPr>
      <w:r w:rsidRPr="002F23E0">
        <w:rPr>
          <w:color w:val="000000"/>
        </w:rPr>
        <w:t xml:space="preserve">Un </w:t>
      </w:r>
      <w:del w:id="79" w:author="Lilia Carvajal" w:date="2016-05-19T17:10:00Z">
        <w:r w:rsidRPr="002F23E0" w:rsidDel="00065527">
          <w:rPr>
            <w:color w:val="000000"/>
          </w:rPr>
          <w:delText xml:space="preserve">ejemplo del </w:delText>
        </w:r>
      </w:del>
      <w:r w:rsidRPr="002F23E0">
        <w:rPr>
          <w:color w:val="000000"/>
        </w:rPr>
        <w:t xml:space="preserve">escenario de integración, interdependencia y </w:t>
      </w:r>
      <w:del w:id="80" w:author="Lilia Carvajal" w:date="2016-05-19T17:15:00Z">
        <w:r w:rsidRPr="002F23E0" w:rsidDel="004C6210">
          <w:rPr>
            <w:color w:val="000000"/>
          </w:rPr>
          <w:delText xml:space="preserve">cooperación </w:delText>
        </w:r>
      </w:del>
      <w:ins w:id="81" w:author="Lilia Carvajal" w:date="2016-05-19T17:15:00Z">
        <w:r w:rsidR="004C6210">
          <w:rPr>
            <w:color w:val="000000"/>
          </w:rPr>
          <w:t>ayuda mutua</w:t>
        </w:r>
        <w:r w:rsidR="004C6210" w:rsidRPr="002F23E0">
          <w:rPr>
            <w:color w:val="000000"/>
          </w:rPr>
          <w:t xml:space="preserve"> </w:t>
        </w:r>
      </w:ins>
      <w:r w:rsidRPr="002F23E0">
        <w:rPr>
          <w:color w:val="000000"/>
        </w:rPr>
        <w:t xml:space="preserve">es </w:t>
      </w:r>
      <w:del w:id="82" w:author="Lilia Carvajal" w:date="2016-05-19T17:13:00Z">
        <w:r w:rsidRPr="002F23E0" w:rsidDel="004C6210">
          <w:rPr>
            <w:color w:val="000000"/>
          </w:rPr>
          <w:delText xml:space="preserve">la </w:delText>
        </w:r>
      </w:del>
      <w:ins w:id="83" w:author="Lilia Carvajal" w:date="2016-05-19T17:13:00Z">
        <w:r w:rsidR="004C6210">
          <w:rPr>
            <w:color w:val="000000"/>
          </w:rPr>
          <w:t>el</w:t>
        </w:r>
        <w:r w:rsidR="004C6210" w:rsidRPr="002F23E0">
          <w:rPr>
            <w:color w:val="000000"/>
          </w:rPr>
          <w:t xml:space="preserve"> </w:t>
        </w:r>
      </w:ins>
      <w:r w:rsidRPr="00D406F8">
        <w:rPr>
          <w:b/>
          <w:color w:val="000000"/>
        </w:rPr>
        <w:t>A</w:t>
      </w:r>
      <w:ins w:id="84" w:author="Lilia Carvajal" w:date="2016-05-19T17:14:00Z">
        <w:r w:rsidR="004C6210">
          <w:rPr>
            <w:b/>
            <w:color w:val="000000"/>
          </w:rPr>
          <w:t>cuerdo</w:t>
        </w:r>
      </w:ins>
      <w:del w:id="85" w:author="Lilia Carvajal" w:date="2016-05-19T17:14:00Z">
        <w:r w:rsidRPr="00D406F8" w:rsidDel="004C6210">
          <w:rPr>
            <w:b/>
            <w:color w:val="000000"/>
          </w:rPr>
          <w:delText>sociación</w:delText>
        </w:r>
      </w:del>
      <w:r w:rsidRPr="00D406F8">
        <w:rPr>
          <w:b/>
          <w:color w:val="000000"/>
        </w:rPr>
        <w:t xml:space="preserve"> Transpacífic</w:t>
      </w:r>
      <w:ins w:id="86" w:author="Lilia Carvajal" w:date="2016-05-19T17:14:00Z">
        <w:r w:rsidR="004C6210">
          <w:rPr>
            <w:b/>
            <w:color w:val="000000"/>
          </w:rPr>
          <w:t>o de Cooperación Económica</w:t>
        </w:r>
      </w:ins>
      <w:del w:id="87" w:author="Lilia Carvajal" w:date="2016-05-19T17:14:00Z">
        <w:r w:rsidRPr="00D406F8" w:rsidDel="004C6210">
          <w:rPr>
            <w:b/>
            <w:color w:val="000000"/>
          </w:rPr>
          <w:delText>a</w:delText>
        </w:r>
      </w:del>
      <w:r w:rsidRPr="00D406F8">
        <w:rPr>
          <w:b/>
          <w:color w:val="000000"/>
        </w:rPr>
        <w:t>,</w:t>
      </w:r>
      <w:r w:rsidRPr="002F23E0">
        <w:rPr>
          <w:color w:val="000000"/>
        </w:rPr>
        <w:t xml:space="preserve"> </w:t>
      </w:r>
      <w:del w:id="88" w:author="Lilia Carvajal" w:date="2016-05-19T17:15:00Z">
        <w:r w:rsidRPr="002F23E0" w:rsidDel="004C6210">
          <w:rPr>
            <w:color w:val="000000"/>
          </w:rPr>
          <w:delText xml:space="preserve">acuerdo </w:delText>
        </w:r>
      </w:del>
      <w:ins w:id="89" w:author="Lilia Carvajal" w:date="2016-05-19T17:15:00Z">
        <w:r w:rsidR="004C6210">
          <w:rPr>
            <w:color w:val="000000"/>
          </w:rPr>
          <w:t>tratado</w:t>
        </w:r>
        <w:r w:rsidR="004C6210" w:rsidRPr="002F23E0">
          <w:rPr>
            <w:color w:val="000000"/>
          </w:rPr>
          <w:t xml:space="preserve"> </w:t>
        </w:r>
      </w:ins>
      <w:r w:rsidRPr="002F23E0">
        <w:rPr>
          <w:color w:val="000000"/>
        </w:rPr>
        <w:t xml:space="preserve">de libre comercio, tal como los </w:t>
      </w:r>
      <w:del w:id="90" w:author="Lilia Carvajal" w:date="2016-05-19T17:15:00Z">
        <w:r w:rsidRPr="002F23E0" w:rsidDel="004C6210">
          <w:rPr>
            <w:color w:val="000000"/>
          </w:rPr>
          <w:delText>acuerdos en</w:delText>
        </w:r>
      </w:del>
      <w:ins w:id="91" w:author="Lilia Carvajal" w:date="2016-05-19T17:15:00Z">
        <w:r w:rsidR="004C6210">
          <w:rPr>
            <w:color w:val="000000"/>
          </w:rPr>
          <w:t>de</w:t>
        </w:r>
      </w:ins>
      <w:r w:rsidRPr="002F23E0">
        <w:rPr>
          <w:color w:val="000000"/>
        </w:rPr>
        <w:t xml:space="preserve"> América Latina, que establece</w:t>
      </w:r>
      <w:del w:id="92" w:author="Lilia Carvajal" w:date="2016-05-19T17:12:00Z">
        <w:r w:rsidRPr="002F23E0" w:rsidDel="004C6210">
          <w:rPr>
            <w:color w:val="000000"/>
          </w:rPr>
          <w:delText>rá</w:delText>
        </w:r>
      </w:del>
      <w:r w:rsidRPr="002F23E0">
        <w:rPr>
          <w:color w:val="000000"/>
        </w:rPr>
        <w:t xml:space="preserve"> lazos de cooperación entre los países de la región. </w:t>
      </w:r>
    </w:p>
    <w:tbl>
      <w:tblPr>
        <w:tblStyle w:val="Tablaconcuadrcula"/>
        <w:tblW w:w="0" w:type="auto"/>
        <w:tblLook w:val="04A0" w:firstRow="1" w:lastRow="0" w:firstColumn="1" w:lastColumn="0" w:noHBand="0" w:noVBand="1"/>
      </w:tblPr>
      <w:tblGrid>
        <w:gridCol w:w="2518"/>
        <w:gridCol w:w="6515"/>
      </w:tblGrid>
      <w:tr w:rsidR="003959D1" w:rsidRPr="005D1738" w14:paraId="21FA8E5D" w14:textId="77777777" w:rsidTr="0072602C">
        <w:tc>
          <w:tcPr>
            <w:tcW w:w="9033" w:type="dxa"/>
            <w:gridSpan w:val="2"/>
            <w:shd w:val="clear" w:color="auto" w:fill="0D0D0D" w:themeFill="text1" w:themeFillTint="F2"/>
          </w:tcPr>
          <w:p w14:paraId="54A390E5" w14:textId="77777777"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14:paraId="4AB0B712" w14:textId="77777777" w:rsidTr="0072602C">
        <w:tc>
          <w:tcPr>
            <w:tcW w:w="2518" w:type="dxa"/>
          </w:tcPr>
          <w:p w14:paraId="24345237" w14:textId="77777777"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642C5F3" w14:textId="41E6F9F9" w:rsidR="00D623C9" w:rsidRPr="00FF73D3" w:rsidRDefault="003959D1" w:rsidP="00D623C9">
            <w:pPr>
              <w:rPr>
                <w:rFonts w:ascii="Times New Roman" w:hAnsi="Times New Roman" w:cs="Times New Roman"/>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w:t>
            </w:r>
            <w:ins w:id="93" w:author="Cuenta Microsoft" w:date="2016-05-20T11:22:00Z">
              <w:r w:rsidR="00DF292A">
                <w:rPr>
                  <w:rFonts w:ascii="Times New Roman" w:hAnsi="Times New Roman" w:cs="Times New Roman"/>
                  <w:color w:val="000000"/>
                  <w:sz w:val="18"/>
                  <w:szCs w:val="18"/>
                </w:rPr>
                <w:t>2</w:t>
              </w:r>
            </w:ins>
            <w:del w:id="94" w:author="Cuenta Microsoft" w:date="2016-05-20T11:22:00Z">
              <w:r w:rsidR="00D331A0" w:rsidDel="00DF292A">
                <w:rPr>
                  <w:rFonts w:ascii="Times New Roman" w:hAnsi="Times New Roman" w:cs="Times New Roman"/>
                  <w:color w:val="000000"/>
                  <w:sz w:val="18"/>
                  <w:szCs w:val="18"/>
                </w:rPr>
                <w:delText>3</w:delText>
              </w:r>
            </w:del>
          </w:p>
        </w:tc>
      </w:tr>
      <w:tr w:rsidR="003959D1" w14:paraId="575133E0" w14:textId="77777777" w:rsidTr="0072602C">
        <w:tc>
          <w:tcPr>
            <w:tcW w:w="2518" w:type="dxa"/>
          </w:tcPr>
          <w:p w14:paraId="786C056D" w14:textId="77777777"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3192945" w14:textId="77777777" w:rsidR="00D623C9" w:rsidRPr="00E462B5" w:rsidRDefault="00FF73D3" w:rsidP="0072602C">
            <w:pPr>
              <w:rPr>
                <w:rFonts w:ascii="Times New Roman" w:hAnsi="Times New Roman" w:cs="Times New Roman"/>
                <w:color w:val="000000"/>
                <w:sz w:val="18"/>
                <w:szCs w:val="18"/>
              </w:rPr>
            </w:pPr>
            <w:r>
              <w:rPr>
                <w:rFonts w:ascii="Times New Roman" w:hAnsi="Times New Roman" w:cs="Times New Roman"/>
                <w:color w:val="000000"/>
                <w:sz w:val="18"/>
                <w:szCs w:val="18"/>
              </w:rPr>
              <w:t>Imagen de Taipei</w:t>
            </w:r>
          </w:p>
        </w:tc>
      </w:tr>
      <w:tr w:rsidR="003959D1" w14:paraId="55A80CB4" w14:textId="77777777" w:rsidTr="0072602C">
        <w:tc>
          <w:tcPr>
            <w:tcW w:w="2518" w:type="dxa"/>
          </w:tcPr>
          <w:p w14:paraId="61400339" w14:textId="77777777"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FC87C4B" w14:textId="77777777" w:rsidR="003959D1" w:rsidRDefault="00D623C9" w:rsidP="0072602C">
            <w:pPr>
              <w:rPr>
                <w:rFonts w:ascii="Times New Roman" w:hAnsi="Times New Roman" w:cs="Times New Roman"/>
                <w:color w:val="000000"/>
                <w:sz w:val="18"/>
                <w:szCs w:val="18"/>
              </w:rPr>
            </w:pPr>
            <w:r>
              <w:rPr>
                <w:noProof/>
                <w:lang w:eastAsia="es-CO"/>
              </w:rPr>
              <w:drawing>
                <wp:inline distT="0" distB="0" distL="0" distR="0" wp14:anchorId="7F90936E" wp14:editId="6874D380">
                  <wp:extent cx="1901190" cy="1351194"/>
                  <wp:effectExtent l="0" t="0" r="3810" b="1905"/>
                  <wp:docPr id="5" name="Imagen 5" descr="http://thumb9.shutterstock.com/display_pic_with_logo/296584/196675586/stock-photo-taipei-taiwan-may-entrance-of-raohe-street-night-market-in-taipei-on-may-raohe-196675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96584/196675586/stock-photo-taipei-taiwan-may-entrance-of-raohe-street-night-market-in-taipei-on-may-raohe-19667558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4110" cy="1403019"/>
                          </a:xfrm>
                          <a:prstGeom prst="rect">
                            <a:avLst/>
                          </a:prstGeom>
                          <a:noFill/>
                          <a:ln>
                            <a:noFill/>
                          </a:ln>
                        </pic:spPr>
                      </pic:pic>
                    </a:graphicData>
                  </a:graphic>
                </wp:inline>
              </w:drawing>
            </w:r>
          </w:p>
          <w:p w14:paraId="79553A3C" w14:textId="77777777" w:rsidR="003959D1" w:rsidRPr="00E462B5" w:rsidRDefault="00061134" w:rsidP="0072602C">
            <w:pPr>
              <w:rPr>
                <w:rFonts w:ascii="Times New Roman" w:hAnsi="Times New Roman" w:cs="Times New Roman"/>
                <w:color w:val="000000"/>
                <w:sz w:val="18"/>
                <w:szCs w:val="18"/>
              </w:rPr>
            </w:pPr>
            <w:hyperlink r:id="rId14" w:history="1">
              <w:r w:rsidR="00AF79F6" w:rsidRPr="005B44D9">
                <w:rPr>
                  <w:rStyle w:val="Hipervnculo"/>
                  <w:rFonts w:ascii="Times New Roman" w:hAnsi="Times New Roman" w:cs="Times New Roman"/>
                  <w:sz w:val="18"/>
                  <w:szCs w:val="18"/>
                </w:rPr>
                <w:t>http://thumb9.shutterstock.com/display_pic_with_logo/296584/196675586/stock-photo-taipei-taiwan-may-entrance-of-raohe-street-night-market-in-taipei-on-may-raohe-196675586.jpg</w:t>
              </w:r>
            </w:hyperlink>
          </w:p>
        </w:tc>
      </w:tr>
      <w:tr w:rsidR="003959D1" w14:paraId="5C1E2C91" w14:textId="77777777" w:rsidTr="0072602C">
        <w:tc>
          <w:tcPr>
            <w:tcW w:w="2518" w:type="dxa"/>
          </w:tcPr>
          <w:p w14:paraId="2AFC2770" w14:textId="77777777"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681C98F" w14:textId="77777777" w:rsidR="003959D1" w:rsidRPr="00E462B5" w:rsidRDefault="00BA6736" w:rsidP="00BA6736">
            <w:pPr>
              <w:pStyle w:val="NormalWeb"/>
              <w:shd w:val="clear" w:color="auto" w:fill="FFFFFF"/>
              <w:spacing w:before="0" w:beforeAutospacing="0" w:after="225" w:afterAutospacing="0"/>
              <w:rPr>
                <w:color w:val="000000"/>
                <w:sz w:val="18"/>
                <w:szCs w:val="18"/>
              </w:rPr>
            </w:pPr>
            <w:r w:rsidRPr="00BA6736">
              <w:rPr>
                <w:color w:val="000000"/>
                <w:sz w:val="20"/>
                <w:szCs w:val="20"/>
              </w:rPr>
              <w:t xml:space="preserve">Para los expertos, las disputas entre las </w:t>
            </w:r>
            <w:r w:rsidRPr="00BA6736">
              <w:rPr>
                <w:b/>
                <w:color w:val="000000"/>
                <w:sz w:val="20"/>
                <w:szCs w:val="20"/>
              </w:rPr>
              <w:t>potencias asiáticas</w:t>
            </w:r>
            <w:r w:rsidRPr="00BA6736">
              <w:rPr>
                <w:color w:val="000000"/>
                <w:sz w:val="20"/>
                <w:szCs w:val="20"/>
              </w:rPr>
              <w:t xml:space="preserve"> no pasarán a mayores, entre otras razones porque en la región p</w:t>
            </w:r>
            <w:r w:rsidR="00AF79F6">
              <w:rPr>
                <w:color w:val="000000"/>
                <w:sz w:val="20"/>
                <w:szCs w:val="20"/>
              </w:rPr>
              <w:t>ervive un equilibrio que implica</w:t>
            </w:r>
            <w:r w:rsidRPr="00BA6736">
              <w:rPr>
                <w:color w:val="000000"/>
                <w:sz w:val="20"/>
                <w:szCs w:val="20"/>
              </w:rPr>
              <w:t xml:space="preserve"> el cada vez menor papel de los Estados Unidos en la zona, la pérdida de la </w:t>
            </w:r>
            <w:r w:rsidRPr="00BA6736">
              <w:rPr>
                <w:b/>
                <w:color w:val="000000"/>
                <w:sz w:val="20"/>
                <w:szCs w:val="20"/>
              </w:rPr>
              <w:t>hegemonía de Japón</w:t>
            </w:r>
            <w:r w:rsidRPr="00BA6736">
              <w:rPr>
                <w:color w:val="000000"/>
                <w:sz w:val="20"/>
                <w:szCs w:val="20"/>
              </w:rPr>
              <w:t xml:space="preserve"> en el plano mundial y local, el </w:t>
            </w:r>
            <w:r w:rsidRPr="00BA6736">
              <w:rPr>
                <w:b/>
                <w:color w:val="000000"/>
                <w:sz w:val="20"/>
                <w:szCs w:val="20"/>
              </w:rPr>
              <w:t>ascenso de China</w:t>
            </w:r>
            <w:r w:rsidRPr="00BA6736">
              <w:rPr>
                <w:color w:val="000000"/>
                <w:sz w:val="20"/>
                <w:szCs w:val="20"/>
              </w:rPr>
              <w:t xml:space="preserve"> como potencia y las continuas </w:t>
            </w:r>
            <w:r w:rsidRPr="00BA6736">
              <w:rPr>
                <w:b/>
                <w:color w:val="000000"/>
                <w:sz w:val="20"/>
                <w:szCs w:val="20"/>
              </w:rPr>
              <w:t>amenazas nucleares</w:t>
            </w:r>
            <w:r w:rsidRPr="00BA6736">
              <w:rPr>
                <w:color w:val="000000"/>
                <w:sz w:val="20"/>
                <w:szCs w:val="20"/>
              </w:rPr>
              <w:t xml:space="preserve"> de Corea del Norte. </w:t>
            </w:r>
          </w:p>
        </w:tc>
      </w:tr>
    </w:tbl>
    <w:p w14:paraId="0CA0AAAB" w14:textId="77777777" w:rsidR="00AB5076" w:rsidRDefault="00AB5076" w:rsidP="002F23E0">
      <w:pPr>
        <w:pStyle w:val="NormalWeb"/>
        <w:shd w:val="clear" w:color="auto" w:fill="FFFFFF"/>
        <w:spacing w:before="0" w:beforeAutospacing="0" w:after="225" w:afterAutospacing="0"/>
        <w:rPr>
          <w:color w:val="000000"/>
        </w:rPr>
      </w:pPr>
    </w:p>
    <w:p w14:paraId="0AC01C7E" w14:textId="1C983056" w:rsidR="0068547A" w:rsidDel="004E4E2B" w:rsidRDefault="009B5BB1" w:rsidP="002F23E0">
      <w:pPr>
        <w:pStyle w:val="NormalWeb"/>
        <w:shd w:val="clear" w:color="auto" w:fill="FFFFFF"/>
        <w:spacing w:before="0" w:beforeAutospacing="0" w:after="225" w:afterAutospacing="0"/>
        <w:rPr>
          <w:del w:id="95" w:author="Lilia Carvajal" w:date="2016-05-18T16:09:00Z"/>
          <w:color w:val="000000"/>
        </w:rPr>
      </w:pPr>
      <w:del w:id="96" w:author="Lilia Carvajal" w:date="2016-05-18T16:18:00Z">
        <w:r w:rsidDel="00287C2A">
          <w:rPr>
            <w:color w:val="000000"/>
          </w:rPr>
          <w:delText>Pero a</w:delText>
        </w:r>
      </w:del>
      <w:ins w:id="97" w:author="Lilia Carvajal" w:date="2016-05-18T16:18:00Z">
        <w:r w:rsidR="00287C2A">
          <w:rPr>
            <w:color w:val="000000"/>
          </w:rPr>
          <w:t>A</w:t>
        </w:r>
      </w:ins>
      <w:r>
        <w:rPr>
          <w:color w:val="000000"/>
        </w:rPr>
        <w:t xml:space="preserve">demás de </w:t>
      </w:r>
      <w:del w:id="98" w:author="Lilia Carvajal" w:date="2016-05-18T16:24:00Z">
        <w:r w:rsidDel="008F4896">
          <w:rPr>
            <w:color w:val="000000"/>
          </w:rPr>
          <w:delText xml:space="preserve">hablar de </w:delText>
        </w:r>
      </w:del>
      <w:r>
        <w:rPr>
          <w:color w:val="000000"/>
        </w:rPr>
        <w:t xml:space="preserve">este </w:t>
      </w:r>
      <w:r w:rsidR="008F1DFB" w:rsidRPr="002F23E0">
        <w:rPr>
          <w:color w:val="000000"/>
        </w:rPr>
        <w:t xml:space="preserve">escenario de cooperación, </w:t>
      </w:r>
      <w:del w:id="99" w:author="Lilia Carvajal" w:date="2016-05-18T16:18:00Z">
        <w:r w:rsidR="008F1DFB" w:rsidRPr="002F23E0" w:rsidDel="00287C2A">
          <w:rPr>
            <w:color w:val="000000"/>
          </w:rPr>
          <w:delText xml:space="preserve">conviene </w:delText>
        </w:r>
        <w:r w:rsidDel="00287C2A">
          <w:rPr>
            <w:color w:val="000000"/>
          </w:rPr>
          <w:delText xml:space="preserve">aclarar que </w:delText>
        </w:r>
      </w:del>
      <w:r>
        <w:rPr>
          <w:color w:val="000000"/>
        </w:rPr>
        <w:t>también existe</w:t>
      </w:r>
      <w:r w:rsidR="008F1DFB" w:rsidRPr="002F23E0">
        <w:rPr>
          <w:color w:val="000000"/>
        </w:rPr>
        <w:t xml:space="preserve"> un </w:t>
      </w:r>
      <w:del w:id="100" w:author="Lilia Carvajal" w:date="2016-05-18T16:04:00Z">
        <w:r w:rsidR="008F1DFB" w:rsidRPr="00D406F8" w:rsidDel="004E4E2B">
          <w:rPr>
            <w:b/>
            <w:color w:val="000000"/>
          </w:rPr>
          <w:delText xml:space="preserve">escenario </w:delText>
        </w:r>
      </w:del>
      <w:ins w:id="101" w:author="Lilia Carvajal" w:date="2016-05-18T16:04:00Z">
        <w:r w:rsidR="004E4E2B">
          <w:rPr>
            <w:b/>
            <w:color w:val="000000"/>
          </w:rPr>
          <w:t>ámbito</w:t>
        </w:r>
        <w:r w:rsidR="004E4E2B" w:rsidRPr="00D406F8">
          <w:rPr>
            <w:b/>
            <w:color w:val="000000"/>
          </w:rPr>
          <w:t xml:space="preserve"> </w:t>
        </w:r>
      </w:ins>
      <w:r w:rsidR="008F1DFB" w:rsidRPr="00D406F8">
        <w:rPr>
          <w:b/>
          <w:color w:val="000000"/>
        </w:rPr>
        <w:t xml:space="preserve">de </w:t>
      </w:r>
      <w:del w:id="102" w:author="Lilia Carvajal" w:date="2016-05-18T16:24:00Z">
        <w:r w:rsidR="008F1DFB" w:rsidRPr="00D406F8" w:rsidDel="008F4896">
          <w:rPr>
            <w:b/>
            <w:color w:val="000000"/>
          </w:rPr>
          <w:delText>confrontación</w:delText>
        </w:r>
      </w:del>
      <w:ins w:id="103" w:author="Lilia Carvajal" w:date="2016-05-18T16:24:00Z">
        <w:r w:rsidR="008F4896">
          <w:rPr>
            <w:b/>
            <w:color w:val="000000"/>
          </w:rPr>
          <w:t>enfrentamiento</w:t>
        </w:r>
      </w:ins>
      <w:r w:rsidR="008F1DFB" w:rsidRPr="00D406F8">
        <w:rPr>
          <w:b/>
          <w:color w:val="000000"/>
        </w:rPr>
        <w:t>.</w:t>
      </w:r>
      <w:r w:rsidR="008F1DFB" w:rsidRPr="002F23E0">
        <w:rPr>
          <w:color w:val="000000"/>
        </w:rPr>
        <w:t xml:space="preserve"> E</w:t>
      </w:r>
      <w:ins w:id="104" w:author="Lilia Carvajal" w:date="2016-05-18T16:08:00Z">
        <w:r w:rsidR="004E4E2B">
          <w:rPr>
            <w:color w:val="000000"/>
          </w:rPr>
          <w:t>s e</w:t>
        </w:r>
      </w:ins>
      <w:r w:rsidR="008F1DFB" w:rsidRPr="002F23E0">
        <w:rPr>
          <w:color w:val="000000"/>
        </w:rPr>
        <w:t>l caso de Corea del Norte</w:t>
      </w:r>
      <w:del w:id="105" w:author="Lilia Carvajal" w:date="2016-05-18T16:09:00Z">
        <w:r w:rsidR="008F1DFB" w:rsidRPr="002F23E0" w:rsidDel="004E4E2B">
          <w:rPr>
            <w:color w:val="000000"/>
          </w:rPr>
          <w:delText xml:space="preserve"> </w:delText>
        </w:r>
      </w:del>
      <w:ins w:id="106" w:author="Lilia Carvajal" w:date="2016-05-18T16:09:00Z">
        <w:r w:rsidR="004E4E2B">
          <w:rPr>
            <w:color w:val="000000"/>
          </w:rPr>
          <w:t xml:space="preserve">, que mantiene </w:t>
        </w:r>
      </w:ins>
      <w:del w:id="107" w:author="Lilia Carvajal" w:date="2016-05-18T16:09:00Z">
        <w:r w:rsidR="008F1DFB" w:rsidRPr="002F23E0" w:rsidDel="004E4E2B">
          <w:rPr>
            <w:color w:val="000000"/>
          </w:rPr>
          <w:delText xml:space="preserve">es el más ejemplar. </w:delText>
        </w:r>
      </w:del>
    </w:p>
    <w:p w14:paraId="0711D45C" w14:textId="1D818F71" w:rsidR="00AB5076" w:rsidRDefault="008F1DFB" w:rsidP="002F23E0">
      <w:pPr>
        <w:pStyle w:val="NormalWeb"/>
        <w:shd w:val="clear" w:color="auto" w:fill="FFFFFF"/>
        <w:spacing w:before="0" w:beforeAutospacing="0" w:after="225" w:afterAutospacing="0"/>
        <w:rPr>
          <w:color w:val="000000"/>
        </w:rPr>
      </w:pPr>
      <w:del w:id="108" w:author="Lilia Carvajal" w:date="2016-05-18T16:09:00Z">
        <w:r w:rsidRPr="002F23E0" w:rsidDel="004E4E2B">
          <w:rPr>
            <w:color w:val="000000"/>
          </w:rPr>
          <w:delText>Herencia de la Guerra Fría, la</w:delText>
        </w:r>
        <w:r w:rsidR="009B5BB1" w:rsidDel="004E4E2B">
          <w:rPr>
            <w:color w:val="000000"/>
          </w:rPr>
          <w:delText xml:space="preserve">s </w:delText>
        </w:r>
      </w:del>
      <w:proofErr w:type="gramStart"/>
      <w:r w:rsidR="009B5BB1">
        <w:rPr>
          <w:color w:val="000000"/>
        </w:rPr>
        <w:t>constantes</w:t>
      </w:r>
      <w:proofErr w:type="gramEnd"/>
      <w:r w:rsidR="009B5BB1">
        <w:rPr>
          <w:color w:val="000000"/>
        </w:rPr>
        <w:t xml:space="preserve"> provocaciones </w:t>
      </w:r>
      <w:r w:rsidR="00AF79F6">
        <w:rPr>
          <w:color w:val="000000"/>
        </w:rPr>
        <w:t xml:space="preserve">militares </w:t>
      </w:r>
      <w:del w:id="109" w:author="Lilia Carvajal" w:date="2016-05-18T16:10:00Z">
        <w:r w:rsidR="00AF79F6" w:rsidDel="004E4E2B">
          <w:rPr>
            <w:color w:val="000000"/>
          </w:rPr>
          <w:delText xml:space="preserve">del </w:delText>
        </w:r>
      </w:del>
      <w:del w:id="110" w:author="Lilia Carvajal" w:date="2016-05-18T15:25:00Z">
        <w:r w:rsidR="00AF79F6" w:rsidDel="00243CD1">
          <w:rPr>
            <w:color w:val="000000"/>
          </w:rPr>
          <w:delText>g</w:delText>
        </w:r>
      </w:del>
      <w:del w:id="111" w:author="Lilia Carvajal" w:date="2016-05-18T16:10:00Z">
        <w:r w:rsidRPr="002F23E0" w:rsidDel="004E4E2B">
          <w:rPr>
            <w:color w:val="000000"/>
          </w:rPr>
          <w:delText>obi</w:delText>
        </w:r>
        <w:r w:rsidR="009B5BB1" w:rsidDel="004E4E2B">
          <w:rPr>
            <w:color w:val="000000"/>
          </w:rPr>
          <w:delText>erno norcoreano desafían</w:delText>
        </w:r>
      </w:del>
      <w:ins w:id="112" w:author="Lilia Carvajal" w:date="2016-05-18T16:11:00Z">
        <w:r w:rsidR="004E4E2B">
          <w:rPr>
            <w:color w:val="000000"/>
          </w:rPr>
          <w:t xml:space="preserve">contra </w:t>
        </w:r>
      </w:ins>
      <w:del w:id="113" w:author="Lilia Carvajal" w:date="2016-05-18T16:11:00Z">
        <w:r w:rsidR="009B5BB1" w:rsidDel="004E4E2B">
          <w:rPr>
            <w:color w:val="000000"/>
          </w:rPr>
          <w:delText xml:space="preserve"> a </w:delText>
        </w:r>
      </w:del>
      <w:del w:id="114" w:author="Lilia Carvajal" w:date="2016-05-18T15:39:00Z">
        <w:r w:rsidR="009B5BB1" w:rsidDel="00E679DC">
          <w:rPr>
            <w:color w:val="000000"/>
          </w:rPr>
          <w:delText>los G</w:delText>
        </w:r>
        <w:r w:rsidRPr="002F23E0" w:rsidDel="00E679DC">
          <w:rPr>
            <w:color w:val="000000"/>
          </w:rPr>
          <w:delText xml:space="preserve">obiernos de </w:delText>
        </w:r>
      </w:del>
      <w:r w:rsidRPr="002F23E0">
        <w:rPr>
          <w:color w:val="000000"/>
        </w:rPr>
        <w:t>Japón, Corea del S</w:t>
      </w:r>
      <w:ins w:id="115" w:author="Cuenta Microsoft" w:date="2016-05-20T11:04:00Z">
        <w:r w:rsidR="00061134">
          <w:rPr>
            <w:color w:val="000000"/>
          </w:rPr>
          <w:t>u</w:t>
        </w:r>
      </w:ins>
      <w:del w:id="116" w:author="Cuenta Microsoft" w:date="2016-05-20T11:04:00Z">
        <w:r w:rsidRPr="002F23E0" w:rsidDel="00061134">
          <w:rPr>
            <w:color w:val="000000"/>
          </w:rPr>
          <w:delText>u</w:delText>
        </w:r>
      </w:del>
      <w:ins w:id="117" w:author="Cuenta Microsoft" w:date="2016-05-20T11:03:00Z">
        <w:r w:rsidR="00061134">
          <w:rPr>
            <w:color w:val="000000"/>
          </w:rPr>
          <w:t>r</w:t>
        </w:r>
      </w:ins>
      <w:ins w:id="118" w:author="Cuenta Microsoft" w:date="2016-05-20T11:04:00Z">
        <w:r w:rsidR="00061134">
          <w:rPr>
            <w:color w:val="000000"/>
          </w:rPr>
          <w:t xml:space="preserve">, y </w:t>
        </w:r>
      </w:ins>
      <w:del w:id="119" w:author="Cuenta Microsoft" w:date="2016-05-20T11:03:00Z">
        <w:r w:rsidRPr="002F23E0" w:rsidDel="00061134">
          <w:rPr>
            <w:color w:val="000000"/>
          </w:rPr>
          <w:delText>r</w:delText>
        </w:r>
        <w:r w:rsidR="009B5BB1" w:rsidDel="00061134">
          <w:rPr>
            <w:color w:val="000000"/>
          </w:rPr>
          <w:delText>,</w:delText>
        </w:r>
        <w:r w:rsidRPr="002F23E0" w:rsidDel="00061134">
          <w:rPr>
            <w:color w:val="000000"/>
          </w:rPr>
          <w:delText xml:space="preserve"> </w:delText>
        </w:r>
        <w:commentRangeStart w:id="120"/>
        <w:r w:rsidR="00AF79F6" w:rsidDel="00061134">
          <w:rPr>
            <w:color w:val="000000"/>
          </w:rPr>
          <w:delText xml:space="preserve">Rusia, </w:delText>
        </w:r>
        <w:r w:rsidRPr="002F23E0" w:rsidDel="00061134">
          <w:rPr>
            <w:color w:val="000000"/>
          </w:rPr>
          <w:delText>China</w:delText>
        </w:r>
      </w:del>
      <w:del w:id="121" w:author="Cuenta Microsoft" w:date="2016-05-20T11:04:00Z">
        <w:r w:rsidRPr="002F23E0" w:rsidDel="00061134">
          <w:rPr>
            <w:color w:val="000000"/>
          </w:rPr>
          <w:delText xml:space="preserve"> </w:delText>
        </w:r>
        <w:commentRangeEnd w:id="120"/>
        <w:r w:rsidR="009545F4" w:rsidDel="00061134">
          <w:rPr>
            <w:rStyle w:val="Refdecomentario"/>
            <w:rFonts w:asciiTheme="minorHAnsi" w:eastAsiaTheme="minorHAnsi" w:hAnsiTheme="minorHAnsi" w:cstheme="minorBidi"/>
            <w:lang w:eastAsia="en-US"/>
          </w:rPr>
          <w:commentReference w:id="120"/>
        </w:r>
        <w:r w:rsidRPr="002F23E0" w:rsidDel="00061134">
          <w:rPr>
            <w:color w:val="000000"/>
          </w:rPr>
          <w:delText>y</w:delText>
        </w:r>
        <w:r w:rsidR="009B5BB1" w:rsidDel="00061134">
          <w:rPr>
            <w:color w:val="000000"/>
          </w:rPr>
          <w:delText>,</w:delText>
        </w:r>
        <w:r w:rsidRPr="002F23E0" w:rsidDel="00061134">
          <w:rPr>
            <w:color w:val="000000"/>
          </w:rPr>
          <w:delText xml:space="preserve"> </w:delText>
        </w:r>
      </w:del>
      <w:r w:rsidRPr="002F23E0">
        <w:rPr>
          <w:color w:val="000000"/>
        </w:rPr>
        <w:t>por supuesto</w:t>
      </w:r>
      <w:r w:rsidR="009B5BB1">
        <w:rPr>
          <w:color w:val="000000"/>
        </w:rPr>
        <w:t>,</w:t>
      </w:r>
      <w:del w:id="122" w:author="Lilia Carvajal" w:date="2016-05-18T16:11:00Z">
        <w:r w:rsidRPr="002F23E0" w:rsidDel="004E4E2B">
          <w:rPr>
            <w:color w:val="000000"/>
          </w:rPr>
          <w:delText xml:space="preserve"> a</w:delText>
        </w:r>
      </w:del>
      <w:del w:id="123" w:author="Lilia Carvajal" w:date="2016-05-18T15:39:00Z">
        <w:r w:rsidRPr="002F23E0" w:rsidDel="00E679DC">
          <w:rPr>
            <w:color w:val="000000"/>
          </w:rPr>
          <w:delText>l de los</w:delText>
        </w:r>
      </w:del>
      <w:r w:rsidRPr="002F23E0">
        <w:rPr>
          <w:color w:val="000000"/>
        </w:rPr>
        <w:t xml:space="preserve"> Estados Unidos</w:t>
      </w:r>
      <w:ins w:id="124" w:author="Lilia Carvajal" w:date="2016-05-18T16:10:00Z">
        <w:r w:rsidR="004E4E2B">
          <w:rPr>
            <w:color w:val="000000"/>
          </w:rPr>
          <w:t xml:space="preserve">, </w:t>
        </w:r>
      </w:ins>
      <w:del w:id="125" w:author="Lilia Carvajal" w:date="2016-05-18T16:10:00Z">
        <w:r w:rsidRPr="002F23E0" w:rsidDel="004E4E2B">
          <w:rPr>
            <w:color w:val="000000"/>
          </w:rPr>
          <w:delText>.</w:delText>
        </w:r>
      </w:del>
      <w:ins w:id="126" w:author="Lilia Carvajal" w:date="2016-05-18T16:10:00Z">
        <w:r w:rsidR="004E4E2B">
          <w:rPr>
            <w:color w:val="000000"/>
          </w:rPr>
          <w:t>h</w:t>
        </w:r>
      </w:ins>
      <w:del w:id="127" w:author="Lilia Carvajal" w:date="2016-05-18T16:10:00Z">
        <w:r w:rsidRPr="002F23E0" w:rsidDel="004E4E2B">
          <w:rPr>
            <w:color w:val="000000"/>
          </w:rPr>
          <w:delText xml:space="preserve"> </w:delText>
        </w:r>
      </w:del>
      <w:ins w:id="128" w:author="Lilia Carvajal" w:date="2016-05-18T16:09:00Z">
        <w:r w:rsidR="004E4E2B" w:rsidRPr="002F23E0">
          <w:rPr>
            <w:color w:val="000000"/>
          </w:rPr>
          <w:t>erencia de la Guerra Fría</w:t>
        </w:r>
        <w:r w:rsidR="004E4E2B">
          <w:rPr>
            <w:color w:val="000000"/>
          </w:rPr>
          <w:t xml:space="preserve">. </w:t>
        </w:r>
      </w:ins>
      <w:r w:rsidR="00F43960" w:rsidRPr="00243CD1">
        <w:rPr>
          <w:highlight w:val="cyan"/>
          <w:rPrChange w:id="129" w:author="Lilia Carvajal" w:date="2016-05-18T15:25:00Z">
            <w:rPr/>
          </w:rPrChange>
        </w:rPr>
        <w:t>[</w:t>
      </w:r>
      <w:r w:rsidR="00015C7B" w:rsidRPr="00243CD1">
        <w:rPr>
          <w:highlight w:val="cyan"/>
          <w:rPrChange w:id="130" w:author="Lilia Carvajal" w:date="2016-05-18T15:25:00Z">
            <w:rPr>
              <w:rStyle w:val="Hipervnculo"/>
            </w:rPr>
          </w:rPrChange>
        </w:rPr>
        <w:fldChar w:fldCharType="begin"/>
      </w:r>
      <w:r w:rsidR="00015C7B" w:rsidRPr="00243CD1">
        <w:rPr>
          <w:highlight w:val="cyan"/>
          <w:rPrChange w:id="131" w:author="Lilia Carvajal" w:date="2016-05-18T15:25:00Z">
            <w:rPr/>
          </w:rPrChange>
        </w:rPr>
        <w:instrText xml:space="preserve"> HYPERLINK "https://www.youtube.com/watch?v=ecexmlE_rfo" </w:instrText>
      </w:r>
      <w:r w:rsidR="00015C7B" w:rsidRPr="00243CD1">
        <w:rPr>
          <w:highlight w:val="cyan"/>
          <w:rPrChange w:id="132" w:author="Lilia Carvajal" w:date="2016-05-18T15:25:00Z">
            <w:rPr>
              <w:rStyle w:val="Hipervnculo"/>
            </w:rPr>
          </w:rPrChange>
        </w:rPr>
        <w:fldChar w:fldCharType="separate"/>
      </w:r>
      <w:r w:rsidR="00F43960" w:rsidRPr="00243CD1">
        <w:rPr>
          <w:rStyle w:val="Hipervnculo"/>
          <w:highlight w:val="cyan"/>
          <w:rPrChange w:id="133" w:author="Lilia Carvajal" w:date="2016-05-18T15:25:00Z">
            <w:rPr>
              <w:rStyle w:val="Hipervnculo"/>
            </w:rPr>
          </w:rPrChange>
        </w:rPr>
        <w:t>VER</w:t>
      </w:r>
      <w:r w:rsidR="00015C7B" w:rsidRPr="00243CD1">
        <w:rPr>
          <w:rStyle w:val="Hipervnculo"/>
          <w:highlight w:val="cyan"/>
          <w:rPrChange w:id="134" w:author="Lilia Carvajal" w:date="2016-05-18T15:25:00Z">
            <w:rPr>
              <w:rStyle w:val="Hipervnculo"/>
            </w:rPr>
          </w:rPrChange>
        </w:rPr>
        <w:fldChar w:fldCharType="end"/>
      </w:r>
      <w:hyperlink r:id="rId15" w:history="1"/>
      <w:r w:rsidR="00F43960" w:rsidRPr="00F43960">
        <w:t>].</w:t>
      </w:r>
    </w:p>
    <w:p w14:paraId="5FF023A4" w14:textId="0D1B0912" w:rsidR="008F4896" w:rsidRDefault="009B5BB1" w:rsidP="00F43960">
      <w:pPr>
        <w:spacing w:after="0"/>
        <w:rPr>
          <w:ins w:id="135" w:author="Lilia Carvajal" w:date="2016-05-18T16:25:00Z"/>
          <w:rFonts w:ascii="Times New Roman" w:hAnsi="Times New Roman" w:cs="Times New Roman"/>
          <w:color w:val="000000"/>
          <w:sz w:val="24"/>
          <w:szCs w:val="24"/>
        </w:rPr>
      </w:pPr>
      <w:del w:id="136" w:author="Lilia Carvajal" w:date="2016-05-18T16:19:00Z">
        <w:r w:rsidRPr="00F43960" w:rsidDel="00287C2A">
          <w:rPr>
            <w:rFonts w:ascii="Times New Roman" w:hAnsi="Times New Roman" w:cs="Times New Roman"/>
            <w:color w:val="000000"/>
            <w:sz w:val="24"/>
            <w:szCs w:val="24"/>
          </w:rPr>
          <w:delText xml:space="preserve">Estos países </w:delText>
        </w:r>
      </w:del>
      <w:del w:id="137" w:author="Lilia Carvajal" w:date="2016-05-18T15:39:00Z">
        <w:r w:rsidRPr="00F43960" w:rsidDel="00E679DC">
          <w:rPr>
            <w:rFonts w:ascii="Times New Roman" w:hAnsi="Times New Roman" w:cs="Times New Roman"/>
            <w:color w:val="000000"/>
            <w:sz w:val="24"/>
            <w:szCs w:val="24"/>
          </w:rPr>
          <w:delText xml:space="preserve">también </w:delText>
        </w:r>
      </w:del>
      <w:del w:id="138" w:author="Lilia Carvajal" w:date="2016-05-18T16:19:00Z">
        <w:r w:rsidRPr="00F43960" w:rsidDel="00287C2A">
          <w:rPr>
            <w:rFonts w:ascii="Times New Roman" w:hAnsi="Times New Roman" w:cs="Times New Roman"/>
            <w:color w:val="000000"/>
            <w:sz w:val="24"/>
            <w:szCs w:val="24"/>
          </w:rPr>
          <w:delText>enfrentan</w:delText>
        </w:r>
        <w:r w:rsidR="00AF79F6" w:rsidRPr="00F43960" w:rsidDel="00287C2A">
          <w:rPr>
            <w:rFonts w:ascii="Times New Roman" w:hAnsi="Times New Roman" w:cs="Times New Roman"/>
            <w:color w:val="000000"/>
            <w:sz w:val="24"/>
            <w:szCs w:val="24"/>
          </w:rPr>
          <w:delText xml:space="preserve"> la</w:delText>
        </w:r>
        <w:r w:rsidR="008F1DFB" w:rsidRPr="00F43960" w:rsidDel="00287C2A">
          <w:rPr>
            <w:rFonts w:ascii="Times New Roman" w:hAnsi="Times New Roman" w:cs="Times New Roman"/>
            <w:color w:val="000000"/>
            <w:sz w:val="24"/>
            <w:szCs w:val="24"/>
          </w:rPr>
          <w:delText xml:space="preserve"> </w:delText>
        </w:r>
        <w:r w:rsidR="00AF79F6" w:rsidRPr="00F43960" w:rsidDel="00287C2A">
          <w:rPr>
            <w:rFonts w:ascii="Times New Roman" w:hAnsi="Times New Roman" w:cs="Times New Roman"/>
            <w:b/>
            <w:color w:val="000000"/>
            <w:sz w:val="24"/>
            <w:szCs w:val="24"/>
          </w:rPr>
          <w:delText xml:space="preserve">amenaza </w:delText>
        </w:r>
      </w:del>
      <w:del w:id="139" w:author="Lilia Carvajal" w:date="2016-05-18T15:58:00Z">
        <w:r w:rsidR="00AF79F6" w:rsidRPr="00F43960" w:rsidDel="005B0455">
          <w:rPr>
            <w:rFonts w:ascii="Times New Roman" w:hAnsi="Times New Roman" w:cs="Times New Roman"/>
            <w:b/>
            <w:color w:val="000000"/>
            <w:sz w:val="24"/>
            <w:szCs w:val="24"/>
          </w:rPr>
          <w:delText>nuclear</w:delText>
        </w:r>
      </w:del>
      <w:ins w:id="140" w:author="Lilia Carvajal" w:date="2016-05-18T15:51:00Z">
        <w:r w:rsidR="00CE3F2A">
          <w:rPr>
            <w:rFonts w:ascii="Times New Roman" w:hAnsi="Times New Roman" w:cs="Times New Roman"/>
            <w:color w:val="000000"/>
            <w:sz w:val="24"/>
            <w:szCs w:val="24"/>
          </w:rPr>
          <w:t>Corea del Norte</w:t>
        </w:r>
      </w:ins>
      <w:del w:id="141" w:author="Lilia Carvajal" w:date="2016-05-18T16:19:00Z">
        <w:r w:rsidR="00AF79F6" w:rsidRPr="00F43960" w:rsidDel="00287C2A">
          <w:rPr>
            <w:rFonts w:ascii="Times New Roman" w:hAnsi="Times New Roman" w:cs="Times New Roman"/>
            <w:color w:val="000000"/>
            <w:sz w:val="24"/>
            <w:szCs w:val="24"/>
          </w:rPr>
          <w:delText xml:space="preserve">, </w:delText>
        </w:r>
      </w:del>
      <w:ins w:id="142" w:author="Lilia Carvajal" w:date="2016-05-18T15:59:00Z">
        <w:r w:rsidR="005B0455">
          <w:rPr>
            <w:rFonts w:ascii="Times New Roman" w:hAnsi="Times New Roman" w:cs="Times New Roman"/>
            <w:color w:val="000000"/>
            <w:sz w:val="24"/>
            <w:szCs w:val="24"/>
          </w:rPr>
          <w:t xml:space="preserve"> desde hace décadas desarrolla un </w:t>
        </w:r>
        <w:r w:rsidR="005B0455" w:rsidRPr="005B0455">
          <w:rPr>
            <w:rFonts w:ascii="Times New Roman" w:hAnsi="Times New Roman" w:cs="Times New Roman"/>
            <w:b/>
            <w:color w:val="000000"/>
            <w:sz w:val="24"/>
            <w:szCs w:val="24"/>
            <w:rPrChange w:id="143" w:author="Lilia Carvajal" w:date="2016-05-18T15:59:00Z">
              <w:rPr>
                <w:rFonts w:ascii="Times New Roman" w:hAnsi="Times New Roman" w:cs="Times New Roman"/>
                <w:color w:val="000000"/>
                <w:sz w:val="24"/>
                <w:szCs w:val="24"/>
              </w:rPr>
            </w:rPrChange>
          </w:rPr>
          <w:t>program</w:t>
        </w:r>
      </w:ins>
      <w:ins w:id="144" w:author="Cuenta Microsoft" w:date="2016-05-20T11:07:00Z">
        <w:r w:rsidR="00061134">
          <w:rPr>
            <w:rFonts w:ascii="Times New Roman" w:hAnsi="Times New Roman" w:cs="Times New Roman"/>
            <w:b/>
            <w:color w:val="000000"/>
            <w:sz w:val="24"/>
            <w:szCs w:val="24"/>
          </w:rPr>
          <w:t>a nuclear</w:t>
        </w:r>
      </w:ins>
      <w:ins w:id="145" w:author="Lilia Carvajal" w:date="2016-05-18T15:59:00Z">
        <w:del w:id="146" w:author="Cuenta Microsoft" w:date="2016-05-20T11:07:00Z">
          <w:r w:rsidR="005B0455" w:rsidRPr="005B0455" w:rsidDel="00061134">
            <w:rPr>
              <w:rFonts w:ascii="Times New Roman" w:hAnsi="Times New Roman" w:cs="Times New Roman"/>
              <w:b/>
              <w:color w:val="000000"/>
              <w:sz w:val="24"/>
              <w:szCs w:val="24"/>
              <w:rPrChange w:id="147" w:author="Lilia Carvajal" w:date="2016-05-18T15:59:00Z">
                <w:rPr>
                  <w:rFonts w:ascii="Times New Roman" w:hAnsi="Times New Roman" w:cs="Times New Roman"/>
                  <w:color w:val="000000"/>
                  <w:sz w:val="24"/>
                  <w:szCs w:val="24"/>
                </w:rPr>
              </w:rPrChange>
            </w:rPr>
            <w:delText xml:space="preserve">a </w:delText>
          </w:r>
        </w:del>
      </w:ins>
      <w:commentRangeStart w:id="148"/>
      <w:del w:id="149" w:author="Lilia Carvajal" w:date="2016-05-18T16:01:00Z">
        <w:r w:rsidR="00AF79F6" w:rsidRPr="005B0455" w:rsidDel="005B0455">
          <w:rPr>
            <w:rFonts w:ascii="Times New Roman" w:hAnsi="Times New Roman" w:cs="Times New Roman"/>
            <w:b/>
            <w:color w:val="000000"/>
            <w:sz w:val="24"/>
            <w:szCs w:val="24"/>
            <w:rPrChange w:id="150" w:author="Lilia Carvajal" w:date="2016-05-18T15:59:00Z">
              <w:rPr>
                <w:rFonts w:ascii="Times New Roman" w:hAnsi="Times New Roman" w:cs="Times New Roman"/>
                <w:color w:val="000000"/>
                <w:sz w:val="24"/>
                <w:szCs w:val="24"/>
              </w:rPr>
            </w:rPrChange>
          </w:rPr>
          <w:delText>resultado de las diferente</w:delText>
        </w:r>
        <w:r w:rsidR="00F43960" w:rsidRPr="005B0455" w:rsidDel="005B0455">
          <w:rPr>
            <w:rFonts w:ascii="Times New Roman" w:hAnsi="Times New Roman" w:cs="Times New Roman"/>
            <w:b/>
            <w:color w:val="000000"/>
            <w:sz w:val="24"/>
            <w:szCs w:val="24"/>
            <w:rPrChange w:id="151" w:author="Lilia Carvajal" w:date="2016-05-18T15:59:00Z">
              <w:rPr>
                <w:rFonts w:ascii="Times New Roman" w:hAnsi="Times New Roman" w:cs="Times New Roman"/>
                <w:color w:val="000000"/>
                <w:sz w:val="24"/>
                <w:szCs w:val="24"/>
              </w:rPr>
            </w:rPrChange>
          </w:rPr>
          <w:delText>s pruebas de proyectiles</w:delText>
        </w:r>
        <w:r w:rsidR="00AF79F6" w:rsidRPr="005B0455" w:rsidDel="005B0455">
          <w:rPr>
            <w:rFonts w:ascii="Times New Roman" w:hAnsi="Times New Roman" w:cs="Times New Roman"/>
            <w:b/>
            <w:color w:val="000000"/>
            <w:sz w:val="24"/>
            <w:szCs w:val="24"/>
            <w:rPrChange w:id="152" w:author="Lilia Carvajal" w:date="2016-05-18T15:59:00Z">
              <w:rPr>
                <w:rFonts w:ascii="Times New Roman" w:hAnsi="Times New Roman" w:cs="Times New Roman"/>
                <w:color w:val="000000"/>
                <w:sz w:val="24"/>
                <w:szCs w:val="24"/>
              </w:rPr>
            </w:rPrChange>
          </w:rPr>
          <w:delText xml:space="preserve"> </w:delText>
        </w:r>
      </w:del>
      <w:del w:id="153" w:author="Cuenta Microsoft" w:date="2016-05-20T11:06:00Z">
        <w:r w:rsidR="00AF79F6" w:rsidRPr="005B0455" w:rsidDel="00061134">
          <w:rPr>
            <w:rFonts w:ascii="Times New Roman" w:hAnsi="Times New Roman" w:cs="Times New Roman"/>
            <w:b/>
            <w:color w:val="000000"/>
            <w:sz w:val="24"/>
            <w:szCs w:val="24"/>
            <w:rPrChange w:id="154" w:author="Lilia Carvajal" w:date="2016-05-18T15:59:00Z">
              <w:rPr>
                <w:rFonts w:ascii="Times New Roman" w:hAnsi="Times New Roman" w:cs="Times New Roman"/>
                <w:color w:val="000000"/>
                <w:sz w:val="24"/>
                <w:szCs w:val="24"/>
              </w:rPr>
            </w:rPrChange>
          </w:rPr>
          <w:delText>nuclear</w:delText>
        </w:r>
        <w:commentRangeEnd w:id="148"/>
        <w:r w:rsidR="00F17CA6" w:rsidDel="00061134">
          <w:rPr>
            <w:rStyle w:val="Refdecomentario"/>
          </w:rPr>
          <w:commentReference w:id="148"/>
        </w:r>
      </w:del>
      <w:ins w:id="155" w:author="Lilia Carvajal" w:date="2016-05-18T16:02:00Z">
        <w:del w:id="156" w:author="Cuenta Microsoft" w:date="2016-05-20T11:06:00Z">
          <w:r w:rsidR="004E4E2B" w:rsidDel="00061134">
            <w:rPr>
              <w:rFonts w:ascii="Times New Roman" w:hAnsi="Times New Roman" w:cs="Times New Roman"/>
              <w:b/>
              <w:color w:val="000000"/>
              <w:sz w:val="24"/>
              <w:szCs w:val="24"/>
            </w:rPr>
            <w:delText xml:space="preserve"> </w:delText>
          </w:r>
          <w:r w:rsidR="004E4E2B" w:rsidRPr="004E4E2B" w:rsidDel="00061134">
            <w:rPr>
              <w:rFonts w:ascii="Times New Roman" w:hAnsi="Times New Roman" w:cs="Times New Roman"/>
              <w:color w:val="000000"/>
              <w:sz w:val="24"/>
              <w:szCs w:val="24"/>
              <w:rPrChange w:id="157" w:author="Lilia Carvajal" w:date="2016-05-18T16:03:00Z">
                <w:rPr>
                  <w:rFonts w:ascii="Times New Roman" w:hAnsi="Times New Roman" w:cs="Times New Roman"/>
                  <w:b/>
                  <w:color w:val="000000"/>
                  <w:sz w:val="24"/>
                  <w:szCs w:val="24"/>
                </w:rPr>
              </w:rPrChange>
            </w:rPr>
            <w:delText>y</w:delText>
          </w:r>
        </w:del>
        <w:r w:rsidR="004E4E2B" w:rsidRPr="004E4E2B">
          <w:rPr>
            <w:rFonts w:ascii="Times New Roman" w:hAnsi="Times New Roman" w:cs="Times New Roman"/>
            <w:color w:val="000000"/>
            <w:sz w:val="24"/>
            <w:szCs w:val="24"/>
            <w:rPrChange w:id="158" w:author="Lilia Carvajal" w:date="2016-05-18T16:03:00Z">
              <w:rPr>
                <w:rFonts w:ascii="Times New Roman" w:hAnsi="Times New Roman" w:cs="Times New Roman"/>
                <w:b/>
                <w:color w:val="000000"/>
                <w:sz w:val="24"/>
                <w:szCs w:val="24"/>
              </w:rPr>
            </w:rPrChange>
          </w:rPr>
          <w:t xml:space="preserve"> ha hecho varias</w:t>
        </w:r>
        <w:r w:rsidR="004E4E2B">
          <w:rPr>
            <w:rFonts w:ascii="Times New Roman" w:hAnsi="Times New Roman" w:cs="Times New Roman"/>
            <w:b/>
            <w:color w:val="000000"/>
            <w:sz w:val="24"/>
            <w:szCs w:val="24"/>
          </w:rPr>
          <w:t xml:space="preserve"> pruebas con misiles</w:t>
        </w:r>
      </w:ins>
      <w:ins w:id="159" w:author="Lilia Carvajal" w:date="2016-05-18T15:59:00Z">
        <w:r w:rsidR="005B0455">
          <w:rPr>
            <w:rFonts w:ascii="Times New Roman" w:hAnsi="Times New Roman" w:cs="Times New Roman"/>
            <w:color w:val="000000"/>
            <w:sz w:val="24"/>
            <w:szCs w:val="24"/>
          </w:rPr>
          <w:t>,</w:t>
        </w:r>
      </w:ins>
      <w:del w:id="160" w:author="Lilia Carvajal" w:date="2016-05-18T15:59:00Z">
        <w:r w:rsidR="00F43960" w:rsidRPr="00F43960" w:rsidDel="005B0455">
          <w:rPr>
            <w:rFonts w:ascii="Times New Roman" w:hAnsi="Times New Roman" w:cs="Times New Roman"/>
            <w:color w:val="000000"/>
            <w:sz w:val="24"/>
            <w:szCs w:val="24"/>
          </w:rPr>
          <w:delText>es</w:delText>
        </w:r>
      </w:del>
      <w:r w:rsidR="00AF79F6" w:rsidRPr="00F43960">
        <w:rPr>
          <w:rFonts w:ascii="Times New Roman" w:hAnsi="Times New Roman" w:cs="Times New Roman"/>
          <w:color w:val="000000"/>
          <w:sz w:val="24"/>
          <w:szCs w:val="24"/>
        </w:rPr>
        <w:t xml:space="preserve"> </w:t>
      </w:r>
      <w:del w:id="161" w:author="Lilia Carvajal" w:date="2016-05-18T15:59:00Z">
        <w:r w:rsidR="00AF79F6" w:rsidRPr="00F43960" w:rsidDel="005B0455">
          <w:rPr>
            <w:rFonts w:ascii="Times New Roman" w:hAnsi="Times New Roman" w:cs="Times New Roman"/>
            <w:color w:val="000000"/>
            <w:sz w:val="24"/>
            <w:szCs w:val="24"/>
          </w:rPr>
          <w:delText xml:space="preserve">llevadas a cabo por los </w:delText>
        </w:r>
        <w:r w:rsidR="008F1DFB" w:rsidRPr="00F43960" w:rsidDel="005B0455">
          <w:rPr>
            <w:rFonts w:ascii="Times New Roman" w:hAnsi="Times New Roman" w:cs="Times New Roman"/>
            <w:color w:val="000000"/>
            <w:sz w:val="24"/>
            <w:szCs w:val="24"/>
          </w:rPr>
          <w:delText>líder</w:delText>
        </w:r>
        <w:r w:rsidR="00AF79F6" w:rsidRPr="00F43960" w:rsidDel="005B0455">
          <w:rPr>
            <w:rFonts w:ascii="Times New Roman" w:hAnsi="Times New Roman" w:cs="Times New Roman"/>
            <w:color w:val="000000"/>
            <w:sz w:val="24"/>
            <w:szCs w:val="24"/>
          </w:rPr>
          <w:delText>es</w:delText>
        </w:r>
        <w:r w:rsidR="008F1DFB" w:rsidRPr="00F43960" w:rsidDel="005B0455">
          <w:rPr>
            <w:rFonts w:ascii="Times New Roman" w:hAnsi="Times New Roman" w:cs="Times New Roman"/>
            <w:color w:val="000000"/>
            <w:sz w:val="24"/>
            <w:szCs w:val="24"/>
          </w:rPr>
          <w:delText xml:space="preserve"> norcoreano</w:delText>
        </w:r>
        <w:r w:rsidR="00AF79F6" w:rsidRPr="00F43960" w:rsidDel="005B0455">
          <w:rPr>
            <w:rFonts w:ascii="Times New Roman" w:hAnsi="Times New Roman" w:cs="Times New Roman"/>
            <w:color w:val="000000"/>
            <w:sz w:val="24"/>
            <w:szCs w:val="24"/>
          </w:rPr>
          <w:delText>s</w:delText>
        </w:r>
      </w:del>
      <w:ins w:id="162" w:author="Lilia Carvajal" w:date="2016-05-18T15:59:00Z">
        <w:r w:rsidR="005B0455">
          <w:rPr>
            <w:rFonts w:ascii="Times New Roman" w:hAnsi="Times New Roman" w:cs="Times New Roman"/>
            <w:color w:val="000000"/>
            <w:sz w:val="24"/>
            <w:szCs w:val="24"/>
          </w:rPr>
          <w:t xml:space="preserve">primero durante el mandato </w:t>
        </w:r>
      </w:ins>
      <w:ins w:id="163" w:author="Cuenta Microsoft" w:date="2016-05-20T11:07:00Z">
        <w:r w:rsidR="00061134">
          <w:rPr>
            <w:rFonts w:ascii="Times New Roman" w:hAnsi="Times New Roman" w:cs="Times New Roman"/>
            <w:color w:val="000000"/>
            <w:sz w:val="24"/>
            <w:szCs w:val="24"/>
          </w:rPr>
          <w:t xml:space="preserve">de Kim </w:t>
        </w:r>
        <w:proofErr w:type="spellStart"/>
        <w:r w:rsidR="00061134">
          <w:rPr>
            <w:rFonts w:ascii="Times New Roman" w:hAnsi="Times New Roman" w:cs="Times New Roman"/>
            <w:color w:val="000000"/>
            <w:sz w:val="24"/>
            <w:szCs w:val="24"/>
          </w:rPr>
          <w:t>Jong-il</w:t>
        </w:r>
        <w:proofErr w:type="spellEnd"/>
        <w:r w:rsidR="00061134">
          <w:rPr>
            <w:rFonts w:ascii="Times New Roman" w:hAnsi="Times New Roman" w:cs="Times New Roman"/>
            <w:color w:val="000000"/>
            <w:sz w:val="24"/>
            <w:szCs w:val="24"/>
          </w:rPr>
          <w:t xml:space="preserve"> y l</w:t>
        </w:r>
      </w:ins>
      <w:ins w:id="164" w:author="Lilia Carvajal" w:date="2016-05-18T15:59:00Z">
        <w:del w:id="165" w:author="Cuenta Microsoft" w:date="2016-05-20T11:07:00Z">
          <w:r w:rsidR="005B0455" w:rsidDel="00061134">
            <w:rPr>
              <w:rFonts w:ascii="Times New Roman" w:hAnsi="Times New Roman" w:cs="Times New Roman"/>
              <w:color w:val="000000"/>
              <w:sz w:val="24"/>
              <w:szCs w:val="24"/>
            </w:rPr>
            <w:delText>de</w:delText>
          </w:r>
        </w:del>
      </w:ins>
      <w:del w:id="166" w:author="Cuenta Microsoft" w:date="2016-05-20T11:07:00Z">
        <w:r w:rsidR="00AF79F6" w:rsidRPr="00F43960" w:rsidDel="00061134">
          <w:rPr>
            <w:rFonts w:ascii="Times New Roman" w:hAnsi="Times New Roman" w:cs="Times New Roman"/>
            <w:color w:val="000000"/>
            <w:sz w:val="24"/>
            <w:szCs w:val="24"/>
          </w:rPr>
          <w:delText xml:space="preserve"> </w:delText>
        </w:r>
        <w:commentRangeStart w:id="167"/>
        <w:r w:rsidR="00AF79F6" w:rsidRPr="00F43960" w:rsidDel="00061134">
          <w:rPr>
            <w:rFonts w:ascii="Times New Roman" w:hAnsi="Times New Roman" w:cs="Times New Roman"/>
            <w:color w:val="000000"/>
            <w:sz w:val="24"/>
            <w:szCs w:val="24"/>
          </w:rPr>
          <w:delText>Kim Jong</w:delText>
        </w:r>
      </w:del>
      <w:ins w:id="168" w:author="Lilia Carvajal" w:date="2016-05-18T15:37:00Z">
        <w:del w:id="169" w:author="Cuenta Microsoft" w:date="2016-05-20T11:07:00Z">
          <w:r w:rsidR="00E679DC" w:rsidDel="00061134">
            <w:rPr>
              <w:rFonts w:ascii="Times New Roman" w:hAnsi="Times New Roman" w:cs="Times New Roman"/>
              <w:color w:val="000000"/>
              <w:sz w:val="24"/>
              <w:szCs w:val="24"/>
            </w:rPr>
            <w:delText>-i</w:delText>
          </w:r>
        </w:del>
      </w:ins>
      <w:del w:id="170" w:author="Lilia Carvajal" w:date="2016-05-18T15:37:00Z">
        <w:r w:rsidR="00AF79F6" w:rsidRPr="00F43960" w:rsidDel="00E679DC">
          <w:rPr>
            <w:rFonts w:ascii="Times New Roman" w:hAnsi="Times New Roman" w:cs="Times New Roman"/>
            <w:color w:val="000000"/>
            <w:sz w:val="24"/>
            <w:szCs w:val="24"/>
          </w:rPr>
          <w:delText xml:space="preserve"> I</w:delText>
        </w:r>
      </w:del>
      <w:del w:id="171" w:author="Cuenta Microsoft" w:date="2016-05-20T11:06:00Z">
        <w:r w:rsidR="00AF79F6" w:rsidRPr="00F43960" w:rsidDel="00061134">
          <w:rPr>
            <w:rFonts w:ascii="Times New Roman" w:hAnsi="Times New Roman" w:cs="Times New Roman"/>
            <w:color w:val="000000"/>
            <w:sz w:val="24"/>
            <w:szCs w:val="24"/>
          </w:rPr>
          <w:delText>l y</w:delText>
        </w:r>
        <w:r w:rsidR="00F43960" w:rsidRPr="00F43960" w:rsidDel="00061134">
          <w:rPr>
            <w:rFonts w:ascii="Times New Roman" w:hAnsi="Times New Roman" w:cs="Times New Roman"/>
            <w:color w:val="000000"/>
            <w:sz w:val="24"/>
            <w:szCs w:val="24"/>
          </w:rPr>
          <w:delText xml:space="preserve"> </w:delText>
        </w:r>
        <w:commentRangeEnd w:id="167"/>
        <w:r w:rsidR="00F17CA6" w:rsidDel="00061134">
          <w:rPr>
            <w:rStyle w:val="Refdecomentario"/>
          </w:rPr>
          <w:commentReference w:id="167"/>
        </w:r>
      </w:del>
      <w:ins w:id="172" w:author="Lilia Carvajal" w:date="2016-05-18T16:00:00Z">
        <w:del w:id="173" w:author="Cuenta Microsoft" w:date="2016-05-20T11:06:00Z">
          <w:r w:rsidR="004E4E2B" w:rsidDel="00061134">
            <w:rPr>
              <w:rFonts w:ascii="Times New Roman" w:hAnsi="Times New Roman" w:cs="Times New Roman"/>
              <w:color w:val="000000"/>
              <w:sz w:val="24"/>
              <w:szCs w:val="24"/>
            </w:rPr>
            <w:delText>l</w:delText>
          </w:r>
        </w:del>
        <w:r w:rsidR="004E4E2B">
          <w:rPr>
            <w:rFonts w:ascii="Times New Roman" w:hAnsi="Times New Roman" w:cs="Times New Roman"/>
            <w:color w:val="000000"/>
            <w:sz w:val="24"/>
            <w:szCs w:val="24"/>
          </w:rPr>
          <w:t xml:space="preserve">uego en </w:t>
        </w:r>
        <w:r w:rsidR="005B0455">
          <w:rPr>
            <w:rFonts w:ascii="Times New Roman" w:hAnsi="Times New Roman" w:cs="Times New Roman"/>
            <w:color w:val="000000"/>
            <w:sz w:val="24"/>
            <w:szCs w:val="24"/>
          </w:rPr>
          <w:t xml:space="preserve">el de su sucesor e hijo </w:t>
        </w:r>
      </w:ins>
      <w:r w:rsidR="00F43960" w:rsidRPr="00F43960">
        <w:rPr>
          <w:rFonts w:ascii="Times New Roman" w:hAnsi="Times New Roman" w:cs="Times New Roman"/>
          <w:color w:val="000000"/>
          <w:sz w:val="24"/>
          <w:szCs w:val="24"/>
        </w:rPr>
        <w:t>Kim Jong</w:t>
      </w:r>
      <w:ins w:id="174" w:author="Lilia Carvajal" w:date="2016-05-18T15:37:00Z">
        <w:r w:rsidR="00E679DC">
          <w:rPr>
            <w:rFonts w:ascii="Times New Roman" w:hAnsi="Times New Roman" w:cs="Times New Roman"/>
            <w:color w:val="000000"/>
            <w:sz w:val="24"/>
            <w:szCs w:val="24"/>
          </w:rPr>
          <w:t>-u</w:t>
        </w:r>
      </w:ins>
      <w:del w:id="175" w:author="Lilia Carvajal" w:date="2016-05-18T15:37:00Z">
        <w:r w:rsidR="00F43960" w:rsidRPr="00F43960" w:rsidDel="00E679DC">
          <w:rPr>
            <w:rFonts w:ascii="Times New Roman" w:hAnsi="Times New Roman" w:cs="Times New Roman"/>
            <w:color w:val="000000"/>
            <w:sz w:val="24"/>
            <w:szCs w:val="24"/>
          </w:rPr>
          <w:delText xml:space="preserve"> U</w:delText>
        </w:r>
      </w:del>
      <w:r w:rsidR="00F43960" w:rsidRPr="00F43960">
        <w:rPr>
          <w:rFonts w:ascii="Times New Roman" w:hAnsi="Times New Roman" w:cs="Times New Roman"/>
          <w:color w:val="000000"/>
          <w:sz w:val="24"/>
          <w:szCs w:val="24"/>
        </w:rPr>
        <w:t>n,</w:t>
      </w:r>
      <w:ins w:id="176" w:author="Lilia Carvajal" w:date="2016-05-18T16:19:00Z">
        <w:r w:rsidR="00287C2A">
          <w:rPr>
            <w:rFonts w:ascii="Times New Roman" w:hAnsi="Times New Roman" w:cs="Times New Roman"/>
            <w:color w:val="000000"/>
            <w:sz w:val="24"/>
            <w:szCs w:val="24"/>
          </w:rPr>
          <w:t xml:space="preserve"> lo que representa una amenaza para estos países</w:t>
        </w:r>
      </w:ins>
      <w:ins w:id="177" w:author="Lilia Carvajal" w:date="2016-05-18T16:20:00Z">
        <w:r w:rsidR="00287C2A">
          <w:rPr>
            <w:rFonts w:ascii="Times New Roman" w:hAnsi="Times New Roman" w:cs="Times New Roman"/>
            <w:color w:val="000000"/>
            <w:sz w:val="24"/>
            <w:szCs w:val="24"/>
          </w:rPr>
          <w:t xml:space="preserve">, que </w:t>
        </w:r>
      </w:ins>
    </w:p>
    <w:p w14:paraId="520C84F1" w14:textId="5DA512DB" w:rsidR="00F43960" w:rsidRPr="00F43960" w:rsidRDefault="00287C2A" w:rsidP="00F43960">
      <w:pPr>
        <w:spacing w:after="0"/>
        <w:rPr>
          <w:rFonts w:ascii="Times New Roman" w:hAnsi="Times New Roman" w:cs="Times New Roman"/>
        </w:rPr>
      </w:pPr>
      <w:proofErr w:type="gramStart"/>
      <w:ins w:id="178" w:author="Lilia Carvajal" w:date="2016-05-18T16:20:00Z">
        <w:r>
          <w:rPr>
            <w:rFonts w:ascii="Times New Roman" w:hAnsi="Times New Roman" w:cs="Times New Roman"/>
            <w:color w:val="000000"/>
            <w:sz w:val="24"/>
            <w:szCs w:val="24"/>
          </w:rPr>
          <w:t>han</w:t>
        </w:r>
      </w:ins>
      <w:proofErr w:type="gramEnd"/>
      <w:r w:rsidR="00F43960" w:rsidRPr="00F43960">
        <w:rPr>
          <w:rFonts w:ascii="Times New Roman" w:hAnsi="Times New Roman" w:cs="Times New Roman"/>
          <w:color w:val="000000"/>
          <w:sz w:val="24"/>
          <w:szCs w:val="24"/>
        </w:rPr>
        <w:t xml:space="preserve"> </w:t>
      </w:r>
      <w:del w:id="179" w:author="Lilia Carvajal" w:date="2016-05-18T16:00:00Z">
        <w:r w:rsidR="00F43960" w:rsidRPr="00F43960" w:rsidDel="005B0455">
          <w:rPr>
            <w:rFonts w:ascii="Times New Roman" w:hAnsi="Times New Roman" w:cs="Times New Roman"/>
            <w:color w:val="000000"/>
            <w:sz w:val="24"/>
            <w:szCs w:val="24"/>
          </w:rPr>
          <w:delText xml:space="preserve">y </w:delText>
        </w:r>
      </w:del>
      <w:del w:id="180" w:author="Lilia Carvajal" w:date="2016-05-18T16:20:00Z">
        <w:r w:rsidR="00F43960" w:rsidRPr="00F43960" w:rsidDel="00287C2A">
          <w:rPr>
            <w:rFonts w:ascii="Times New Roman" w:hAnsi="Times New Roman" w:cs="Times New Roman"/>
            <w:color w:val="000000"/>
            <w:sz w:val="24"/>
            <w:szCs w:val="24"/>
          </w:rPr>
          <w:delText>como consecuencia</w:delText>
        </w:r>
      </w:del>
      <w:del w:id="181" w:author="Lilia Carvajal" w:date="2016-05-18T15:38:00Z">
        <w:r w:rsidR="00F43960" w:rsidRPr="00F43960" w:rsidDel="00E679DC">
          <w:rPr>
            <w:rFonts w:ascii="Times New Roman" w:hAnsi="Times New Roman" w:cs="Times New Roman"/>
            <w:color w:val="000000"/>
            <w:sz w:val="24"/>
            <w:szCs w:val="24"/>
          </w:rPr>
          <w:delText xml:space="preserve"> de esto</w:delText>
        </w:r>
      </w:del>
      <w:del w:id="182" w:author="Lilia Carvajal" w:date="2016-05-18T16:20:00Z">
        <w:r w:rsidR="00F43960" w:rsidRPr="00F43960" w:rsidDel="00287C2A">
          <w:rPr>
            <w:rFonts w:ascii="Times New Roman" w:hAnsi="Times New Roman" w:cs="Times New Roman"/>
            <w:color w:val="000000"/>
            <w:sz w:val="24"/>
            <w:szCs w:val="24"/>
          </w:rPr>
          <w:delText>,</w:delText>
        </w:r>
        <w:r w:rsidR="008F1DFB" w:rsidRPr="00F43960" w:rsidDel="00287C2A">
          <w:rPr>
            <w:rFonts w:ascii="Times New Roman" w:hAnsi="Times New Roman" w:cs="Times New Roman"/>
            <w:color w:val="000000"/>
            <w:sz w:val="24"/>
            <w:szCs w:val="24"/>
          </w:rPr>
          <w:delText xml:space="preserve"> acuden </w:delText>
        </w:r>
      </w:del>
      <w:ins w:id="183" w:author="Lilia Carvajal" w:date="2016-05-18T16:20:00Z">
        <w:r>
          <w:rPr>
            <w:rFonts w:ascii="Times New Roman" w:hAnsi="Times New Roman" w:cs="Times New Roman"/>
            <w:color w:val="000000"/>
            <w:sz w:val="24"/>
            <w:szCs w:val="24"/>
          </w:rPr>
          <w:t xml:space="preserve">acudido </w:t>
        </w:r>
      </w:ins>
      <w:ins w:id="184" w:author="Cuenta Microsoft" w:date="2016-05-20T11:06:00Z">
        <w:r w:rsidR="00061134">
          <w:rPr>
            <w:rFonts w:ascii="Times New Roman" w:hAnsi="Times New Roman" w:cs="Times New Roman"/>
            <w:b/>
            <w:color w:val="000000"/>
            <w:sz w:val="24"/>
            <w:szCs w:val="24"/>
          </w:rPr>
          <w:t>a la diplomacia y</w:t>
        </w:r>
      </w:ins>
      <w:commentRangeStart w:id="185"/>
      <w:del w:id="186" w:author="Cuenta Microsoft" w:date="2016-05-20T11:05:00Z">
        <w:r w:rsidR="008F1DFB" w:rsidRPr="00F43960" w:rsidDel="00061134">
          <w:rPr>
            <w:rFonts w:ascii="Times New Roman" w:hAnsi="Times New Roman" w:cs="Times New Roman"/>
            <w:color w:val="000000"/>
            <w:sz w:val="24"/>
            <w:szCs w:val="24"/>
          </w:rPr>
          <w:delText xml:space="preserve">a la </w:delText>
        </w:r>
        <w:r w:rsidR="008F1DFB" w:rsidRPr="00F43960" w:rsidDel="00061134">
          <w:rPr>
            <w:rFonts w:ascii="Times New Roman" w:hAnsi="Times New Roman" w:cs="Times New Roman"/>
            <w:b/>
            <w:color w:val="000000"/>
            <w:sz w:val="24"/>
            <w:szCs w:val="24"/>
          </w:rPr>
          <w:delText>dip</w:delText>
        </w:r>
        <w:r w:rsidR="009B5BB1" w:rsidRPr="00F43960" w:rsidDel="00061134">
          <w:rPr>
            <w:rFonts w:ascii="Times New Roman" w:hAnsi="Times New Roman" w:cs="Times New Roman"/>
            <w:b/>
            <w:color w:val="000000"/>
            <w:sz w:val="24"/>
            <w:szCs w:val="24"/>
          </w:rPr>
          <w:delText>lomacia</w:delText>
        </w:r>
        <w:r w:rsidR="009B5BB1" w:rsidRPr="00F43960" w:rsidDel="00061134">
          <w:rPr>
            <w:rFonts w:ascii="Times New Roman" w:hAnsi="Times New Roman" w:cs="Times New Roman"/>
            <w:color w:val="000000"/>
            <w:sz w:val="24"/>
            <w:szCs w:val="24"/>
          </w:rPr>
          <w:delText xml:space="preserve"> </w:delText>
        </w:r>
        <w:commentRangeEnd w:id="185"/>
        <w:r w:rsidR="009545F4" w:rsidDel="00061134">
          <w:rPr>
            <w:rStyle w:val="Refdecomentario"/>
          </w:rPr>
          <w:commentReference w:id="185"/>
        </w:r>
      </w:del>
      <w:ins w:id="187" w:author="Cuenta Microsoft" w:date="2016-05-20T11:05:00Z">
        <w:r w:rsidR="00061134">
          <w:rPr>
            <w:rFonts w:ascii="Times New Roman" w:hAnsi="Times New Roman" w:cs="Times New Roman"/>
            <w:color w:val="000000"/>
            <w:sz w:val="24"/>
            <w:szCs w:val="24"/>
          </w:rPr>
          <w:t xml:space="preserve"> a la imposición de sanciones económicas </w:t>
        </w:r>
      </w:ins>
      <w:del w:id="188" w:author="Lilia Carvajal" w:date="2016-05-18T16:26:00Z">
        <w:r w:rsidR="009B5BB1" w:rsidRPr="00F43960" w:rsidDel="008F4896">
          <w:rPr>
            <w:rFonts w:ascii="Times New Roman" w:hAnsi="Times New Roman" w:cs="Times New Roman"/>
            <w:color w:val="000000"/>
            <w:sz w:val="24"/>
            <w:szCs w:val="24"/>
          </w:rPr>
          <w:delText>y hacen concesiones al G</w:delText>
        </w:r>
        <w:r w:rsidR="008F1DFB" w:rsidRPr="00F43960" w:rsidDel="008F4896">
          <w:rPr>
            <w:rFonts w:ascii="Times New Roman" w:hAnsi="Times New Roman" w:cs="Times New Roman"/>
            <w:color w:val="000000"/>
            <w:sz w:val="24"/>
            <w:szCs w:val="24"/>
          </w:rPr>
          <w:delText xml:space="preserve">obierno </w:delText>
        </w:r>
      </w:del>
      <w:del w:id="189" w:author="Lilia Carvajal" w:date="2016-05-18T16:21:00Z">
        <w:r w:rsidR="008F1DFB" w:rsidRPr="00F43960" w:rsidDel="00287C2A">
          <w:rPr>
            <w:rFonts w:ascii="Times New Roman" w:hAnsi="Times New Roman" w:cs="Times New Roman"/>
            <w:color w:val="000000"/>
            <w:sz w:val="24"/>
            <w:szCs w:val="24"/>
          </w:rPr>
          <w:delText xml:space="preserve">de </w:delText>
        </w:r>
        <w:r w:rsidR="00F43960" w:rsidRPr="00F43960" w:rsidDel="00287C2A">
          <w:rPr>
            <w:rFonts w:ascii="Times New Roman" w:hAnsi="Times New Roman" w:cs="Times New Roman"/>
            <w:color w:val="000000"/>
            <w:sz w:val="24"/>
            <w:szCs w:val="24"/>
          </w:rPr>
          <w:delText>Pion</w:delText>
        </w:r>
        <w:r w:rsidR="00D8010B" w:rsidRPr="00F43960" w:rsidDel="00287C2A">
          <w:rPr>
            <w:rFonts w:ascii="Times New Roman" w:hAnsi="Times New Roman" w:cs="Times New Roman"/>
            <w:color w:val="000000"/>
            <w:sz w:val="24"/>
            <w:szCs w:val="24"/>
          </w:rPr>
          <w:delText>y</w:delText>
        </w:r>
        <w:r w:rsidR="00F43960" w:rsidRPr="00F43960" w:rsidDel="00287C2A">
          <w:rPr>
            <w:rFonts w:ascii="Times New Roman" w:hAnsi="Times New Roman" w:cs="Times New Roman"/>
            <w:color w:val="000000"/>
            <w:sz w:val="24"/>
            <w:szCs w:val="24"/>
          </w:rPr>
          <w:delText>ang</w:delText>
        </w:r>
      </w:del>
      <w:ins w:id="190" w:author="Lilia Carvajal" w:date="2016-05-18T16:26:00Z">
        <w:r w:rsidR="008F4896">
          <w:rPr>
            <w:rFonts w:ascii="Times New Roman" w:hAnsi="Times New Roman" w:cs="Times New Roman"/>
            <w:color w:val="000000"/>
            <w:sz w:val="24"/>
            <w:szCs w:val="24"/>
          </w:rPr>
          <w:t xml:space="preserve">para evitar </w:t>
        </w:r>
      </w:ins>
      <w:ins w:id="191" w:author="Lilia Carvajal" w:date="2016-05-18T16:29:00Z">
        <w:r w:rsidR="008F4896">
          <w:rPr>
            <w:rFonts w:ascii="Times New Roman" w:hAnsi="Times New Roman" w:cs="Times New Roman"/>
            <w:color w:val="000000"/>
            <w:sz w:val="24"/>
            <w:szCs w:val="24"/>
          </w:rPr>
          <w:t>mayores hostilidades</w:t>
        </w:r>
      </w:ins>
      <w:ins w:id="192" w:author="Lilia Carvajal" w:date="2016-05-18T16:21:00Z">
        <w:r>
          <w:rPr>
            <w:rFonts w:ascii="Times New Roman" w:hAnsi="Times New Roman" w:cs="Times New Roman"/>
            <w:color w:val="000000"/>
            <w:sz w:val="24"/>
            <w:szCs w:val="24"/>
          </w:rPr>
          <w:t>.</w:t>
        </w:r>
      </w:ins>
      <w:del w:id="193" w:author="Lilia Carvajal" w:date="2016-05-18T16:21:00Z">
        <w:r w:rsidR="00F43960" w:rsidRPr="00F43960" w:rsidDel="00287C2A">
          <w:rPr>
            <w:rFonts w:ascii="Times New Roman" w:hAnsi="Times New Roman" w:cs="Times New Roman"/>
            <w:color w:val="000000"/>
            <w:sz w:val="24"/>
            <w:szCs w:val="24"/>
          </w:rPr>
          <w:delText>,</w:delText>
        </w:r>
      </w:del>
      <w:r w:rsidR="00F43960" w:rsidRPr="00F43960">
        <w:rPr>
          <w:rFonts w:ascii="Times New Roman" w:hAnsi="Times New Roman" w:cs="Times New Roman"/>
          <w:color w:val="000000"/>
          <w:sz w:val="24"/>
          <w:szCs w:val="24"/>
        </w:rPr>
        <w:t xml:space="preserve"> </w:t>
      </w:r>
      <w:del w:id="194" w:author="Lilia Carvajal" w:date="2016-05-18T16:23:00Z">
        <w:r w:rsidR="00F43960" w:rsidRPr="008F4896" w:rsidDel="008F4896">
          <w:rPr>
            <w:rFonts w:ascii="Times New Roman" w:hAnsi="Times New Roman" w:cs="Times New Roman"/>
            <w:color w:val="000000"/>
            <w:sz w:val="24"/>
            <w:szCs w:val="24"/>
            <w:highlight w:val="cyan"/>
            <w:rPrChange w:id="195" w:author="Lilia Carvajal" w:date="2016-05-18T16:23:00Z">
              <w:rPr>
                <w:rFonts w:ascii="Times New Roman" w:hAnsi="Times New Roman" w:cs="Times New Roman"/>
                <w:color w:val="000000"/>
                <w:sz w:val="24"/>
                <w:szCs w:val="24"/>
              </w:rPr>
            </w:rPrChange>
          </w:rPr>
          <w:delText>capital de Corea del Norte</w:delText>
        </w:r>
        <w:r w:rsidR="008F1DFB" w:rsidRPr="008F4896" w:rsidDel="008F4896">
          <w:rPr>
            <w:rFonts w:ascii="Times New Roman" w:hAnsi="Times New Roman" w:cs="Times New Roman"/>
            <w:color w:val="000000"/>
            <w:sz w:val="24"/>
            <w:szCs w:val="24"/>
            <w:highlight w:val="cyan"/>
            <w:rPrChange w:id="196" w:author="Lilia Carvajal" w:date="2016-05-18T16:23:00Z">
              <w:rPr>
                <w:rFonts w:ascii="Times New Roman" w:hAnsi="Times New Roman" w:cs="Times New Roman"/>
                <w:color w:val="000000"/>
                <w:sz w:val="24"/>
                <w:szCs w:val="24"/>
              </w:rPr>
            </w:rPrChange>
          </w:rPr>
          <w:delText xml:space="preserve"> </w:delText>
        </w:r>
      </w:del>
      <w:r w:rsidR="00F43960" w:rsidRPr="008F4896">
        <w:rPr>
          <w:rFonts w:ascii="Times New Roman" w:hAnsi="Times New Roman" w:cs="Times New Roman"/>
          <w:highlight w:val="cyan"/>
          <w:rPrChange w:id="197" w:author="Lilia Carvajal" w:date="2016-05-18T16:23:00Z">
            <w:rPr>
              <w:rFonts w:ascii="Times New Roman" w:hAnsi="Times New Roman" w:cs="Times New Roman"/>
            </w:rPr>
          </w:rPrChange>
        </w:rPr>
        <w:t>[</w:t>
      </w:r>
      <w:r w:rsidR="00015C7B" w:rsidRPr="008F4896">
        <w:rPr>
          <w:highlight w:val="cyan"/>
          <w:rPrChange w:id="198" w:author="Lilia Carvajal" w:date="2016-05-18T16:23:00Z">
            <w:rPr>
              <w:rStyle w:val="Hipervnculo"/>
              <w:rFonts w:ascii="Times New Roman" w:hAnsi="Times New Roman" w:cs="Times New Roman"/>
            </w:rPr>
          </w:rPrChange>
        </w:rPr>
        <w:fldChar w:fldCharType="begin"/>
      </w:r>
      <w:r w:rsidR="00015C7B" w:rsidRPr="008F4896">
        <w:rPr>
          <w:highlight w:val="cyan"/>
          <w:rPrChange w:id="199" w:author="Lilia Carvajal" w:date="2016-05-18T16:23:00Z">
            <w:rPr/>
          </w:rPrChange>
        </w:rPr>
        <w:instrText xml:space="preserve"> HYPERLINK "https://www.youtube.com/watch?v=eneMQaC37KM" </w:instrText>
      </w:r>
      <w:r w:rsidR="00015C7B" w:rsidRPr="008F4896">
        <w:rPr>
          <w:highlight w:val="cyan"/>
          <w:rPrChange w:id="200" w:author="Lilia Carvajal" w:date="2016-05-18T16:23:00Z">
            <w:rPr>
              <w:rStyle w:val="Hipervnculo"/>
              <w:rFonts w:ascii="Times New Roman" w:hAnsi="Times New Roman" w:cs="Times New Roman"/>
            </w:rPr>
          </w:rPrChange>
        </w:rPr>
        <w:fldChar w:fldCharType="separate"/>
      </w:r>
      <w:r w:rsidR="00F43960" w:rsidRPr="008F4896">
        <w:rPr>
          <w:rStyle w:val="Hipervnculo"/>
          <w:rFonts w:ascii="Times New Roman" w:hAnsi="Times New Roman" w:cs="Times New Roman"/>
          <w:highlight w:val="cyan"/>
          <w:rPrChange w:id="201" w:author="Lilia Carvajal" w:date="2016-05-18T16:23:00Z">
            <w:rPr>
              <w:rStyle w:val="Hipervnculo"/>
              <w:rFonts w:ascii="Times New Roman" w:hAnsi="Times New Roman" w:cs="Times New Roman"/>
            </w:rPr>
          </w:rPrChange>
        </w:rPr>
        <w:t>VER</w:t>
      </w:r>
      <w:r w:rsidR="00015C7B" w:rsidRPr="008F4896">
        <w:rPr>
          <w:rStyle w:val="Hipervnculo"/>
          <w:rFonts w:ascii="Times New Roman" w:hAnsi="Times New Roman" w:cs="Times New Roman"/>
          <w:highlight w:val="cyan"/>
          <w:rPrChange w:id="202" w:author="Lilia Carvajal" w:date="2016-05-18T16:23:00Z">
            <w:rPr>
              <w:rStyle w:val="Hipervnculo"/>
              <w:rFonts w:ascii="Times New Roman" w:hAnsi="Times New Roman" w:cs="Times New Roman"/>
            </w:rPr>
          </w:rPrChange>
        </w:rPr>
        <w:fldChar w:fldCharType="end"/>
      </w:r>
      <w:r w:rsidR="00015C7B" w:rsidRPr="008F4896">
        <w:rPr>
          <w:highlight w:val="cyan"/>
          <w:rPrChange w:id="203" w:author="Lilia Carvajal" w:date="2016-05-18T16:23:00Z">
            <w:rPr/>
          </w:rPrChange>
        </w:rPr>
        <w:fldChar w:fldCharType="begin"/>
      </w:r>
      <w:r w:rsidR="00015C7B" w:rsidRPr="008F4896">
        <w:rPr>
          <w:highlight w:val="cyan"/>
          <w:rPrChange w:id="204" w:author="Lilia Carvajal" w:date="2016-05-18T16:23:00Z">
            <w:rPr/>
          </w:rPrChange>
        </w:rPr>
        <w:instrText xml:space="preserve"> HYPERLINK "https://www.youtube.com/watch?v=ecexmlE_rfo" </w:instrText>
      </w:r>
      <w:r w:rsidR="00015C7B" w:rsidRPr="008F4896">
        <w:rPr>
          <w:highlight w:val="cyan"/>
          <w:rPrChange w:id="205" w:author="Lilia Carvajal" w:date="2016-05-18T16:23:00Z">
            <w:rPr/>
          </w:rPrChange>
        </w:rPr>
        <w:fldChar w:fldCharType="end"/>
      </w:r>
      <w:r w:rsidR="00015C7B" w:rsidRPr="008F4896">
        <w:rPr>
          <w:highlight w:val="cyan"/>
          <w:rPrChange w:id="206" w:author="Lilia Carvajal" w:date="2016-05-18T16:23:00Z">
            <w:rPr/>
          </w:rPrChange>
        </w:rPr>
        <w:fldChar w:fldCharType="begin"/>
      </w:r>
      <w:r w:rsidR="00015C7B" w:rsidRPr="008F4896">
        <w:rPr>
          <w:highlight w:val="cyan"/>
          <w:rPrChange w:id="207" w:author="Lilia Carvajal" w:date="2016-05-18T16:23:00Z">
            <w:rPr/>
          </w:rPrChange>
        </w:rPr>
        <w:instrText xml:space="preserve"> HYPERLINK "https://www.youtube.com/watch?v=DWvxxrTVo-E" </w:instrText>
      </w:r>
      <w:r w:rsidR="00015C7B" w:rsidRPr="008F4896">
        <w:rPr>
          <w:highlight w:val="cyan"/>
          <w:rPrChange w:id="208" w:author="Lilia Carvajal" w:date="2016-05-18T16:23:00Z">
            <w:rPr/>
          </w:rPrChange>
        </w:rPr>
        <w:fldChar w:fldCharType="end"/>
      </w:r>
      <w:r w:rsidR="00F43960" w:rsidRPr="008F4896">
        <w:rPr>
          <w:rFonts w:ascii="Times New Roman" w:hAnsi="Times New Roman" w:cs="Times New Roman"/>
          <w:highlight w:val="cyan"/>
          <w:rPrChange w:id="209" w:author="Lilia Carvajal" w:date="2016-05-18T16:23:00Z">
            <w:rPr>
              <w:rFonts w:ascii="Times New Roman" w:hAnsi="Times New Roman" w:cs="Times New Roman"/>
            </w:rPr>
          </w:rPrChange>
        </w:rPr>
        <w:t>]</w:t>
      </w:r>
      <w:r w:rsidR="00F43960" w:rsidRPr="00F43960">
        <w:rPr>
          <w:rFonts w:ascii="Times New Roman" w:hAnsi="Times New Roman" w:cs="Times New Roman"/>
        </w:rPr>
        <w:t>.</w:t>
      </w:r>
    </w:p>
    <w:p w14:paraId="4555023E" w14:textId="77777777" w:rsidR="00F43960" w:rsidRPr="00F43960" w:rsidRDefault="00F43960" w:rsidP="00F43960">
      <w:pPr>
        <w:spacing w:after="0"/>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190"/>
        <w:gridCol w:w="7864"/>
      </w:tblGrid>
      <w:tr w:rsidR="00CE7262" w:rsidRPr="005D1738" w14:paraId="4F2B0F1E" w14:textId="77777777" w:rsidTr="00C00E85">
        <w:trPr>
          <w:ins w:id="210" w:author="Cuenta Microsoft" w:date="2016-05-20T11:24:00Z"/>
        </w:trPr>
        <w:tc>
          <w:tcPr>
            <w:tcW w:w="8828" w:type="dxa"/>
            <w:gridSpan w:val="2"/>
            <w:shd w:val="clear" w:color="auto" w:fill="0D0D0D" w:themeFill="text1" w:themeFillTint="F2"/>
          </w:tcPr>
          <w:p w14:paraId="2CC2FB2F" w14:textId="77777777" w:rsidR="00CE7262" w:rsidRPr="005D1738" w:rsidRDefault="00CE7262" w:rsidP="00C00E85">
            <w:pPr>
              <w:jc w:val="center"/>
              <w:rPr>
                <w:ins w:id="211" w:author="Cuenta Microsoft" w:date="2016-05-20T11:24:00Z"/>
                <w:rFonts w:ascii="Times New Roman" w:hAnsi="Times New Roman" w:cs="Times New Roman"/>
                <w:b/>
                <w:color w:val="FFFFFF" w:themeColor="background1"/>
              </w:rPr>
            </w:pPr>
            <w:ins w:id="212" w:author="Cuenta Microsoft" w:date="2016-05-20T11:24:00Z">
              <w:r w:rsidRPr="005D1738">
                <w:rPr>
                  <w:rFonts w:ascii="Times New Roman" w:hAnsi="Times New Roman" w:cs="Times New Roman"/>
                  <w:b/>
                  <w:color w:val="FFFFFF" w:themeColor="background1"/>
                </w:rPr>
                <w:t>Imagen (fotografía, gráfica o ilustración)</w:t>
              </w:r>
            </w:ins>
          </w:p>
        </w:tc>
      </w:tr>
      <w:tr w:rsidR="00CE7262" w14:paraId="185D6232" w14:textId="77777777" w:rsidTr="00C00E85">
        <w:trPr>
          <w:ins w:id="213" w:author="Cuenta Microsoft" w:date="2016-05-20T11:24:00Z"/>
        </w:trPr>
        <w:tc>
          <w:tcPr>
            <w:tcW w:w="1226" w:type="dxa"/>
          </w:tcPr>
          <w:p w14:paraId="41EFD1F5" w14:textId="77777777" w:rsidR="00CE7262" w:rsidRPr="00053744" w:rsidRDefault="00CE7262" w:rsidP="00C00E85">
            <w:pPr>
              <w:rPr>
                <w:ins w:id="214" w:author="Cuenta Microsoft" w:date="2016-05-20T11:24:00Z"/>
                <w:rFonts w:ascii="Times New Roman" w:hAnsi="Times New Roman" w:cs="Times New Roman"/>
                <w:b/>
                <w:color w:val="000000"/>
                <w:sz w:val="18"/>
                <w:szCs w:val="18"/>
              </w:rPr>
            </w:pPr>
            <w:ins w:id="215" w:author="Cuenta Microsoft" w:date="2016-05-20T11:24:00Z">
              <w:r>
                <w:rPr>
                  <w:rFonts w:ascii="Times New Roman" w:hAnsi="Times New Roman" w:cs="Times New Roman"/>
                  <w:b/>
                  <w:color w:val="000000"/>
                  <w:sz w:val="18"/>
                  <w:szCs w:val="18"/>
                </w:rPr>
                <w:t>Código</w:t>
              </w:r>
            </w:ins>
          </w:p>
        </w:tc>
        <w:tc>
          <w:tcPr>
            <w:tcW w:w="7602" w:type="dxa"/>
          </w:tcPr>
          <w:p w14:paraId="2856789A" w14:textId="77777777" w:rsidR="00CE7262" w:rsidRPr="007E18C2" w:rsidRDefault="00CE7262" w:rsidP="00C00E85">
            <w:pPr>
              <w:rPr>
                <w:ins w:id="216" w:author="Cuenta Microsoft" w:date="2016-05-20T11:24:00Z"/>
                <w:rFonts w:ascii="Times New Roman" w:hAnsi="Times New Roman" w:cs="Times New Roman"/>
                <w:b/>
                <w:color w:val="000000"/>
                <w:sz w:val="18"/>
                <w:szCs w:val="18"/>
              </w:rPr>
            </w:pPr>
            <w:ins w:id="217" w:author="Cuenta Microsoft" w:date="2016-05-20T11:24:00Z">
              <w:r w:rsidRPr="00E462B5">
                <w:rPr>
                  <w:rFonts w:ascii="Times New Roman" w:hAnsi="Times New Roman" w:cs="Times New Roman"/>
                  <w:color w:val="000000"/>
                  <w:sz w:val="18"/>
                  <w:szCs w:val="18"/>
                </w:rPr>
                <w:t>CS_10_02_IMG0</w:t>
              </w:r>
              <w:r>
                <w:rPr>
                  <w:rFonts w:ascii="Times New Roman" w:hAnsi="Times New Roman" w:cs="Times New Roman"/>
                  <w:color w:val="000000"/>
                  <w:sz w:val="18"/>
                  <w:szCs w:val="18"/>
                </w:rPr>
                <w:t>3</w:t>
              </w:r>
            </w:ins>
          </w:p>
        </w:tc>
      </w:tr>
      <w:tr w:rsidR="00CE7262" w14:paraId="72981036" w14:textId="77777777" w:rsidTr="00C00E85">
        <w:trPr>
          <w:ins w:id="218" w:author="Cuenta Microsoft" w:date="2016-05-20T11:24:00Z"/>
        </w:trPr>
        <w:tc>
          <w:tcPr>
            <w:tcW w:w="1226" w:type="dxa"/>
          </w:tcPr>
          <w:p w14:paraId="518CDF1F" w14:textId="77777777" w:rsidR="00CE7262" w:rsidRDefault="00CE7262" w:rsidP="00C00E85">
            <w:pPr>
              <w:rPr>
                <w:ins w:id="219" w:author="Cuenta Microsoft" w:date="2016-05-20T11:24:00Z"/>
                <w:rFonts w:ascii="Times New Roman" w:hAnsi="Times New Roman" w:cs="Times New Roman"/>
                <w:color w:val="000000"/>
              </w:rPr>
            </w:pPr>
            <w:ins w:id="220" w:author="Cuenta Microsoft" w:date="2016-05-20T11:24:00Z">
              <w:r w:rsidRPr="00053744">
                <w:rPr>
                  <w:rFonts w:ascii="Times New Roman" w:hAnsi="Times New Roman" w:cs="Times New Roman"/>
                  <w:b/>
                  <w:color w:val="000000"/>
                  <w:sz w:val="18"/>
                  <w:szCs w:val="18"/>
                </w:rPr>
                <w:t>Descripción</w:t>
              </w:r>
            </w:ins>
          </w:p>
        </w:tc>
        <w:tc>
          <w:tcPr>
            <w:tcW w:w="7602" w:type="dxa"/>
          </w:tcPr>
          <w:p w14:paraId="245882A1" w14:textId="77777777" w:rsidR="00CE7262" w:rsidRPr="007E18C2" w:rsidRDefault="00CE7262" w:rsidP="00C00E85">
            <w:pPr>
              <w:rPr>
                <w:ins w:id="221" w:author="Cuenta Microsoft" w:date="2016-05-20T11:24:00Z"/>
                <w:rFonts w:ascii="Times New Roman" w:hAnsi="Times New Roman" w:cs="Times New Roman"/>
                <w:color w:val="000000"/>
                <w:sz w:val="18"/>
                <w:szCs w:val="18"/>
              </w:rPr>
            </w:pPr>
            <w:ins w:id="222" w:author="Cuenta Microsoft" w:date="2016-05-20T11:24:00Z">
              <w:r>
                <w:rPr>
                  <w:rFonts w:ascii="Times New Roman" w:hAnsi="Times New Roman" w:cs="Times New Roman"/>
                  <w:color w:val="000000"/>
                  <w:sz w:val="18"/>
                  <w:szCs w:val="18"/>
                </w:rPr>
                <w:t xml:space="preserve">Fotografía de Kim </w:t>
              </w:r>
              <w:proofErr w:type="spellStart"/>
              <w:r>
                <w:rPr>
                  <w:rFonts w:ascii="Times New Roman" w:hAnsi="Times New Roman" w:cs="Times New Roman"/>
                  <w:color w:val="000000"/>
                  <w:sz w:val="18"/>
                  <w:szCs w:val="18"/>
                </w:rPr>
                <w:t>Dae</w:t>
              </w:r>
              <w:proofErr w:type="spellEnd"/>
              <w:r>
                <w:rPr>
                  <w:rFonts w:ascii="Times New Roman" w:hAnsi="Times New Roman" w:cs="Times New Roman"/>
                  <w:color w:val="000000"/>
                  <w:sz w:val="18"/>
                  <w:szCs w:val="18"/>
                </w:rPr>
                <w:t xml:space="preserve"> Jung y Kim </w:t>
              </w:r>
              <w:proofErr w:type="spellStart"/>
              <w:r>
                <w:rPr>
                  <w:rFonts w:ascii="Times New Roman" w:hAnsi="Times New Roman" w:cs="Times New Roman"/>
                  <w:color w:val="000000"/>
                  <w:sz w:val="18"/>
                  <w:szCs w:val="18"/>
                </w:rPr>
                <w:t>Jong</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Il</w:t>
              </w:r>
              <w:proofErr w:type="spellEnd"/>
            </w:ins>
          </w:p>
        </w:tc>
      </w:tr>
      <w:tr w:rsidR="00CE7262" w14:paraId="054F536D" w14:textId="77777777" w:rsidTr="00C00E85">
        <w:trPr>
          <w:ins w:id="223" w:author="Cuenta Microsoft" w:date="2016-05-20T11:24:00Z"/>
        </w:trPr>
        <w:tc>
          <w:tcPr>
            <w:tcW w:w="1226" w:type="dxa"/>
          </w:tcPr>
          <w:p w14:paraId="4EB2CA86" w14:textId="77777777" w:rsidR="00CE7262" w:rsidRDefault="00CE7262" w:rsidP="00C00E85">
            <w:pPr>
              <w:rPr>
                <w:ins w:id="224" w:author="Cuenta Microsoft" w:date="2016-05-20T11:24:00Z"/>
                <w:rFonts w:ascii="Times New Roman" w:hAnsi="Times New Roman" w:cs="Times New Roman"/>
                <w:color w:val="000000"/>
              </w:rPr>
            </w:pPr>
            <w:ins w:id="225" w:author="Cuenta Microsoft" w:date="2016-05-20T11:24: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7602" w:type="dxa"/>
          </w:tcPr>
          <w:p w14:paraId="3C104787" w14:textId="77777777" w:rsidR="00CE7262" w:rsidRDefault="00CE7262" w:rsidP="00C00E85">
            <w:pPr>
              <w:rPr>
                <w:ins w:id="226" w:author="Cuenta Microsoft" w:date="2016-05-20T11:24:00Z"/>
              </w:rPr>
            </w:pPr>
          </w:p>
          <w:p w14:paraId="5794DF82" w14:textId="77777777" w:rsidR="00CE7262" w:rsidRPr="007E18C2" w:rsidRDefault="00CE7262" w:rsidP="00C00E85">
            <w:pPr>
              <w:rPr>
                <w:ins w:id="227" w:author="Cuenta Microsoft" w:date="2016-05-20T11:24:00Z"/>
                <w:rFonts w:ascii="Times New Roman" w:hAnsi="Times New Roman" w:cs="Times New Roman"/>
                <w:color w:val="000000"/>
                <w:sz w:val="18"/>
                <w:szCs w:val="18"/>
              </w:rPr>
            </w:pPr>
            <w:ins w:id="228" w:author="Cuenta Microsoft" w:date="2016-05-20T11:24:00Z">
              <w:r w:rsidRPr="00BE4D1A">
                <w:rPr>
                  <w:rFonts w:ascii="Times New Roman" w:hAnsi="Times New Roman" w:cs="Times New Roman"/>
                  <w:color w:val="000000"/>
                  <w:sz w:val="18"/>
                  <w:szCs w:val="18"/>
                </w:rPr>
                <w:t>http://hispanicasaber.planetasaber.com/encyclopedia/default.asp?idpack=9&amp;idpil=0018KZ01&amp;ruta=Buscador</w:t>
              </w:r>
            </w:ins>
          </w:p>
        </w:tc>
      </w:tr>
      <w:tr w:rsidR="00CE7262" w14:paraId="030ECF5D" w14:textId="77777777" w:rsidTr="00C00E85">
        <w:trPr>
          <w:ins w:id="229" w:author="Cuenta Microsoft" w:date="2016-05-20T11:24:00Z"/>
        </w:trPr>
        <w:tc>
          <w:tcPr>
            <w:tcW w:w="1226" w:type="dxa"/>
          </w:tcPr>
          <w:p w14:paraId="4F401DDD" w14:textId="77777777" w:rsidR="00CE7262" w:rsidRDefault="00CE7262" w:rsidP="00C00E85">
            <w:pPr>
              <w:rPr>
                <w:ins w:id="230" w:author="Cuenta Microsoft" w:date="2016-05-20T11:24:00Z"/>
                <w:rFonts w:ascii="Times New Roman" w:hAnsi="Times New Roman" w:cs="Times New Roman"/>
                <w:color w:val="000000"/>
              </w:rPr>
            </w:pPr>
            <w:ins w:id="231" w:author="Cuenta Microsoft" w:date="2016-05-20T11:24:00Z">
              <w:r w:rsidRPr="00053744">
                <w:rPr>
                  <w:rFonts w:ascii="Times New Roman" w:hAnsi="Times New Roman" w:cs="Times New Roman"/>
                  <w:b/>
                  <w:color w:val="000000"/>
                  <w:sz w:val="18"/>
                  <w:szCs w:val="18"/>
                </w:rPr>
                <w:t>Pie de imagen</w:t>
              </w:r>
            </w:ins>
          </w:p>
        </w:tc>
        <w:tc>
          <w:tcPr>
            <w:tcW w:w="7602" w:type="dxa"/>
          </w:tcPr>
          <w:p w14:paraId="69C69A00" w14:textId="77777777" w:rsidR="00CE7262" w:rsidRPr="007E18C2" w:rsidRDefault="00CE7262" w:rsidP="00C00E85">
            <w:pPr>
              <w:rPr>
                <w:ins w:id="232" w:author="Cuenta Microsoft" w:date="2016-05-20T11:24:00Z"/>
                <w:rFonts w:ascii="Times New Roman" w:hAnsi="Times New Roman" w:cs="Times New Roman"/>
                <w:color w:val="000000"/>
                <w:sz w:val="18"/>
                <w:szCs w:val="18"/>
              </w:rPr>
            </w:pPr>
            <w:ins w:id="233" w:author="Cuenta Microsoft" w:date="2016-05-20T11:24:00Z">
              <w:r w:rsidRPr="00BE4D1A">
                <w:rPr>
                  <w:rFonts w:ascii="Times New Roman" w:hAnsi="Times New Roman" w:cs="Times New Roman"/>
                  <w:sz w:val="18"/>
                  <w:szCs w:val="18"/>
                </w:rPr>
                <w:t xml:space="preserve">Kim </w:t>
              </w:r>
              <w:proofErr w:type="spellStart"/>
              <w:r w:rsidRPr="00BE4D1A">
                <w:rPr>
                  <w:rFonts w:ascii="Times New Roman" w:hAnsi="Times New Roman" w:cs="Times New Roman"/>
                  <w:sz w:val="18"/>
                  <w:szCs w:val="18"/>
                </w:rPr>
                <w:t>Dae</w:t>
              </w:r>
              <w:proofErr w:type="spellEnd"/>
              <w:r w:rsidRPr="00BE4D1A">
                <w:rPr>
                  <w:rFonts w:ascii="Times New Roman" w:hAnsi="Times New Roman" w:cs="Times New Roman"/>
                  <w:sz w:val="18"/>
                  <w:szCs w:val="18"/>
                </w:rPr>
                <w:t xml:space="preserve"> Jung (izquierda) junto a Kim </w:t>
              </w:r>
              <w:proofErr w:type="spellStart"/>
              <w:r w:rsidRPr="00BE4D1A">
                <w:rPr>
                  <w:rFonts w:ascii="Times New Roman" w:hAnsi="Times New Roman" w:cs="Times New Roman"/>
                  <w:sz w:val="18"/>
                  <w:szCs w:val="18"/>
                </w:rPr>
                <w:t>Jong</w:t>
              </w:r>
              <w:proofErr w:type="spellEnd"/>
              <w:r w:rsidRPr="00BE4D1A">
                <w:rPr>
                  <w:rFonts w:ascii="Times New Roman" w:hAnsi="Times New Roman" w:cs="Times New Roman"/>
                  <w:sz w:val="18"/>
                  <w:szCs w:val="18"/>
                </w:rPr>
                <w:t xml:space="preserve"> </w:t>
              </w:r>
              <w:proofErr w:type="spellStart"/>
              <w:r w:rsidRPr="00BE4D1A">
                <w:rPr>
                  <w:rFonts w:ascii="Times New Roman" w:hAnsi="Times New Roman" w:cs="Times New Roman"/>
                  <w:sz w:val="18"/>
                  <w:szCs w:val="18"/>
                </w:rPr>
                <w:t>Il</w:t>
              </w:r>
              <w:proofErr w:type="spellEnd"/>
              <w:r w:rsidRPr="00BE4D1A">
                <w:rPr>
                  <w:rFonts w:ascii="Times New Roman" w:hAnsi="Times New Roman" w:cs="Times New Roman"/>
                  <w:sz w:val="18"/>
                  <w:szCs w:val="18"/>
                </w:rPr>
                <w:t>, junio de 2000.</w:t>
              </w:r>
              <w:r>
                <w:t xml:space="preserve"> </w:t>
              </w:r>
              <w:r w:rsidRPr="007E18C2">
                <w:rPr>
                  <w:rFonts w:ascii="Times New Roman" w:hAnsi="Times New Roman" w:cs="Times New Roman"/>
                  <w:color w:val="000000"/>
                  <w:sz w:val="18"/>
                  <w:szCs w:val="18"/>
                </w:rPr>
                <w:t>Des</w:t>
              </w:r>
              <w:r>
                <w:rPr>
                  <w:rFonts w:ascii="Times New Roman" w:hAnsi="Times New Roman" w:cs="Times New Roman"/>
                  <w:color w:val="000000"/>
                  <w:sz w:val="18"/>
                  <w:szCs w:val="18"/>
                </w:rPr>
                <w:t>de la firma del Armisticio que puso fin a la Guerra de Corea, las dos C</w:t>
              </w:r>
              <w:r w:rsidRPr="007E18C2">
                <w:rPr>
                  <w:rFonts w:ascii="Times New Roman" w:hAnsi="Times New Roman" w:cs="Times New Roman"/>
                  <w:color w:val="000000"/>
                  <w:sz w:val="18"/>
                  <w:szCs w:val="18"/>
                </w:rPr>
                <w:t>oreas se debaten entre las negociaciones y las escaramuzas militares</w:t>
              </w:r>
              <w:r>
                <w:rPr>
                  <w:rFonts w:ascii="Times New Roman" w:hAnsi="Times New Roman" w:cs="Times New Roman"/>
                  <w:color w:val="000000"/>
                  <w:sz w:val="18"/>
                  <w:szCs w:val="18"/>
                </w:rPr>
                <w:t>. La carrera armamentista hace que una posible guerra entre las dos Coreas afecte no solo a la península sino al mundo.</w:t>
              </w:r>
            </w:ins>
          </w:p>
        </w:tc>
      </w:tr>
    </w:tbl>
    <w:p w14:paraId="6943E58E" w14:textId="77777777" w:rsidR="00C558EE" w:rsidRDefault="00C558EE" w:rsidP="002F23E0">
      <w:pPr>
        <w:pStyle w:val="NormalWeb"/>
        <w:shd w:val="clear" w:color="auto" w:fill="FFFFFF"/>
        <w:spacing w:before="0" w:beforeAutospacing="0" w:after="225" w:afterAutospacing="0"/>
        <w:rPr>
          <w:color w:val="000000"/>
        </w:rPr>
      </w:pPr>
    </w:p>
    <w:p w14:paraId="6CCA5B0A" w14:textId="3BAA37B2" w:rsidR="00BA6736" w:rsidRPr="00F43960" w:rsidRDefault="008F1DFB" w:rsidP="00BA6736">
      <w:pPr>
        <w:spacing w:after="0"/>
        <w:rPr>
          <w:rFonts w:ascii="Times New Roman" w:hAnsi="Times New Roman" w:cs="Times New Roman"/>
          <w:sz w:val="24"/>
          <w:szCs w:val="24"/>
        </w:rPr>
      </w:pPr>
      <w:r w:rsidRPr="00F43960">
        <w:rPr>
          <w:rFonts w:ascii="Times New Roman" w:hAnsi="Times New Roman" w:cs="Times New Roman"/>
          <w:color w:val="000000"/>
          <w:sz w:val="24"/>
          <w:szCs w:val="24"/>
        </w:rPr>
        <w:t>Por su parte, Estados Unidos identifica a Japón como su prin</w:t>
      </w:r>
      <w:r w:rsidR="009B5BB1" w:rsidRPr="00F43960">
        <w:rPr>
          <w:rFonts w:ascii="Times New Roman" w:hAnsi="Times New Roman" w:cs="Times New Roman"/>
          <w:color w:val="000000"/>
          <w:sz w:val="24"/>
          <w:szCs w:val="24"/>
        </w:rPr>
        <w:t>cipal aliado en la región. Los G</w:t>
      </w:r>
      <w:r w:rsidRPr="00F43960">
        <w:rPr>
          <w:rFonts w:ascii="Times New Roman" w:hAnsi="Times New Roman" w:cs="Times New Roman"/>
          <w:color w:val="000000"/>
          <w:sz w:val="24"/>
          <w:szCs w:val="24"/>
        </w:rPr>
        <w:t>obiernos nipones consideran que la presencia de</w:t>
      </w:r>
      <w:r w:rsidR="00F43960">
        <w:rPr>
          <w:rFonts w:ascii="Times New Roman" w:hAnsi="Times New Roman" w:cs="Times New Roman"/>
          <w:color w:val="000000"/>
          <w:sz w:val="24"/>
          <w:szCs w:val="24"/>
        </w:rPr>
        <w:t xml:space="preserve"> militares estadounidenses en su territorio, en particular en la </w:t>
      </w:r>
      <w:r w:rsidR="00F43960" w:rsidRPr="00F43960">
        <w:rPr>
          <w:rFonts w:ascii="Times New Roman" w:hAnsi="Times New Roman" w:cs="Times New Roman"/>
          <w:b/>
          <w:color w:val="000000"/>
          <w:sz w:val="24"/>
          <w:szCs w:val="24"/>
        </w:rPr>
        <w:t>base militar de Okinawa</w:t>
      </w:r>
      <w:r w:rsidR="00F43960">
        <w:rPr>
          <w:rFonts w:ascii="Times New Roman" w:hAnsi="Times New Roman" w:cs="Times New Roman"/>
          <w:color w:val="000000"/>
          <w:sz w:val="24"/>
          <w:szCs w:val="24"/>
        </w:rPr>
        <w:t>,</w:t>
      </w:r>
      <w:r w:rsidRPr="00F43960">
        <w:rPr>
          <w:rFonts w:ascii="Times New Roman" w:hAnsi="Times New Roman" w:cs="Times New Roman"/>
          <w:color w:val="000000"/>
          <w:sz w:val="24"/>
          <w:szCs w:val="24"/>
        </w:rPr>
        <w:t xml:space="preserve"> </w:t>
      </w:r>
      <w:r w:rsidR="00D8010B" w:rsidRPr="00F43960">
        <w:rPr>
          <w:rFonts w:ascii="Times New Roman" w:hAnsi="Times New Roman" w:cs="Times New Roman"/>
          <w:color w:val="000000"/>
          <w:sz w:val="24"/>
          <w:szCs w:val="24"/>
        </w:rPr>
        <w:t>garantiza la seguridad y</w:t>
      </w:r>
      <w:r w:rsidR="009B5BB1" w:rsidRPr="00F43960">
        <w:rPr>
          <w:rFonts w:ascii="Times New Roman" w:hAnsi="Times New Roman" w:cs="Times New Roman"/>
          <w:color w:val="000000"/>
          <w:sz w:val="24"/>
          <w:szCs w:val="24"/>
        </w:rPr>
        <w:t xml:space="preserve"> la</w:t>
      </w:r>
      <w:r w:rsidR="00F43960">
        <w:rPr>
          <w:rFonts w:ascii="Times New Roman" w:hAnsi="Times New Roman" w:cs="Times New Roman"/>
          <w:color w:val="000000"/>
          <w:sz w:val="24"/>
          <w:szCs w:val="24"/>
        </w:rPr>
        <w:t xml:space="preserve"> estabilidad en </w:t>
      </w:r>
      <w:del w:id="234" w:author="Lilia Carvajal" w:date="2016-05-18T16:31:00Z">
        <w:r w:rsidR="00F43960" w:rsidDel="008F4896">
          <w:rPr>
            <w:rFonts w:ascii="Times New Roman" w:hAnsi="Times New Roman" w:cs="Times New Roman"/>
            <w:color w:val="000000"/>
            <w:sz w:val="24"/>
            <w:szCs w:val="24"/>
          </w:rPr>
          <w:delText>la región</w:delText>
        </w:r>
      </w:del>
      <w:ins w:id="235" w:author="Lilia Carvajal" w:date="2016-05-18T16:31:00Z">
        <w:r w:rsidR="008F4896">
          <w:rPr>
            <w:rFonts w:ascii="Times New Roman" w:hAnsi="Times New Roman" w:cs="Times New Roman"/>
            <w:color w:val="000000"/>
            <w:sz w:val="24"/>
            <w:szCs w:val="24"/>
          </w:rPr>
          <w:t>esa área</w:t>
        </w:r>
      </w:ins>
      <w:r w:rsidR="00F43960">
        <w:rPr>
          <w:rFonts w:ascii="Times New Roman" w:hAnsi="Times New Roman" w:cs="Times New Roman"/>
          <w:color w:val="000000"/>
          <w:sz w:val="24"/>
          <w:szCs w:val="24"/>
        </w:rPr>
        <w:t>.</w:t>
      </w:r>
    </w:p>
    <w:p w14:paraId="2A138266" w14:textId="77777777" w:rsidR="008C26DD" w:rsidRDefault="008C26DD" w:rsidP="002F23E0">
      <w:pPr>
        <w:pStyle w:val="NormalWeb"/>
        <w:shd w:val="clear" w:color="auto" w:fill="FFFFFF"/>
        <w:spacing w:before="0" w:beforeAutospacing="0" w:after="225" w:afterAutospacing="0"/>
        <w:rPr>
          <w:ins w:id="236" w:author="Cuenta Microsoft" w:date="2016-05-20T11:22:00Z"/>
          <w:color w:val="000000"/>
        </w:rPr>
      </w:pPr>
    </w:p>
    <w:tbl>
      <w:tblPr>
        <w:tblStyle w:val="Tablaconcuadrcula"/>
        <w:tblW w:w="0" w:type="auto"/>
        <w:tblLook w:val="04A0" w:firstRow="1" w:lastRow="0" w:firstColumn="1" w:lastColumn="0" w:noHBand="0" w:noVBand="1"/>
      </w:tblPr>
      <w:tblGrid>
        <w:gridCol w:w="1226"/>
        <w:gridCol w:w="7629"/>
      </w:tblGrid>
      <w:tr w:rsidR="00211945" w:rsidRPr="005D1738" w:rsidDel="00CE7262" w14:paraId="0DA7E6EC" w14:textId="49D25D3C" w:rsidTr="00DF292A">
        <w:trPr>
          <w:del w:id="237" w:author="Cuenta Microsoft" w:date="2016-05-20T11:23:00Z"/>
        </w:trPr>
        <w:tc>
          <w:tcPr>
            <w:tcW w:w="8855" w:type="dxa"/>
            <w:gridSpan w:val="2"/>
            <w:shd w:val="clear" w:color="auto" w:fill="0D0D0D" w:themeFill="text1" w:themeFillTint="F2"/>
          </w:tcPr>
          <w:p w14:paraId="497E4EF5" w14:textId="658F6995" w:rsidR="00211945" w:rsidRPr="005D1738" w:rsidDel="00CE7262" w:rsidRDefault="00211945" w:rsidP="00B0068D">
            <w:pPr>
              <w:jc w:val="center"/>
              <w:rPr>
                <w:del w:id="238" w:author="Cuenta Microsoft" w:date="2016-05-20T11:23:00Z"/>
                <w:rFonts w:ascii="Times New Roman" w:hAnsi="Times New Roman" w:cs="Times New Roman"/>
                <w:b/>
                <w:color w:val="FFFFFF" w:themeColor="background1"/>
              </w:rPr>
            </w:pPr>
            <w:del w:id="239" w:author="Cuenta Microsoft" w:date="2016-05-20T11:23:00Z">
              <w:r w:rsidRPr="005D1738" w:rsidDel="00CE7262">
                <w:rPr>
                  <w:rFonts w:ascii="Times New Roman" w:hAnsi="Times New Roman" w:cs="Times New Roman"/>
                  <w:b/>
                  <w:color w:val="FFFFFF" w:themeColor="background1"/>
                </w:rPr>
                <w:delText>Imagen (fotografía, gráfica o ilustración)</w:delText>
              </w:r>
            </w:del>
          </w:p>
        </w:tc>
      </w:tr>
      <w:tr w:rsidR="00211945" w:rsidDel="00CE7262" w14:paraId="2E21CE2C" w14:textId="5DB977A0" w:rsidTr="00DF292A">
        <w:trPr>
          <w:del w:id="240" w:author="Cuenta Microsoft" w:date="2016-05-20T11:23:00Z"/>
        </w:trPr>
        <w:tc>
          <w:tcPr>
            <w:tcW w:w="1226" w:type="dxa"/>
          </w:tcPr>
          <w:p w14:paraId="7D529E02" w14:textId="55EF749D" w:rsidR="00211945" w:rsidRPr="00053744" w:rsidDel="00CE7262" w:rsidRDefault="00211945" w:rsidP="00B0068D">
            <w:pPr>
              <w:rPr>
                <w:del w:id="241" w:author="Cuenta Microsoft" w:date="2016-05-20T11:23:00Z"/>
                <w:rFonts w:ascii="Times New Roman" w:hAnsi="Times New Roman" w:cs="Times New Roman"/>
                <w:b/>
                <w:color w:val="000000"/>
                <w:sz w:val="18"/>
                <w:szCs w:val="18"/>
              </w:rPr>
            </w:pPr>
            <w:del w:id="242" w:author="Cuenta Microsoft" w:date="2016-05-20T11:23:00Z">
              <w:r w:rsidDel="00CE7262">
                <w:rPr>
                  <w:rFonts w:ascii="Times New Roman" w:hAnsi="Times New Roman" w:cs="Times New Roman"/>
                  <w:b/>
                  <w:color w:val="000000"/>
                  <w:sz w:val="18"/>
                  <w:szCs w:val="18"/>
                </w:rPr>
                <w:delText>Código</w:delText>
              </w:r>
            </w:del>
          </w:p>
        </w:tc>
        <w:tc>
          <w:tcPr>
            <w:tcW w:w="7629" w:type="dxa"/>
          </w:tcPr>
          <w:p w14:paraId="6584AE5B" w14:textId="454AB2C8" w:rsidR="00211945" w:rsidRPr="007E18C2" w:rsidDel="00CE7262" w:rsidRDefault="00211945" w:rsidP="00B0068D">
            <w:pPr>
              <w:rPr>
                <w:del w:id="243" w:author="Cuenta Microsoft" w:date="2016-05-20T11:23:00Z"/>
                <w:rFonts w:ascii="Times New Roman" w:hAnsi="Times New Roman" w:cs="Times New Roman"/>
                <w:b/>
                <w:color w:val="000000"/>
                <w:sz w:val="18"/>
                <w:szCs w:val="18"/>
              </w:rPr>
            </w:pPr>
            <w:del w:id="244" w:author="Cuenta Microsoft" w:date="2016-05-20T11:23:00Z">
              <w:r w:rsidRPr="00E462B5" w:rsidDel="00CE7262">
                <w:rPr>
                  <w:rFonts w:ascii="Times New Roman" w:hAnsi="Times New Roman" w:cs="Times New Roman"/>
                  <w:color w:val="000000"/>
                  <w:sz w:val="18"/>
                  <w:szCs w:val="18"/>
                </w:rPr>
                <w:delText>CS_10_02_IMG0</w:delText>
              </w:r>
              <w:r w:rsidR="00FF73D3" w:rsidDel="00CE7262">
                <w:rPr>
                  <w:rFonts w:ascii="Times New Roman" w:hAnsi="Times New Roman" w:cs="Times New Roman"/>
                  <w:color w:val="000000"/>
                  <w:sz w:val="18"/>
                  <w:szCs w:val="18"/>
                </w:rPr>
                <w:delText>4</w:delText>
              </w:r>
            </w:del>
          </w:p>
        </w:tc>
      </w:tr>
      <w:tr w:rsidR="00211945" w:rsidDel="00CE7262" w14:paraId="7CAD73E5" w14:textId="29CD969C" w:rsidTr="00DF292A">
        <w:trPr>
          <w:del w:id="245" w:author="Cuenta Microsoft" w:date="2016-05-20T11:23:00Z"/>
        </w:trPr>
        <w:tc>
          <w:tcPr>
            <w:tcW w:w="1226" w:type="dxa"/>
          </w:tcPr>
          <w:p w14:paraId="61EF4426" w14:textId="3B412CB2" w:rsidR="00211945" w:rsidDel="00CE7262" w:rsidRDefault="00211945" w:rsidP="00B0068D">
            <w:pPr>
              <w:rPr>
                <w:del w:id="246" w:author="Cuenta Microsoft" w:date="2016-05-20T11:23:00Z"/>
                <w:rFonts w:ascii="Times New Roman" w:hAnsi="Times New Roman" w:cs="Times New Roman"/>
                <w:color w:val="000000"/>
              </w:rPr>
            </w:pPr>
            <w:del w:id="247" w:author="Cuenta Microsoft" w:date="2016-05-20T11:23:00Z">
              <w:r w:rsidRPr="00053744" w:rsidDel="00CE7262">
                <w:rPr>
                  <w:rFonts w:ascii="Times New Roman" w:hAnsi="Times New Roman" w:cs="Times New Roman"/>
                  <w:b/>
                  <w:color w:val="000000"/>
                  <w:sz w:val="18"/>
                  <w:szCs w:val="18"/>
                </w:rPr>
                <w:delText>Descripción</w:delText>
              </w:r>
            </w:del>
          </w:p>
        </w:tc>
        <w:tc>
          <w:tcPr>
            <w:tcW w:w="7629" w:type="dxa"/>
          </w:tcPr>
          <w:p w14:paraId="331661AA" w14:textId="54DC7DA9" w:rsidR="00211945" w:rsidRPr="007E18C2" w:rsidDel="00CE7262" w:rsidRDefault="00BA6736" w:rsidP="00BA6736">
            <w:pPr>
              <w:rPr>
                <w:del w:id="248" w:author="Cuenta Microsoft" w:date="2016-05-20T11:23:00Z"/>
                <w:rFonts w:ascii="Times New Roman" w:hAnsi="Times New Roman" w:cs="Times New Roman"/>
                <w:color w:val="000000"/>
                <w:sz w:val="18"/>
                <w:szCs w:val="18"/>
              </w:rPr>
            </w:pPr>
            <w:del w:id="249" w:author="Cuenta Microsoft" w:date="2016-05-20T11:23:00Z">
              <w:r w:rsidDel="00CE7262">
                <w:rPr>
                  <w:rFonts w:ascii="Times New Roman" w:hAnsi="Times New Roman" w:cs="Times New Roman"/>
                  <w:color w:val="000000"/>
                  <w:sz w:val="18"/>
                  <w:szCs w:val="18"/>
                </w:rPr>
                <w:delText xml:space="preserve">Sumar en un solo mapa los elementos de las siguientes infografías: </w:delText>
              </w:r>
            </w:del>
          </w:p>
        </w:tc>
      </w:tr>
      <w:tr w:rsidR="00211945" w:rsidDel="00CE7262" w14:paraId="4C54D366" w14:textId="26A29146" w:rsidTr="00DF292A">
        <w:trPr>
          <w:del w:id="250" w:author="Cuenta Microsoft" w:date="2016-05-20T11:23:00Z"/>
        </w:trPr>
        <w:tc>
          <w:tcPr>
            <w:tcW w:w="1226" w:type="dxa"/>
          </w:tcPr>
          <w:p w14:paraId="254420CA" w14:textId="1F424E88" w:rsidR="00211945" w:rsidDel="00CE7262" w:rsidRDefault="00211945" w:rsidP="00B0068D">
            <w:pPr>
              <w:rPr>
                <w:del w:id="251" w:author="Cuenta Microsoft" w:date="2016-05-20T11:23:00Z"/>
                <w:rFonts w:ascii="Times New Roman" w:hAnsi="Times New Roman" w:cs="Times New Roman"/>
                <w:color w:val="000000"/>
              </w:rPr>
            </w:pPr>
            <w:del w:id="252" w:author="Cuenta Microsoft" w:date="2016-05-20T11:23:00Z">
              <w:r w:rsidRPr="00053744" w:rsidDel="00CE7262">
                <w:rPr>
                  <w:rFonts w:ascii="Times New Roman" w:hAnsi="Times New Roman" w:cs="Times New Roman"/>
                  <w:b/>
                  <w:color w:val="000000"/>
                  <w:sz w:val="18"/>
                  <w:szCs w:val="18"/>
                </w:rPr>
                <w:delText>Código Shutterstock (o URL</w:delText>
              </w:r>
              <w:r w:rsidDel="00CE7262">
                <w:rPr>
                  <w:rFonts w:ascii="Times New Roman" w:hAnsi="Times New Roman" w:cs="Times New Roman"/>
                  <w:b/>
                  <w:color w:val="000000"/>
                  <w:sz w:val="18"/>
                  <w:szCs w:val="18"/>
                </w:rPr>
                <w:delText xml:space="preserve"> o la ruta en AulaPlaneta</w:delText>
              </w:r>
              <w:r w:rsidRPr="00053744" w:rsidDel="00CE7262">
                <w:rPr>
                  <w:rFonts w:ascii="Times New Roman" w:hAnsi="Times New Roman" w:cs="Times New Roman"/>
                  <w:b/>
                  <w:color w:val="000000"/>
                  <w:sz w:val="18"/>
                  <w:szCs w:val="18"/>
                </w:rPr>
                <w:delText>)</w:delText>
              </w:r>
            </w:del>
          </w:p>
        </w:tc>
        <w:tc>
          <w:tcPr>
            <w:tcW w:w="7629" w:type="dxa"/>
          </w:tcPr>
          <w:p w14:paraId="41AA9DF4" w14:textId="0F8B34E1" w:rsidR="00743BC4" w:rsidDel="00CE7262" w:rsidRDefault="00743BC4" w:rsidP="00B0068D">
            <w:pPr>
              <w:rPr>
                <w:del w:id="253" w:author="Cuenta Microsoft" w:date="2016-05-20T11:23:00Z"/>
              </w:rPr>
            </w:pPr>
            <w:del w:id="254" w:author="Cuenta Microsoft" w:date="2016-05-20T11:23:00Z">
              <w:r w:rsidDel="00CE7262">
                <w:rPr>
                  <w:noProof/>
                  <w:lang w:eastAsia="es-CO"/>
                </w:rPr>
                <w:drawing>
                  <wp:inline distT="0" distB="0" distL="0" distR="0" wp14:anchorId="64E2CF1B" wp14:editId="6C303771">
                    <wp:extent cx="1812585" cy="1088304"/>
                    <wp:effectExtent l="0" t="0" r="0" b="0"/>
                    <wp:docPr id="17" name="Imagen 17" descr="http://www.izaping.com/wp-content/uploads/2012/01/Poder-b%C3%A9lico-Corea-Norte-y-Corea-del-S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zaping.com/wp-content/uploads/2012/01/Poder-b%C3%A9lico-Corea-Norte-y-Corea-del-Sur.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0688" cy="1099173"/>
                            </a:xfrm>
                            <a:prstGeom prst="rect">
                              <a:avLst/>
                            </a:prstGeom>
                            <a:noFill/>
                            <a:ln>
                              <a:noFill/>
                            </a:ln>
                          </pic:spPr>
                        </pic:pic>
                      </a:graphicData>
                    </a:graphic>
                  </wp:inline>
                </w:drawing>
              </w:r>
            </w:del>
          </w:p>
          <w:p w14:paraId="497A78CD" w14:textId="6FE21788" w:rsidR="00211945" w:rsidDel="00CE7262" w:rsidRDefault="00061134" w:rsidP="00B0068D">
            <w:pPr>
              <w:rPr>
                <w:del w:id="255" w:author="Cuenta Microsoft" w:date="2016-05-20T11:23:00Z"/>
                <w:rFonts w:ascii="Times New Roman" w:hAnsi="Times New Roman" w:cs="Times New Roman"/>
                <w:color w:val="000000"/>
                <w:sz w:val="18"/>
                <w:szCs w:val="18"/>
              </w:rPr>
            </w:pPr>
            <w:del w:id="256" w:author="Cuenta Microsoft" w:date="2016-05-20T11:23:00Z">
              <w:r w:rsidDel="00CE7262">
                <w:fldChar w:fldCharType="begin"/>
              </w:r>
              <w:r w:rsidDel="00CE7262">
                <w:delInstrText xml:space="preserve"> HYPERLINK "http://www.izaping.com/wp-content/uploads/2012/01/Poder-b%C3%A9lico-Corea-Norte-y-Corea-del-Sur.gif" </w:delInstrText>
              </w:r>
              <w:r w:rsidDel="00CE7262">
                <w:fldChar w:fldCharType="separate"/>
              </w:r>
              <w:r w:rsidR="00BA6736" w:rsidRPr="00A55079" w:rsidDel="00CE7262">
                <w:rPr>
                  <w:rStyle w:val="Hipervnculo"/>
                  <w:rFonts w:ascii="Times New Roman" w:hAnsi="Times New Roman" w:cs="Times New Roman"/>
                  <w:sz w:val="18"/>
                  <w:szCs w:val="18"/>
                </w:rPr>
                <w:delText>http://www.izaping.com/wp-content/uploads/2012/01/Poder-b%C3%A9lico-Corea-Norte-y-Corea-del-Sur.gif</w:delText>
              </w:r>
              <w:r w:rsidDel="00CE7262">
                <w:rPr>
                  <w:rStyle w:val="Hipervnculo"/>
                  <w:rFonts w:ascii="Times New Roman" w:hAnsi="Times New Roman" w:cs="Times New Roman"/>
                  <w:sz w:val="18"/>
                  <w:szCs w:val="18"/>
                </w:rPr>
                <w:fldChar w:fldCharType="end"/>
              </w:r>
            </w:del>
          </w:p>
          <w:p w14:paraId="7A791E2C" w14:textId="4FADA575" w:rsidR="00BA6736" w:rsidDel="00CE7262" w:rsidRDefault="00BA6736" w:rsidP="00B0068D">
            <w:pPr>
              <w:rPr>
                <w:del w:id="257" w:author="Cuenta Microsoft" w:date="2016-05-20T11:23:00Z"/>
                <w:rFonts w:ascii="Times New Roman" w:hAnsi="Times New Roman" w:cs="Times New Roman"/>
                <w:color w:val="000000"/>
                <w:sz w:val="18"/>
                <w:szCs w:val="18"/>
              </w:rPr>
            </w:pPr>
          </w:p>
          <w:p w14:paraId="138765B0" w14:textId="6AD5C990" w:rsidR="00BA6736" w:rsidRPr="007E18C2" w:rsidDel="00CE7262" w:rsidRDefault="00061134" w:rsidP="00B0068D">
            <w:pPr>
              <w:rPr>
                <w:del w:id="258" w:author="Cuenta Microsoft" w:date="2016-05-20T11:23:00Z"/>
                <w:rFonts w:ascii="Times New Roman" w:hAnsi="Times New Roman" w:cs="Times New Roman"/>
                <w:color w:val="000000"/>
                <w:sz w:val="18"/>
                <w:szCs w:val="18"/>
              </w:rPr>
            </w:pPr>
            <w:del w:id="259" w:author="Cuenta Microsoft" w:date="2016-05-20T11:23:00Z">
              <w:r w:rsidDel="00CE7262">
                <w:fldChar w:fldCharType="begin"/>
              </w:r>
              <w:r w:rsidDel="00CE7262">
                <w:delInstrText xml:space="preserve"> HYPERLINK "http://esp.rt.com/actualidad/public_images/7f3/7f3ecd4411417fc22f8caca9abab2228_article630bw.jpg" </w:delInstrText>
              </w:r>
              <w:r w:rsidDel="00CE7262">
                <w:fldChar w:fldCharType="separate"/>
              </w:r>
              <w:r w:rsidR="00F43960" w:rsidRPr="005B44D9" w:rsidDel="00CE7262">
                <w:rPr>
                  <w:rStyle w:val="Hipervnculo"/>
                  <w:rFonts w:ascii="Times New Roman" w:hAnsi="Times New Roman" w:cs="Times New Roman"/>
                  <w:sz w:val="18"/>
                  <w:szCs w:val="18"/>
                </w:rPr>
                <w:delText>http://esp.rt.com/actualidad/public_images/7f3/7f3ecd4411417fc22f8caca9abab2228_article630bw.jpg</w:delText>
              </w:r>
              <w:r w:rsidDel="00CE7262">
                <w:rPr>
                  <w:rStyle w:val="Hipervnculo"/>
                  <w:rFonts w:ascii="Times New Roman" w:hAnsi="Times New Roman" w:cs="Times New Roman"/>
                  <w:sz w:val="18"/>
                  <w:szCs w:val="18"/>
                </w:rPr>
                <w:fldChar w:fldCharType="end"/>
              </w:r>
            </w:del>
          </w:p>
        </w:tc>
      </w:tr>
      <w:tr w:rsidR="00211945" w:rsidDel="00CE7262" w14:paraId="7C448A4C" w14:textId="46706224" w:rsidTr="00DF292A">
        <w:trPr>
          <w:del w:id="260" w:author="Cuenta Microsoft" w:date="2016-05-20T11:23:00Z"/>
        </w:trPr>
        <w:tc>
          <w:tcPr>
            <w:tcW w:w="1226" w:type="dxa"/>
          </w:tcPr>
          <w:p w14:paraId="6D3ECE50" w14:textId="7212E969" w:rsidR="00211945" w:rsidDel="00CE7262" w:rsidRDefault="00211945" w:rsidP="00B0068D">
            <w:pPr>
              <w:rPr>
                <w:del w:id="261" w:author="Cuenta Microsoft" w:date="2016-05-20T11:23:00Z"/>
                <w:rFonts w:ascii="Times New Roman" w:hAnsi="Times New Roman" w:cs="Times New Roman"/>
                <w:color w:val="000000"/>
              </w:rPr>
            </w:pPr>
            <w:del w:id="262" w:author="Cuenta Microsoft" w:date="2016-05-20T11:23:00Z">
              <w:r w:rsidRPr="00053744" w:rsidDel="00CE7262">
                <w:rPr>
                  <w:rFonts w:ascii="Times New Roman" w:hAnsi="Times New Roman" w:cs="Times New Roman"/>
                  <w:b/>
                  <w:color w:val="000000"/>
                  <w:sz w:val="18"/>
                  <w:szCs w:val="18"/>
                </w:rPr>
                <w:delText>Pie de imagen</w:delText>
              </w:r>
            </w:del>
          </w:p>
        </w:tc>
        <w:tc>
          <w:tcPr>
            <w:tcW w:w="7629" w:type="dxa"/>
          </w:tcPr>
          <w:p w14:paraId="1D7DC03C" w14:textId="029C6F8F" w:rsidR="00211945" w:rsidRPr="007E18C2" w:rsidDel="00CE7262" w:rsidRDefault="00211945" w:rsidP="00276351">
            <w:pPr>
              <w:rPr>
                <w:del w:id="263" w:author="Cuenta Microsoft" w:date="2016-05-20T11:23:00Z"/>
                <w:rFonts w:ascii="Times New Roman" w:hAnsi="Times New Roman" w:cs="Times New Roman"/>
                <w:color w:val="000000"/>
                <w:sz w:val="18"/>
                <w:szCs w:val="18"/>
              </w:rPr>
            </w:pPr>
            <w:del w:id="264" w:author="Cuenta Microsoft" w:date="2016-05-20T11:23:00Z">
              <w:r w:rsidRPr="007E18C2" w:rsidDel="00CE7262">
                <w:rPr>
                  <w:rFonts w:ascii="Times New Roman" w:hAnsi="Times New Roman" w:cs="Times New Roman"/>
                  <w:color w:val="000000"/>
                  <w:sz w:val="18"/>
                  <w:szCs w:val="18"/>
                </w:rPr>
                <w:delText>Des</w:delText>
              </w:r>
              <w:r w:rsidDel="00CE7262">
                <w:rPr>
                  <w:rFonts w:ascii="Times New Roman" w:hAnsi="Times New Roman" w:cs="Times New Roman"/>
                  <w:color w:val="000000"/>
                  <w:sz w:val="18"/>
                  <w:szCs w:val="18"/>
                </w:rPr>
                <w:delText>de</w:delText>
              </w:r>
              <w:r w:rsidR="00F43960" w:rsidDel="00CE7262">
                <w:rPr>
                  <w:rFonts w:ascii="Times New Roman" w:hAnsi="Times New Roman" w:cs="Times New Roman"/>
                  <w:color w:val="000000"/>
                  <w:sz w:val="18"/>
                  <w:szCs w:val="18"/>
                </w:rPr>
                <w:delText xml:space="preserve"> la firma del </w:delText>
              </w:r>
            </w:del>
            <w:ins w:id="265" w:author="Lilia Carvajal" w:date="2016-05-18T16:37:00Z">
              <w:del w:id="266" w:author="Cuenta Microsoft" w:date="2016-05-20T11:23:00Z">
                <w:r w:rsidR="00276351" w:rsidDel="00CE7262">
                  <w:rPr>
                    <w:rFonts w:ascii="Times New Roman" w:hAnsi="Times New Roman" w:cs="Times New Roman"/>
                    <w:color w:val="000000"/>
                    <w:sz w:val="18"/>
                    <w:szCs w:val="18"/>
                  </w:rPr>
                  <w:delText>a</w:delText>
                </w:r>
              </w:del>
            </w:ins>
            <w:del w:id="267" w:author="Cuenta Microsoft" w:date="2016-05-20T11:23:00Z">
              <w:r w:rsidR="00F43960" w:rsidDel="00CE7262">
                <w:rPr>
                  <w:rFonts w:ascii="Times New Roman" w:hAnsi="Times New Roman" w:cs="Times New Roman"/>
                  <w:color w:val="000000"/>
                  <w:sz w:val="18"/>
                  <w:szCs w:val="18"/>
                </w:rPr>
                <w:delText>Armisticio que puso fin a</w:delText>
              </w:r>
              <w:r w:rsidDel="00CE7262">
                <w:rPr>
                  <w:rFonts w:ascii="Times New Roman" w:hAnsi="Times New Roman" w:cs="Times New Roman"/>
                  <w:color w:val="000000"/>
                  <w:sz w:val="18"/>
                  <w:szCs w:val="18"/>
                </w:rPr>
                <w:delText xml:space="preserve"> la Guerra de Corea, las dos C</w:delText>
              </w:r>
              <w:r w:rsidRPr="007E18C2" w:rsidDel="00CE7262">
                <w:rPr>
                  <w:rFonts w:ascii="Times New Roman" w:hAnsi="Times New Roman" w:cs="Times New Roman"/>
                  <w:color w:val="000000"/>
                  <w:sz w:val="18"/>
                  <w:szCs w:val="18"/>
                </w:rPr>
                <w:delText>oreas</w:delText>
              </w:r>
            </w:del>
            <w:ins w:id="268" w:author="Lilia Carvajal" w:date="2016-05-18T16:37:00Z">
              <w:del w:id="269" w:author="Cuenta Microsoft" w:date="2016-05-20T11:23:00Z">
                <w:r w:rsidR="00276351" w:rsidDel="00CE7262">
                  <w:rPr>
                    <w:rFonts w:ascii="Times New Roman" w:hAnsi="Times New Roman" w:cs="Times New Roman"/>
                    <w:color w:val="000000"/>
                    <w:sz w:val="18"/>
                    <w:szCs w:val="18"/>
                  </w:rPr>
                  <w:delText>ambos países</w:delText>
                </w:r>
              </w:del>
            </w:ins>
            <w:del w:id="270" w:author="Cuenta Microsoft" w:date="2016-05-20T11:23:00Z">
              <w:r w:rsidRPr="007E18C2" w:rsidDel="00CE7262">
                <w:rPr>
                  <w:rFonts w:ascii="Times New Roman" w:hAnsi="Times New Roman" w:cs="Times New Roman"/>
                  <w:color w:val="000000"/>
                  <w:sz w:val="18"/>
                  <w:szCs w:val="18"/>
                </w:rPr>
                <w:delText xml:space="preserve"> se debaten entre las negociaciones y las escaramuzas militares</w:delText>
              </w:r>
              <w:r w:rsidDel="00CE7262">
                <w:rPr>
                  <w:rFonts w:ascii="Times New Roman" w:hAnsi="Times New Roman" w:cs="Times New Roman"/>
                  <w:color w:val="000000"/>
                  <w:sz w:val="18"/>
                  <w:szCs w:val="18"/>
                </w:rPr>
                <w:delText>.</w:delText>
              </w:r>
              <w:r w:rsidR="00BA6736" w:rsidDel="00CE7262">
                <w:rPr>
                  <w:rFonts w:ascii="Times New Roman" w:hAnsi="Times New Roman" w:cs="Times New Roman"/>
                  <w:color w:val="000000"/>
                  <w:sz w:val="18"/>
                  <w:szCs w:val="18"/>
                </w:rPr>
                <w:delText xml:space="preserve"> La carrera armamentista hace que una posible guerra entre las dos Coreas afecte no solo a la península</w:delText>
              </w:r>
            </w:del>
            <w:ins w:id="271" w:author="Lilia Carvajal" w:date="2016-05-19T17:17:00Z">
              <w:del w:id="272" w:author="Cuenta Microsoft" w:date="2016-05-20T11:23:00Z">
                <w:r w:rsidR="004C6210" w:rsidDel="00CE7262">
                  <w:rPr>
                    <w:rFonts w:ascii="Times New Roman" w:hAnsi="Times New Roman" w:cs="Times New Roman"/>
                    <w:color w:val="000000"/>
                    <w:sz w:val="18"/>
                    <w:szCs w:val="18"/>
                  </w:rPr>
                  <w:delText>,</w:delText>
                </w:r>
              </w:del>
            </w:ins>
            <w:del w:id="273" w:author="Cuenta Microsoft" w:date="2016-05-20T11:23:00Z">
              <w:r w:rsidR="00BA6736" w:rsidDel="00CE7262">
                <w:rPr>
                  <w:rFonts w:ascii="Times New Roman" w:hAnsi="Times New Roman" w:cs="Times New Roman"/>
                  <w:color w:val="000000"/>
                  <w:sz w:val="18"/>
                  <w:szCs w:val="18"/>
                </w:rPr>
                <w:delText xml:space="preserve"> sino al mundo.</w:delText>
              </w:r>
            </w:del>
          </w:p>
        </w:tc>
      </w:tr>
    </w:tbl>
    <w:p w14:paraId="6C7A70E8" w14:textId="77777777" w:rsidR="00211945" w:rsidRDefault="00211945" w:rsidP="002F23E0">
      <w:pPr>
        <w:pStyle w:val="NormalWeb"/>
        <w:shd w:val="clear" w:color="auto" w:fill="FFFFFF"/>
        <w:spacing w:before="0" w:beforeAutospacing="0" w:after="225" w:afterAutospacing="0"/>
        <w:rPr>
          <w:color w:val="000000"/>
        </w:rPr>
      </w:pPr>
      <w:r>
        <w:rPr>
          <w:color w:val="000000"/>
        </w:rPr>
        <w:lastRenderedPageBreak/>
        <w:t xml:space="preserve"> </w:t>
      </w:r>
    </w:p>
    <w:p w14:paraId="304A5251" w14:textId="4E61AEDC" w:rsidR="004E5079" w:rsidRDefault="00D8010B" w:rsidP="002F23E0">
      <w:pPr>
        <w:pStyle w:val="NormalWeb"/>
        <w:shd w:val="clear" w:color="auto" w:fill="FFFFFF"/>
        <w:spacing w:before="0" w:beforeAutospacing="0" w:after="225" w:afterAutospacing="0"/>
        <w:rPr>
          <w:color w:val="000000"/>
        </w:rPr>
      </w:pPr>
      <w:r w:rsidRPr="002F23E0">
        <w:rPr>
          <w:color w:val="000000"/>
        </w:rPr>
        <w:t xml:space="preserve">Un tercer escenario combina los dos anteriores, es decir, </w:t>
      </w:r>
      <w:del w:id="274" w:author="Lilia Carvajal" w:date="2016-05-18T16:38:00Z">
        <w:r w:rsidRPr="002F23E0" w:rsidDel="00276351">
          <w:rPr>
            <w:color w:val="000000"/>
          </w:rPr>
          <w:delText xml:space="preserve">los de </w:delText>
        </w:r>
      </w:del>
      <w:r w:rsidRPr="00D406F8">
        <w:rPr>
          <w:b/>
          <w:color w:val="000000"/>
        </w:rPr>
        <w:t>cooperación</w:t>
      </w:r>
      <w:r w:rsidRPr="002F23E0">
        <w:rPr>
          <w:color w:val="000000"/>
        </w:rPr>
        <w:t xml:space="preserve"> y </w:t>
      </w:r>
      <w:r w:rsidRPr="00D406F8">
        <w:rPr>
          <w:b/>
          <w:color w:val="000000"/>
        </w:rPr>
        <w:t>conflicto.</w:t>
      </w:r>
      <w:r w:rsidRPr="002F23E0">
        <w:rPr>
          <w:color w:val="000000"/>
        </w:rPr>
        <w:t xml:space="preserve"> </w:t>
      </w:r>
      <w:r w:rsidR="00880BBD" w:rsidRPr="002F23E0">
        <w:rPr>
          <w:color w:val="000000"/>
        </w:rPr>
        <w:t xml:space="preserve">Este </w:t>
      </w:r>
      <w:del w:id="275" w:author="Lilia Carvajal" w:date="2016-05-18T16:39:00Z">
        <w:r w:rsidR="00880BBD" w:rsidRPr="002F23E0" w:rsidDel="00276351">
          <w:rPr>
            <w:color w:val="000000"/>
          </w:rPr>
          <w:delText xml:space="preserve">escenario </w:delText>
        </w:r>
      </w:del>
      <w:r w:rsidR="00880BBD" w:rsidRPr="002F23E0">
        <w:rPr>
          <w:color w:val="000000"/>
        </w:rPr>
        <w:t xml:space="preserve">tiene en cuenta las </w:t>
      </w:r>
      <w:r w:rsidR="00880BBD" w:rsidRPr="00D406F8">
        <w:rPr>
          <w:b/>
          <w:color w:val="000000"/>
        </w:rPr>
        <w:t>crisis económicas</w:t>
      </w:r>
      <w:r w:rsidR="00880BBD" w:rsidRPr="002F23E0">
        <w:rPr>
          <w:color w:val="000000"/>
        </w:rPr>
        <w:t xml:space="preserve"> por las cuales ha atravesado la región en diferentes periodos </w:t>
      </w:r>
      <w:ins w:id="276" w:author="Lilia Carvajal" w:date="2016-05-18T16:39:00Z">
        <w:r w:rsidR="00276351">
          <w:rPr>
            <w:color w:val="000000"/>
          </w:rPr>
          <w:t>a</w:t>
        </w:r>
      </w:ins>
      <w:del w:id="277" w:author="Lilia Carvajal" w:date="2016-05-18T16:39:00Z">
        <w:r w:rsidR="00880BBD" w:rsidRPr="002F23E0" w:rsidDel="00276351">
          <w:rPr>
            <w:color w:val="000000"/>
          </w:rPr>
          <w:delText>de</w:delText>
        </w:r>
      </w:del>
      <w:r w:rsidR="00880BBD" w:rsidRPr="002F23E0">
        <w:rPr>
          <w:color w:val="000000"/>
        </w:rPr>
        <w:t xml:space="preserve"> finales del siglo </w:t>
      </w:r>
      <w:r w:rsidR="009B5BB1" w:rsidRPr="009B5BB1">
        <w:rPr>
          <w:smallCaps/>
          <w:color w:val="000000"/>
        </w:rPr>
        <w:t xml:space="preserve">xx </w:t>
      </w:r>
      <w:r w:rsidR="00880BBD" w:rsidRPr="002F23E0">
        <w:rPr>
          <w:color w:val="000000"/>
        </w:rPr>
        <w:t xml:space="preserve">y comienzos del </w:t>
      </w:r>
      <w:r w:rsidR="009B5BB1" w:rsidRPr="009B5BB1">
        <w:rPr>
          <w:smallCaps/>
          <w:color w:val="000000"/>
        </w:rPr>
        <w:t>xxi.</w:t>
      </w:r>
      <w:r w:rsidR="009B5BB1" w:rsidRPr="002F23E0">
        <w:rPr>
          <w:color w:val="000000"/>
        </w:rPr>
        <w:t xml:space="preserve"> </w:t>
      </w:r>
    </w:p>
    <w:p w14:paraId="2E44C5C5" w14:textId="42B1AD5D" w:rsidR="004E5079" w:rsidRDefault="00880BBD" w:rsidP="002F23E0">
      <w:pPr>
        <w:pStyle w:val="NormalWeb"/>
        <w:shd w:val="clear" w:color="auto" w:fill="FFFFFF"/>
        <w:spacing w:before="0" w:beforeAutospacing="0" w:after="225" w:afterAutospacing="0"/>
        <w:rPr>
          <w:color w:val="000000"/>
        </w:rPr>
      </w:pPr>
      <w:r w:rsidRPr="002F23E0">
        <w:rPr>
          <w:color w:val="000000"/>
        </w:rPr>
        <w:t xml:space="preserve">Las crisis económicas promueven </w:t>
      </w:r>
      <w:r w:rsidRPr="00D406F8">
        <w:rPr>
          <w:b/>
          <w:color w:val="000000"/>
        </w:rPr>
        <w:t>políticas de seguridad,</w:t>
      </w:r>
      <w:r w:rsidRPr="002F23E0">
        <w:rPr>
          <w:color w:val="000000"/>
        </w:rPr>
        <w:t xml:space="preserve"> pero </w:t>
      </w:r>
      <w:r w:rsidR="009B5BB1">
        <w:rPr>
          <w:color w:val="000000"/>
        </w:rPr>
        <w:t xml:space="preserve">como el Pacífico </w:t>
      </w:r>
      <w:r w:rsidRPr="002F23E0">
        <w:rPr>
          <w:color w:val="000000"/>
        </w:rPr>
        <w:t xml:space="preserve">es una región interrelacionada, la cooperación es </w:t>
      </w:r>
      <w:r w:rsidR="009B5BB1">
        <w:rPr>
          <w:color w:val="000000"/>
        </w:rPr>
        <w:t xml:space="preserve">el </w:t>
      </w:r>
      <w:r w:rsidRPr="002F23E0">
        <w:rPr>
          <w:color w:val="000000"/>
        </w:rPr>
        <w:t xml:space="preserve">elemento que le permite salir de </w:t>
      </w:r>
      <w:ins w:id="278" w:author="Lilia Carvajal" w:date="2016-05-18T16:39:00Z">
        <w:r w:rsidR="00276351">
          <w:rPr>
            <w:color w:val="000000"/>
          </w:rPr>
          <w:t>el</w:t>
        </w:r>
      </w:ins>
      <w:r w:rsidRPr="002F23E0">
        <w:rPr>
          <w:color w:val="000000"/>
        </w:rPr>
        <w:t>las</w:t>
      </w:r>
      <w:del w:id="279" w:author="Lilia Carvajal" w:date="2016-05-18T16:40:00Z">
        <w:r w:rsidRPr="002F23E0" w:rsidDel="00276351">
          <w:rPr>
            <w:color w:val="000000"/>
          </w:rPr>
          <w:delText xml:space="preserve"> mismas</w:delText>
        </w:r>
      </w:del>
      <w:r w:rsidRPr="002F23E0">
        <w:rPr>
          <w:color w:val="000000"/>
        </w:rPr>
        <w:t xml:space="preserve">. </w:t>
      </w:r>
    </w:p>
    <w:tbl>
      <w:tblPr>
        <w:tblStyle w:val="Tablaconcuadrcula"/>
        <w:tblW w:w="0" w:type="auto"/>
        <w:tblLook w:val="04A0" w:firstRow="1" w:lastRow="0" w:firstColumn="1" w:lastColumn="0" w:noHBand="0" w:noVBand="1"/>
      </w:tblPr>
      <w:tblGrid>
        <w:gridCol w:w="2518"/>
        <w:gridCol w:w="6515"/>
      </w:tblGrid>
      <w:tr w:rsidR="006E35C4" w:rsidRPr="005D1738" w14:paraId="532DEF73" w14:textId="77777777" w:rsidTr="006E35C4">
        <w:tc>
          <w:tcPr>
            <w:tcW w:w="9033" w:type="dxa"/>
            <w:gridSpan w:val="2"/>
            <w:shd w:val="clear" w:color="auto" w:fill="0D0D0D" w:themeFill="text1" w:themeFillTint="F2"/>
          </w:tcPr>
          <w:p w14:paraId="1F63CFF7" w14:textId="77777777" w:rsidR="006E35C4" w:rsidRPr="005D1738" w:rsidRDefault="006E35C4" w:rsidP="006E35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E35C4" w14:paraId="419924D4" w14:textId="77777777" w:rsidTr="006E35C4">
        <w:tc>
          <w:tcPr>
            <w:tcW w:w="2518" w:type="dxa"/>
          </w:tcPr>
          <w:p w14:paraId="2447FBE0" w14:textId="77777777" w:rsidR="006E35C4" w:rsidRPr="00053744" w:rsidRDefault="006E35C4" w:rsidP="006E35C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89685D5" w14:textId="6A35E2B2" w:rsidR="006E35C4" w:rsidRPr="00E462B5" w:rsidRDefault="00FF73D3" w:rsidP="006E35C4">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ins w:id="280" w:author="Cuenta Microsoft" w:date="2016-05-20T11:24:00Z">
              <w:r w:rsidR="00CE7262">
                <w:rPr>
                  <w:rFonts w:ascii="Times New Roman" w:hAnsi="Times New Roman" w:cs="Times New Roman"/>
                  <w:color w:val="000000"/>
                  <w:sz w:val="18"/>
                  <w:szCs w:val="18"/>
                </w:rPr>
                <w:t>4</w:t>
              </w:r>
            </w:ins>
            <w:del w:id="281" w:author="Cuenta Microsoft" w:date="2016-05-20T11:24:00Z">
              <w:r w:rsidDel="00CE7262">
                <w:rPr>
                  <w:rFonts w:ascii="Times New Roman" w:hAnsi="Times New Roman" w:cs="Times New Roman"/>
                  <w:color w:val="000000"/>
                  <w:sz w:val="18"/>
                  <w:szCs w:val="18"/>
                </w:rPr>
                <w:delText>5</w:delText>
              </w:r>
            </w:del>
          </w:p>
        </w:tc>
      </w:tr>
      <w:tr w:rsidR="006E35C4" w14:paraId="075C5605" w14:textId="77777777" w:rsidTr="006E35C4">
        <w:tc>
          <w:tcPr>
            <w:tcW w:w="2518" w:type="dxa"/>
          </w:tcPr>
          <w:p w14:paraId="2B26BAF3" w14:textId="77777777" w:rsidR="006E35C4" w:rsidRDefault="006E35C4" w:rsidP="006E35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DEBF44" w14:textId="77777777" w:rsidR="006E35C4" w:rsidRPr="00E462B5" w:rsidRDefault="005D6F53" w:rsidP="006E35C4">
            <w:pPr>
              <w:rPr>
                <w:rFonts w:ascii="Times New Roman" w:hAnsi="Times New Roman" w:cs="Times New Roman"/>
                <w:color w:val="000000"/>
                <w:sz w:val="18"/>
                <w:szCs w:val="18"/>
              </w:rPr>
            </w:pPr>
            <w:r w:rsidRPr="00DE574A">
              <w:rPr>
                <w:rFonts w:ascii="Times New Roman" w:hAnsi="Times New Roman" w:cs="Times New Roman"/>
                <w:color w:val="000000"/>
                <w:sz w:val="18"/>
                <w:szCs w:val="18"/>
              </w:rPr>
              <w:t>Militar chino</w:t>
            </w:r>
          </w:p>
        </w:tc>
      </w:tr>
      <w:tr w:rsidR="006E35C4" w14:paraId="30776030" w14:textId="77777777" w:rsidTr="006E35C4">
        <w:tc>
          <w:tcPr>
            <w:tcW w:w="2518" w:type="dxa"/>
          </w:tcPr>
          <w:p w14:paraId="7C5CA7C6" w14:textId="77777777" w:rsidR="006E35C4" w:rsidRDefault="006E35C4" w:rsidP="006E35C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099D4C59" w14:textId="77777777" w:rsidR="006E35C4" w:rsidRDefault="00743BC4" w:rsidP="006E35C4">
            <w:pPr>
              <w:rPr>
                <w:rFonts w:ascii="Times New Roman" w:hAnsi="Times New Roman" w:cs="Times New Roman"/>
                <w:color w:val="000000"/>
                <w:sz w:val="18"/>
                <w:szCs w:val="18"/>
              </w:rPr>
            </w:pPr>
            <w:r>
              <w:rPr>
                <w:noProof/>
                <w:lang w:eastAsia="es-CO"/>
              </w:rPr>
              <w:drawing>
                <wp:inline distT="0" distB="0" distL="0" distR="0" wp14:anchorId="10CBD4D4" wp14:editId="76B07658">
                  <wp:extent cx="1665332" cy="1183671"/>
                  <wp:effectExtent l="0" t="0" r="0" b="0"/>
                  <wp:docPr id="30" name="Imagen 30" descr="http://thumb9.shutterstock.com/display_pic_with_logo/2733991/249573676/stock-photo-chinese-soldier-guards-a-line-of-american-p-fighter-planes-ca-the-shark-face-fighters-of-249573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9.shutterstock.com/display_pic_with_logo/2733991/249573676/stock-photo-chinese-soldier-guards-a-line-of-american-p-fighter-planes-ca-the-shark-face-fighters-of-24957367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1019" cy="1187713"/>
                          </a:xfrm>
                          <a:prstGeom prst="rect">
                            <a:avLst/>
                          </a:prstGeom>
                          <a:noFill/>
                          <a:ln>
                            <a:noFill/>
                          </a:ln>
                        </pic:spPr>
                      </pic:pic>
                    </a:graphicData>
                  </a:graphic>
                </wp:inline>
              </w:drawing>
            </w:r>
          </w:p>
          <w:p w14:paraId="728697B8" w14:textId="77777777" w:rsidR="00743BC4" w:rsidRPr="00E462B5" w:rsidRDefault="00061134" w:rsidP="006E35C4">
            <w:pPr>
              <w:rPr>
                <w:rFonts w:ascii="Times New Roman" w:hAnsi="Times New Roman" w:cs="Times New Roman"/>
                <w:color w:val="000000"/>
                <w:sz w:val="18"/>
                <w:szCs w:val="18"/>
              </w:rPr>
            </w:pPr>
            <w:hyperlink r:id="rId18" w:history="1">
              <w:r w:rsidR="00F43960" w:rsidRPr="005B44D9">
                <w:rPr>
                  <w:rStyle w:val="Hipervnculo"/>
                  <w:rFonts w:ascii="Times New Roman" w:hAnsi="Times New Roman" w:cs="Times New Roman"/>
                  <w:sz w:val="18"/>
                  <w:szCs w:val="18"/>
                </w:rPr>
                <w:t>http://thumb9.shutterstock.com/display_pic_with_logo/2733991/249573676/stock-photo-chinese-soldier-guards-a-line-of-american-p-fighter-planes-ca-the-shark-face-fighters-of-249573676.jpg</w:t>
              </w:r>
            </w:hyperlink>
          </w:p>
        </w:tc>
      </w:tr>
      <w:tr w:rsidR="006E35C4" w14:paraId="54C6A041" w14:textId="77777777" w:rsidTr="006E35C4">
        <w:tc>
          <w:tcPr>
            <w:tcW w:w="2518" w:type="dxa"/>
          </w:tcPr>
          <w:p w14:paraId="6EB1CC1B" w14:textId="77777777" w:rsidR="006E35C4" w:rsidRDefault="006E35C4" w:rsidP="006E35C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5F00A44" w14:textId="6E7F715E" w:rsidR="006E35C4" w:rsidRPr="0068547A" w:rsidRDefault="0068547A" w:rsidP="006E35C4">
            <w:pPr>
              <w:rPr>
                <w:rFonts w:ascii="Times New Roman" w:hAnsi="Times New Roman" w:cs="Times New Roman"/>
                <w:sz w:val="18"/>
                <w:szCs w:val="18"/>
              </w:rPr>
            </w:pPr>
            <w:commentRangeStart w:id="282"/>
            <w:r w:rsidRPr="006D1FFA">
              <w:rPr>
                <w:rFonts w:ascii="Times New Roman" w:hAnsi="Times New Roman" w:cs="Times New Roman"/>
                <w:sz w:val="18"/>
                <w:szCs w:val="18"/>
              </w:rPr>
              <w:t xml:space="preserve">El conflicto entre la República Popular China y la isla de Formosa o Taiwán </w:t>
            </w:r>
            <w:ins w:id="283" w:author="Cuenta Microsoft" w:date="2016-05-20T11:08:00Z">
              <w:r w:rsidR="00061134">
                <w:rPr>
                  <w:rFonts w:ascii="Times New Roman" w:hAnsi="Times New Roman" w:cs="Times New Roman"/>
                  <w:sz w:val="18"/>
                  <w:szCs w:val="18"/>
                </w:rPr>
                <w:t>tiene como antecedente</w:t>
              </w:r>
            </w:ins>
            <w:del w:id="284" w:author="Cuenta Microsoft" w:date="2016-05-20T11:08:00Z">
              <w:r w:rsidRPr="006D1FFA" w:rsidDel="00061134">
                <w:rPr>
                  <w:rFonts w:ascii="Times New Roman" w:hAnsi="Times New Roman" w:cs="Times New Roman"/>
                  <w:sz w:val="18"/>
                  <w:szCs w:val="18"/>
                </w:rPr>
                <w:delText>se remonta</w:delText>
              </w:r>
            </w:del>
            <w:r w:rsidRPr="006D1FFA">
              <w:rPr>
                <w:rFonts w:ascii="Times New Roman" w:hAnsi="Times New Roman" w:cs="Times New Roman"/>
                <w:sz w:val="18"/>
                <w:szCs w:val="18"/>
              </w:rPr>
              <w:t xml:space="preserve"> a la guerra de</w:t>
            </w:r>
            <w:ins w:id="285" w:author="Cuenta Microsoft" w:date="2016-05-20T11:08:00Z">
              <w:r w:rsidR="00061134">
                <w:rPr>
                  <w:rFonts w:ascii="Times New Roman" w:hAnsi="Times New Roman" w:cs="Times New Roman"/>
                  <w:sz w:val="18"/>
                  <w:szCs w:val="18"/>
                </w:rPr>
                <w:t>l gobierno</w:t>
              </w:r>
            </w:ins>
            <w:del w:id="286" w:author="Cuenta Microsoft" w:date="2016-05-20T11:08:00Z">
              <w:r w:rsidRPr="006D1FFA" w:rsidDel="00061134">
                <w:rPr>
                  <w:rFonts w:ascii="Times New Roman" w:hAnsi="Times New Roman" w:cs="Times New Roman"/>
                  <w:sz w:val="18"/>
                  <w:szCs w:val="18"/>
                </w:rPr>
                <w:delText xml:space="preserve"> la</w:delText>
              </w:r>
            </w:del>
            <w:r w:rsidRPr="006D1FFA">
              <w:rPr>
                <w:rFonts w:ascii="Times New Roman" w:hAnsi="Times New Roman" w:cs="Times New Roman"/>
                <w:sz w:val="18"/>
                <w:szCs w:val="18"/>
              </w:rPr>
              <w:t xml:space="preserve"> </w:t>
            </w:r>
            <w:ins w:id="287" w:author="Cuenta Microsoft" w:date="2016-05-20T11:08:00Z">
              <w:r w:rsidR="00061134">
                <w:rPr>
                  <w:rFonts w:ascii="Times New Roman" w:hAnsi="Times New Roman" w:cs="Times New Roman"/>
                  <w:sz w:val="18"/>
                  <w:szCs w:val="18"/>
                </w:rPr>
                <w:t>c</w:t>
              </w:r>
            </w:ins>
            <w:del w:id="288" w:author="Cuenta Microsoft" w:date="2016-05-20T11:08:00Z">
              <w:r w:rsidRPr="006D1FFA" w:rsidDel="00061134">
                <w:rPr>
                  <w:rFonts w:ascii="Times New Roman" w:hAnsi="Times New Roman" w:cs="Times New Roman"/>
                  <w:sz w:val="18"/>
                  <w:szCs w:val="18"/>
                </w:rPr>
                <w:delText>C</w:delText>
              </w:r>
            </w:del>
            <w:r w:rsidRPr="006D1FFA">
              <w:rPr>
                <w:rFonts w:ascii="Times New Roman" w:hAnsi="Times New Roman" w:cs="Times New Roman"/>
                <w:sz w:val="18"/>
                <w:szCs w:val="18"/>
              </w:rPr>
              <w:t>hin</w:t>
            </w:r>
            <w:ins w:id="289" w:author="Cuenta Microsoft" w:date="2016-05-20T11:08:00Z">
              <w:r w:rsidR="00061134">
                <w:rPr>
                  <w:rFonts w:ascii="Times New Roman" w:hAnsi="Times New Roman" w:cs="Times New Roman"/>
                  <w:sz w:val="18"/>
                  <w:szCs w:val="18"/>
                </w:rPr>
                <w:t>o del Kuomintang</w:t>
              </w:r>
            </w:ins>
            <w:del w:id="290" w:author="Cuenta Microsoft" w:date="2016-05-20T11:08:00Z">
              <w:r w:rsidRPr="006D1FFA" w:rsidDel="00061134">
                <w:rPr>
                  <w:rFonts w:ascii="Times New Roman" w:hAnsi="Times New Roman" w:cs="Times New Roman"/>
                  <w:sz w:val="18"/>
                  <w:szCs w:val="18"/>
                </w:rPr>
                <w:delText>a Nacionalista</w:delText>
              </w:r>
            </w:del>
            <w:r w:rsidRPr="006D1FFA">
              <w:rPr>
                <w:rFonts w:ascii="Times New Roman" w:hAnsi="Times New Roman" w:cs="Times New Roman"/>
                <w:sz w:val="18"/>
                <w:szCs w:val="18"/>
              </w:rPr>
              <w:t xml:space="preserve"> </w:t>
            </w:r>
            <w:ins w:id="291" w:author="Cuenta Microsoft" w:date="2016-05-20T11:08:00Z">
              <w:r w:rsidR="00061134">
                <w:rPr>
                  <w:rFonts w:ascii="Times New Roman" w:hAnsi="Times New Roman" w:cs="Times New Roman"/>
                  <w:sz w:val="18"/>
                  <w:szCs w:val="18"/>
                </w:rPr>
                <w:t>contra</w:t>
              </w:r>
            </w:ins>
            <w:del w:id="292" w:author="Cuenta Microsoft" w:date="2016-05-20T11:08:00Z">
              <w:r w:rsidRPr="006D1FFA" w:rsidDel="00061134">
                <w:rPr>
                  <w:rFonts w:ascii="Times New Roman" w:hAnsi="Times New Roman" w:cs="Times New Roman"/>
                  <w:sz w:val="18"/>
                  <w:szCs w:val="18"/>
                </w:rPr>
                <w:delText>con</w:delText>
              </w:r>
            </w:del>
            <w:r w:rsidRPr="006D1FFA">
              <w:rPr>
                <w:rFonts w:ascii="Times New Roman" w:hAnsi="Times New Roman" w:cs="Times New Roman"/>
                <w:sz w:val="18"/>
                <w:szCs w:val="18"/>
              </w:rPr>
              <w:t xml:space="preserve"> Japón (1937-1945). Esta </w:t>
            </w:r>
            <w:r>
              <w:rPr>
                <w:rFonts w:ascii="Times New Roman" w:hAnsi="Times New Roman" w:cs="Times New Roman"/>
                <w:sz w:val="18"/>
                <w:szCs w:val="18"/>
              </w:rPr>
              <w:t>confrontación</w:t>
            </w:r>
            <w:r w:rsidRPr="006D1FFA">
              <w:rPr>
                <w:rFonts w:ascii="Times New Roman" w:hAnsi="Times New Roman" w:cs="Times New Roman"/>
                <w:sz w:val="18"/>
                <w:szCs w:val="18"/>
              </w:rPr>
              <w:t xml:space="preserve"> permitió una tregua en la guer</w:t>
            </w:r>
            <w:r>
              <w:rPr>
                <w:rFonts w:ascii="Times New Roman" w:hAnsi="Times New Roman" w:cs="Times New Roman"/>
                <w:sz w:val="18"/>
                <w:szCs w:val="18"/>
              </w:rPr>
              <w:t xml:space="preserve">ra civil china que enfrentó al </w:t>
            </w:r>
            <w:ins w:id="293" w:author="Cuenta Microsoft" w:date="2016-05-20T11:09:00Z">
              <w:r w:rsidR="00061134">
                <w:rPr>
                  <w:rFonts w:ascii="Times New Roman" w:hAnsi="Times New Roman" w:cs="Times New Roman"/>
                  <w:sz w:val="18"/>
                  <w:szCs w:val="18"/>
                </w:rPr>
                <w:t>g</w:t>
              </w:r>
            </w:ins>
            <w:del w:id="294" w:author="Cuenta Microsoft" w:date="2016-05-20T11:09:00Z">
              <w:r w:rsidDel="00061134">
                <w:rPr>
                  <w:rFonts w:ascii="Times New Roman" w:hAnsi="Times New Roman" w:cs="Times New Roman"/>
                  <w:sz w:val="18"/>
                  <w:szCs w:val="18"/>
                </w:rPr>
                <w:delText>G</w:delText>
              </w:r>
            </w:del>
            <w:r w:rsidRPr="006D1FFA">
              <w:rPr>
                <w:rFonts w:ascii="Times New Roman" w:hAnsi="Times New Roman" w:cs="Times New Roman"/>
                <w:sz w:val="18"/>
                <w:szCs w:val="18"/>
              </w:rPr>
              <w:t>obierno nacionalista con los reb</w:t>
            </w:r>
            <w:r w:rsidR="00F43960">
              <w:rPr>
                <w:rFonts w:ascii="Times New Roman" w:hAnsi="Times New Roman" w:cs="Times New Roman"/>
                <w:sz w:val="18"/>
                <w:szCs w:val="18"/>
              </w:rPr>
              <w:t>eldes liderados por Mao Zedong</w:t>
            </w:r>
            <w:r w:rsidRPr="006D1FFA">
              <w:rPr>
                <w:rFonts w:ascii="Times New Roman" w:hAnsi="Times New Roman" w:cs="Times New Roman"/>
                <w:sz w:val="18"/>
                <w:szCs w:val="18"/>
              </w:rPr>
              <w:t xml:space="preserve">. </w:t>
            </w:r>
            <w:commentRangeEnd w:id="282"/>
            <w:r w:rsidR="00540C34">
              <w:rPr>
                <w:rStyle w:val="Refdecomentario"/>
                <w:lang w:val="es-CO"/>
              </w:rPr>
              <w:commentReference w:id="282"/>
            </w:r>
          </w:p>
        </w:tc>
      </w:tr>
    </w:tbl>
    <w:p w14:paraId="62FEB760" w14:textId="77777777" w:rsidR="006E35C4" w:rsidRDefault="006E35C4" w:rsidP="002F23E0">
      <w:pPr>
        <w:pStyle w:val="NormalWeb"/>
        <w:shd w:val="clear" w:color="auto" w:fill="FFFFFF"/>
        <w:spacing w:before="0" w:beforeAutospacing="0" w:after="225" w:afterAutospacing="0"/>
        <w:rPr>
          <w:color w:val="000000"/>
        </w:rPr>
      </w:pPr>
    </w:p>
    <w:p w14:paraId="60CDCEF1" w14:textId="65D61363" w:rsidR="006C61E8" w:rsidRPr="00F43960" w:rsidRDefault="00880BBD" w:rsidP="00F43960">
      <w:pPr>
        <w:pStyle w:val="NormalWeb"/>
        <w:shd w:val="clear" w:color="auto" w:fill="FFFFFF"/>
        <w:spacing w:before="0" w:beforeAutospacing="0" w:after="225" w:afterAutospacing="0"/>
        <w:rPr>
          <w:color w:val="000000"/>
        </w:rPr>
      </w:pPr>
      <w:r w:rsidRPr="002F23E0">
        <w:rPr>
          <w:color w:val="000000"/>
        </w:rPr>
        <w:t xml:space="preserve">Para las </w:t>
      </w:r>
      <w:r w:rsidRPr="00D406F8">
        <w:rPr>
          <w:b/>
          <w:color w:val="000000"/>
        </w:rPr>
        <w:t>culturas milenarias</w:t>
      </w:r>
      <w:r w:rsidRPr="002F23E0">
        <w:rPr>
          <w:color w:val="000000"/>
        </w:rPr>
        <w:t xml:space="preserve"> orientales,</w:t>
      </w:r>
      <w:r w:rsidR="00F43960">
        <w:rPr>
          <w:color w:val="000000"/>
        </w:rPr>
        <w:t xml:space="preserve"> basadas en el </w:t>
      </w:r>
      <w:r w:rsidR="00F43960" w:rsidRPr="00F43960">
        <w:rPr>
          <w:b/>
          <w:color w:val="000000"/>
        </w:rPr>
        <w:t>confucianismo</w:t>
      </w:r>
      <w:r w:rsidR="00F43960">
        <w:rPr>
          <w:color w:val="000000"/>
        </w:rPr>
        <w:t xml:space="preserve">, la </w:t>
      </w:r>
      <w:r w:rsidRPr="002F23E0">
        <w:rPr>
          <w:color w:val="000000"/>
        </w:rPr>
        <w:t>crisis significa tanto peligro como oportunidad</w:t>
      </w:r>
      <w:r w:rsidR="009B5BB1">
        <w:rPr>
          <w:color w:val="000000"/>
        </w:rPr>
        <w:t>,</w:t>
      </w:r>
      <w:r w:rsidRPr="002F23E0">
        <w:rPr>
          <w:color w:val="000000"/>
        </w:rPr>
        <w:t xml:space="preserve"> y sus dirigentes han mostrado </w:t>
      </w:r>
      <w:r w:rsidR="009B5BB1">
        <w:rPr>
          <w:color w:val="000000"/>
        </w:rPr>
        <w:t xml:space="preserve">gran </w:t>
      </w:r>
      <w:r w:rsidRPr="002F23E0">
        <w:rPr>
          <w:color w:val="000000"/>
        </w:rPr>
        <w:t>habilidad para evitar el primero y promover la segunda</w:t>
      </w:r>
      <w:r w:rsidR="00F43960">
        <w:rPr>
          <w:color w:val="000000"/>
        </w:rPr>
        <w:t xml:space="preserve">, pues han tenido como objetivo mantener la armonía y la estabilidad basada en el </w:t>
      </w:r>
      <w:ins w:id="295" w:author="Lilia Carvajal" w:date="2016-05-18T17:13:00Z">
        <w:r w:rsidR="00471CC9">
          <w:rPr>
            <w:color w:val="000000"/>
          </w:rPr>
          <w:t xml:space="preserve">equilibrio y el </w:t>
        </w:r>
      </w:ins>
      <w:r w:rsidR="00F43960">
        <w:rPr>
          <w:color w:val="000000"/>
        </w:rPr>
        <w:t xml:space="preserve">respeto </w:t>
      </w:r>
      <w:ins w:id="296" w:author="Lilia Carvajal" w:date="2016-05-18T17:11:00Z">
        <w:r w:rsidR="00004C88">
          <w:rPr>
            <w:color w:val="000000"/>
          </w:rPr>
          <w:t>a</w:t>
        </w:r>
      </w:ins>
      <w:del w:id="297" w:author="Lilia Carvajal" w:date="2016-05-18T17:11:00Z">
        <w:r w:rsidR="00F43960" w:rsidDel="00004C88">
          <w:rPr>
            <w:color w:val="000000"/>
          </w:rPr>
          <w:delText>de</w:delText>
        </w:r>
      </w:del>
      <w:r w:rsidR="00F43960">
        <w:rPr>
          <w:color w:val="000000"/>
        </w:rPr>
        <w:t xml:space="preserve"> la autoridad</w:t>
      </w:r>
      <w:del w:id="298" w:author="Lilia Carvajal" w:date="2016-05-18T17:13:00Z">
        <w:r w:rsidR="00F43960" w:rsidDel="00471CC9">
          <w:rPr>
            <w:color w:val="000000"/>
          </w:rPr>
          <w:delText xml:space="preserve"> y e</w:delText>
        </w:r>
      </w:del>
      <w:del w:id="299" w:author="Lilia Carvajal" w:date="2016-05-18T17:11:00Z">
        <w:r w:rsidR="00F43960" w:rsidDel="00004C88">
          <w:rPr>
            <w:color w:val="000000"/>
          </w:rPr>
          <w:delText>l</w:delText>
        </w:r>
      </w:del>
      <w:del w:id="300" w:author="Lilia Carvajal" w:date="2016-05-18T17:13:00Z">
        <w:r w:rsidR="00F43960" w:rsidDel="00471CC9">
          <w:rPr>
            <w:color w:val="000000"/>
          </w:rPr>
          <w:delText xml:space="preserve"> </w:delText>
        </w:r>
      </w:del>
      <w:del w:id="301" w:author="Lilia Carvajal" w:date="2016-05-18T17:11:00Z">
        <w:r w:rsidR="00F43960" w:rsidDel="00004C88">
          <w:rPr>
            <w:color w:val="000000"/>
          </w:rPr>
          <w:delText>mantenimiento d</w:delText>
        </w:r>
      </w:del>
      <w:del w:id="302" w:author="Lilia Carvajal" w:date="2016-05-18T17:13:00Z">
        <w:r w:rsidR="00F43960" w:rsidDel="00471CC9">
          <w:rPr>
            <w:color w:val="000000"/>
          </w:rPr>
          <w:delText>el equilibrio</w:delText>
        </w:r>
      </w:del>
      <w:r w:rsidRPr="002F23E0">
        <w:rPr>
          <w:color w:val="000000"/>
        </w:rPr>
        <w:t xml:space="preserve">.  </w:t>
      </w:r>
    </w:p>
    <w:p w14:paraId="5288D10F" w14:textId="77777777" w:rsidR="00743BC4" w:rsidRDefault="00743BC4" w:rsidP="00F34D7F">
      <w:pPr>
        <w:spacing w:after="0"/>
        <w:rPr>
          <w:rFonts w:ascii="Times" w:hAnsi="Times"/>
        </w:rPr>
      </w:pPr>
    </w:p>
    <w:tbl>
      <w:tblPr>
        <w:tblStyle w:val="Tablaconcuadrcula"/>
        <w:tblW w:w="0" w:type="auto"/>
        <w:tblLook w:val="04A0" w:firstRow="1" w:lastRow="0" w:firstColumn="1" w:lastColumn="0" w:noHBand="0" w:noVBand="1"/>
      </w:tblPr>
      <w:tblGrid>
        <w:gridCol w:w="2481"/>
        <w:gridCol w:w="6347"/>
      </w:tblGrid>
      <w:tr w:rsidR="006C61E8" w:rsidRPr="005D1738" w14:paraId="6FF6E908" w14:textId="77777777" w:rsidTr="0068547A">
        <w:tc>
          <w:tcPr>
            <w:tcW w:w="8828" w:type="dxa"/>
            <w:gridSpan w:val="2"/>
            <w:shd w:val="clear" w:color="auto" w:fill="000000" w:themeFill="text1"/>
          </w:tcPr>
          <w:p w14:paraId="65C920A9" w14:textId="77777777" w:rsidR="006C61E8" w:rsidRPr="005D1738" w:rsidRDefault="006C61E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C61E8" w:rsidRPr="00726376" w14:paraId="6E6A7D56" w14:textId="77777777" w:rsidTr="0068547A">
        <w:tc>
          <w:tcPr>
            <w:tcW w:w="2481" w:type="dxa"/>
          </w:tcPr>
          <w:p w14:paraId="6E56B87C" w14:textId="77777777" w:rsidR="006C61E8" w:rsidRPr="00726376" w:rsidRDefault="006C61E8" w:rsidP="00474376">
            <w:pPr>
              <w:rPr>
                <w:rFonts w:ascii="Times" w:hAnsi="Times"/>
                <w:b/>
                <w:sz w:val="18"/>
                <w:szCs w:val="18"/>
              </w:rPr>
            </w:pPr>
            <w:r w:rsidRPr="00726376">
              <w:rPr>
                <w:rFonts w:ascii="Times" w:hAnsi="Times"/>
                <w:b/>
                <w:sz w:val="18"/>
                <w:szCs w:val="18"/>
              </w:rPr>
              <w:t>Contenido</w:t>
            </w:r>
          </w:p>
        </w:tc>
        <w:tc>
          <w:tcPr>
            <w:tcW w:w="6347" w:type="dxa"/>
          </w:tcPr>
          <w:p w14:paraId="0FF0727F" w14:textId="77777777" w:rsidR="004E5079" w:rsidRPr="006D1FFA" w:rsidRDefault="004E5079" w:rsidP="00474376">
            <w:pPr>
              <w:rPr>
                <w:rFonts w:ascii="Times New Roman" w:hAnsi="Times New Roman" w:cs="Times New Roman"/>
                <w:sz w:val="18"/>
                <w:szCs w:val="18"/>
              </w:rPr>
            </w:pPr>
          </w:p>
          <w:p w14:paraId="166538F2" w14:textId="77777777"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Taiwán y China ha pasado por tres momentos: </w:t>
            </w:r>
          </w:p>
          <w:p w14:paraId="44466857" w14:textId="77777777" w:rsidR="006C61E8" w:rsidRDefault="006C61E8" w:rsidP="00474376">
            <w:pPr>
              <w:pStyle w:val="Prrafodelista"/>
              <w:ind w:left="0"/>
              <w:rPr>
                <w:rFonts w:ascii="Times New Roman" w:hAnsi="Times New Roman" w:cs="Times New Roman"/>
                <w:sz w:val="18"/>
                <w:szCs w:val="18"/>
              </w:rPr>
            </w:pPr>
          </w:p>
          <w:p w14:paraId="5C1DB5EF" w14:textId="77777777" w:rsidR="006C61E8" w:rsidRPr="00E31738" w:rsidRDefault="004E5079"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Entre 1949 y 1978</w:t>
            </w:r>
            <w:r w:rsidR="006C61E8" w:rsidRPr="006D1FFA">
              <w:rPr>
                <w:rFonts w:ascii="Times New Roman" w:hAnsi="Times New Roman" w:cs="Times New Roman"/>
                <w:sz w:val="18"/>
                <w:szCs w:val="18"/>
              </w:rPr>
              <w:t xml:space="preserve"> las dos </w:t>
            </w:r>
            <w:r w:rsidR="00506B2B">
              <w:rPr>
                <w:rFonts w:ascii="Times New Roman" w:hAnsi="Times New Roman" w:cs="Times New Roman"/>
                <w:sz w:val="18"/>
                <w:szCs w:val="18"/>
              </w:rPr>
              <w:t>C</w:t>
            </w:r>
            <w:r w:rsidR="006C61E8" w:rsidRPr="006D1FFA">
              <w:rPr>
                <w:rFonts w:ascii="Times New Roman" w:hAnsi="Times New Roman" w:cs="Times New Roman"/>
                <w:sz w:val="18"/>
                <w:szCs w:val="18"/>
              </w:rPr>
              <w:t xml:space="preserve">hinas se enfrentaron en el marco de la Guerra Fría. </w:t>
            </w:r>
            <w:r w:rsidR="00506B2B">
              <w:rPr>
                <w:rFonts w:ascii="Times New Roman" w:hAnsi="Times New Roman" w:cs="Times New Roman"/>
                <w:sz w:val="18"/>
                <w:szCs w:val="18"/>
              </w:rPr>
              <w:t>Ello implicó</w:t>
            </w:r>
            <w:r w:rsidR="006C61E8" w:rsidRPr="006D1FFA">
              <w:rPr>
                <w:rFonts w:ascii="Times New Roman" w:hAnsi="Times New Roman" w:cs="Times New Roman"/>
                <w:sz w:val="18"/>
                <w:szCs w:val="18"/>
              </w:rPr>
              <w:t xml:space="preserve"> bombardeos de China a posiciones de Formosa</w:t>
            </w:r>
            <w:r w:rsidR="006C61E8">
              <w:rPr>
                <w:rFonts w:ascii="Times New Roman" w:hAnsi="Times New Roman" w:cs="Times New Roman"/>
                <w:sz w:val="18"/>
                <w:szCs w:val="18"/>
              </w:rPr>
              <w:t xml:space="preserve"> en 1958 y 1961</w:t>
            </w:r>
            <w:r w:rsidR="006C61E8" w:rsidRPr="006D1FFA">
              <w:rPr>
                <w:rFonts w:ascii="Times New Roman" w:hAnsi="Times New Roman" w:cs="Times New Roman"/>
                <w:sz w:val="18"/>
                <w:szCs w:val="18"/>
              </w:rPr>
              <w:t xml:space="preserve">. </w:t>
            </w:r>
          </w:p>
          <w:p w14:paraId="7AD973FA" w14:textId="77777777" w:rsidR="006C61E8" w:rsidRPr="006D1FFA"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Entre 1979 y 1987 las dos C</w:t>
            </w:r>
            <w:r w:rsidRPr="006D1FFA">
              <w:rPr>
                <w:rFonts w:ascii="Times New Roman" w:hAnsi="Times New Roman" w:cs="Times New Roman"/>
                <w:sz w:val="18"/>
                <w:szCs w:val="18"/>
              </w:rPr>
              <w:t xml:space="preserve">hinas resolvieron sus diferencias por medios diplomáticos. </w:t>
            </w:r>
          </w:p>
          <w:p w14:paraId="03433C14" w14:textId="77777777" w:rsidR="004E5079" w:rsidRPr="004E5079"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Luego de 1987</w:t>
            </w:r>
            <w:r w:rsidRPr="006D1FFA">
              <w:rPr>
                <w:rFonts w:ascii="Times New Roman" w:hAnsi="Times New Roman" w:cs="Times New Roman"/>
                <w:sz w:val="18"/>
                <w:szCs w:val="18"/>
              </w:rPr>
              <w:t xml:space="preserve"> se inicia</w:t>
            </w:r>
            <w:r w:rsidR="00506B2B">
              <w:rPr>
                <w:rFonts w:ascii="Times New Roman" w:hAnsi="Times New Roman" w:cs="Times New Roman"/>
                <w:sz w:val="18"/>
                <w:szCs w:val="18"/>
              </w:rPr>
              <w:t>ro</w:t>
            </w:r>
            <w:r w:rsidRPr="006D1FFA">
              <w:rPr>
                <w:rFonts w:ascii="Times New Roman" w:hAnsi="Times New Roman" w:cs="Times New Roman"/>
                <w:sz w:val="18"/>
                <w:szCs w:val="18"/>
              </w:rPr>
              <w:t>n intercambios comerciales que</w:t>
            </w:r>
            <w:r w:rsidR="00506B2B" w:rsidRPr="006D1FFA">
              <w:rPr>
                <w:rFonts w:ascii="Times New Roman" w:hAnsi="Times New Roman" w:cs="Times New Roman"/>
                <w:sz w:val="18"/>
                <w:szCs w:val="18"/>
              </w:rPr>
              <w:t xml:space="preserve"> crec</w:t>
            </w:r>
            <w:r w:rsidR="00506B2B">
              <w:rPr>
                <w:rFonts w:ascii="Times New Roman" w:hAnsi="Times New Roman" w:cs="Times New Roman"/>
                <w:sz w:val="18"/>
                <w:szCs w:val="18"/>
              </w:rPr>
              <w:t>i</w:t>
            </w:r>
            <w:r w:rsidR="00506B2B" w:rsidRPr="006D1FFA">
              <w:rPr>
                <w:rFonts w:ascii="Times New Roman" w:hAnsi="Times New Roman" w:cs="Times New Roman"/>
                <w:sz w:val="18"/>
                <w:szCs w:val="18"/>
              </w:rPr>
              <w:t>e</w:t>
            </w:r>
            <w:r w:rsidR="00506B2B">
              <w:rPr>
                <w:rFonts w:ascii="Times New Roman" w:hAnsi="Times New Roman" w:cs="Times New Roman"/>
                <w:sz w:val="18"/>
                <w:szCs w:val="18"/>
              </w:rPr>
              <w:t>ro</w:t>
            </w:r>
            <w:r w:rsidR="00506B2B" w:rsidRPr="006D1FFA">
              <w:rPr>
                <w:rFonts w:ascii="Times New Roman" w:hAnsi="Times New Roman" w:cs="Times New Roman"/>
                <w:sz w:val="18"/>
                <w:szCs w:val="18"/>
              </w:rPr>
              <w:t>n</w:t>
            </w:r>
            <w:r w:rsidRPr="006D1FFA">
              <w:rPr>
                <w:rFonts w:ascii="Times New Roman" w:hAnsi="Times New Roman" w:cs="Times New Roman"/>
                <w:sz w:val="18"/>
                <w:szCs w:val="18"/>
              </w:rPr>
              <w:t xml:space="preserve"> cada vez más. </w:t>
            </w:r>
          </w:p>
          <w:p w14:paraId="4564814A" w14:textId="77777777" w:rsidR="004E5079" w:rsidRDefault="004E5079" w:rsidP="004E5079">
            <w:pPr>
              <w:pStyle w:val="Prrafodelista"/>
              <w:rPr>
                <w:rFonts w:ascii="Times New Roman" w:hAnsi="Times New Roman" w:cs="Times New Roman"/>
                <w:sz w:val="18"/>
                <w:szCs w:val="18"/>
              </w:rPr>
            </w:pPr>
          </w:p>
          <w:p w14:paraId="3BC0CC4D" w14:textId="77777777" w:rsidR="006C61E8" w:rsidRPr="006D1FFA" w:rsidRDefault="006C61E8" w:rsidP="004E5079">
            <w:pPr>
              <w:pStyle w:val="Prrafodelista"/>
              <w:rPr>
                <w:rFonts w:ascii="Times New Roman" w:hAnsi="Times New Roman" w:cs="Times New Roman"/>
                <w:b/>
                <w:sz w:val="18"/>
                <w:szCs w:val="18"/>
              </w:rPr>
            </w:pPr>
          </w:p>
        </w:tc>
      </w:tr>
    </w:tbl>
    <w:p w14:paraId="06574482" w14:textId="77777777" w:rsidR="006C61E8" w:rsidRDefault="006C61E8" w:rsidP="00F34D7F">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BD7478" w:rsidRPr="005D1738" w14:paraId="5DB8C3D7" w14:textId="77777777" w:rsidTr="00B0068D">
        <w:tc>
          <w:tcPr>
            <w:tcW w:w="9033" w:type="dxa"/>
            <w:gridSpan w:val="2"/>
            <w:shd w:val="clear" w:color="auto" w:fill="000000" w:themeFill="text1"/>
          </w:tcPr>
          <w:p w14:paraId="5CEBD0DE" w14:textId="77777777"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14:paraId="4C1695D4" w14:textId="77777777" w:rsidTr="00B0068D">
        <w:tc>
          <w:tcPr>
            <w:tcW w:w="2518" w:type="dxa"/>
          </w:tcPr>
          <w:p w14:paraId="143DFE3A" w14:textId="77777777"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4EB8DC" w14:textId="77777777" w:rsidR="00BD7478" w:rsidRPr="00053744" w:rsidRDefault="00BD7478" w:rsidP="00B0068D">
            <w:pPr>
              <w:rPr>
                <w:rFonts w:ascii="Times New Roman" w:hAnsi="Times New Roman" w:cs="Times New Roman"/>
                <w:b/>
                <w:color w:val="000000"/>
                <w:sz w:val="18"/>
                <w:szCs w:val="18"/>
              </w:rPr>
            </w:pPr>
            <w:r w:rsidRPr="00D873FD">
              <w:rPr>
                <w:rFonts w:ascii="Arial" w:hAnsi="Arial"/>
                <w:sz w:val="18"/>
                <w:szCs w:val="18"/>
                <w:lang w:val="es-ES_tradnl"/>
              </w:rPr>
              <w:t>CS_10_02_CO_REC10</w:t>
            </w:r>
          </w:p>
        </w:tc>
      </w:tr>
      <w:tr w:rsidR="00BD7478" w14:paraId="29AC8E79" w14:textId="77777777" w:rsidTr="00B0068D">
        <w:tc>
          <w:tcPr>
            <w:tcW w:w="2518" w:type="dxa"/>
          </w:tcPr>
          <w:p w14:paraId="197ED1EA" w14:textId="77777777"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47C710" w14:textId="07B4CE37" w:rsidR="00BD7478" w:rsidRPr="00BD7478" w:rsidRDefault="002A7F9B" w:rsidP="00B0068D">
            <w:pPr>
              <w:rPr>
                <w:rFonts w:ascii="Arial" w:hAnsi="Arial" w:cs="Arial"/>
                <w:sz w:val="18"/>
                <w:szCs w:val="18"/>
              </w:rPr>
            </w:pPr>
            <w:ins w:id="303" w:author="Cuenta Microsoft" w:date="2016-05-20T11:51:00Z">
              <w:r w:rsidRPr="002A7F9B">
                <w:rPr>
                  <w:rFonts w:ascii="Arial" w:hAnsi="Arial" w:cs="Arial"/>
                  <w:sz w:val="18"/>
                  <w:szCs w:val="18"/>
                </w:rPr>
                <w:t>China, el camino entre el comunismo y el capitalismo</w:t>
              </w:r>
            </w:ins>
            <w:del w:id="304" w:author="Cuenta Microsoft" w:date="2016-05-20T11:51:00Z">
              <w:r w:rsidR="00BD7478" w:rsidDel="002A7F9B">
                <w:rPr>
                  <w:rFonts w:ascii="Arial" w:hAnsi="Arial" w:cs="Arial"/>
                  <w:sz w:val="18"/>
                  <w:szCs w:val="18"/>
                </w:rPr>
                <w:delText>Protagonistas de Asia</w:delText>
              </w:r>
              <w:r w:rsidR="00BD7478" w:rsidRPr="00D55236" w:rsidDel="002A7F9B">
                <w:rPr>
                  <w:rFonts w:ascii="Arial" w:hAnsi="Arial" w:cs="Arial"/>
                  <w:sz w:val="18"/>
                  <w:szCs w:val="18"/>
                </w:rPr>
                <w:delText xml:space="preserve"> </w:delText>
              </w:r>
              <w:r w:rsidR="00BD7478" w:rsidDel="002A7F9B">
                <w:rPr>
                  <w:rFonts w:ascii="Arial" w:hAnsi="Arial" w:cs="Arial"/>
                  <w:sz w:val="18"/>
                  <w:szCs w:val="18"/>
                </w:rPr>
                <w:delText xml:space="preserve">al final del siglo </w:delText>
              </w:r>
              <w:r w:rsidR="00BD7478" w:rsidRPr="00C402F5" w:rsidDel="002A7F9B">
                <w:rPr>
                  <w:rFonts w:ascii="Arial" w:hAnsi="Arial" w:cs="Arial"/>
                  <w:smallCaps/>
                  <w:sz w:val="18"/>
                  <w:szCs w:val="18"/>
                </w:rPr>
                <w:delText>xx</w:delText>
              </w:r>
            </w:del>
          </w:p>
        </w:tc>
      </w:tr>
      <w:tr w:rsidR="00BD7478" w14:paraId="36B76334" w14:textId="77777777" w:rsidTr="00B0068D">
        <w:tc>
          <w:tcPr>
            <w:tcW w:w="2518" w:type="dxa"/>
          </w:tcPr>
          <w:p w14:paraId="5BE293BE" w14:textId="77777777"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E4ACD6C" w14:textId="22E566C5" w:rsidR="00BD7478" w:rsidRDefault="002A7F9B" w:rsidP="004E5079">
            <w:pPr>
              <w:rPr>
                <w:rFonts w:ascii="Times New Roman" w:hAnsi="Times New Roman" w:cs="Times New Roman"/>
                <w:color w:val="000000"/>
              </w:rPr>
            </w:pPr>
            <w:ins w:id="305" w:author="Cuenta Microsoft" w:date="2016-05-20T11:52:00Z">
              <w:r w:rsidRPr="002A7F9B">
                <w:rPr>
                  <w:rFonts w:ascii="Arial" w:hAnsi="Arial"/>
                  <w:sz w:val="18"/>
                  <w:szCs w:val="18"/>
                  <w:lang w:val="es-ES_tradnl"/>
                </w:rPr>
                <w:t>Interactivo que presenta  la inserción del capitalismo en China comunista</w:t>
              </w:r>
            </w:ins>
            <w:del w:id="306" w:author="Cuenta Microsoft" w:date="2016-05-20T11:51:00Z">
              <w:r w:rsidR="004E5079" w:rsidDel="002A7F9B">
                <w:rPr>
                  <w:rFonts w:ascii="Arial" w:hAnsi="Arial"/>
                  <w:sz w:val="18"/>
                  <w:szCs w:val="18"/>
                  <w:lang w:val="es-ES_tradnl"/>
                </w:rPr>
                <w:delText>R</w:delText>
              </w:r>
              <w:r w:rsidR="00BD7478" w:rsidDel="002A7F9B">
                <w:rPr>
                  <w:rFonts w:ascii="Arial" w:hAnsi="Arial"/>
                  <w:sz w:val="18"/>
                  <w:szCs w:val="18"/>
                  <w:lang w:val="es-ES_tradnl"/>
                </w:rPr>
                <w:delText xml:space="preserve">elaciona </w:delText>
              </w:r>
              <w:r w:rsidR="004E5079" w:rsidDel="002A7F9B">
                <w:rPr>
                  <w:rFonts w:ascii="Arial" w:hAnsi="Arial"/>
                  <w:sz w:val="18"/>
                  <w:szCs w:val="18"/>
                  <w:lang w:val="es-ES_tradnl"/>
                </w:rPr>
                <w:delText xml:space="preserve">los </w:delText>
              </w:r>
              <w:r w:rsidR="00BD7478" w:rsidDel="002A7F9B">
                <w:rPr>
                  <w:rFonts w:ascii="Arial" w:hAnsi="Arial"/>
                  <w:sz w:val="18"/>
                  <w:szCs w:val="18"/>
                  <w:lang w:val="es-ES_tradnl"/>
                </w:rPr>
                <w:delText>personajes de Asia con sus respectivos países</w:delText>
              </w:r>
            </w:del>
          </w:p>
        </w:tc>
      </w:tr>
    </w:tbl>
    <w:p w14:paraId="346599DC" w14:textId="77777777" w:rsidR="00BD7478" w:rsidRDefault="00BD7478" w:rsidP="00F34D7F">
      <w:pPr>
        <w:spacing w:after="0"/>
        <w:rPr>
          <w:rFonts w:ascii="Times" w:hAnsi="Times"/>
        </w:rPr>
      </w:pPr>
    </w:p>
    <w:p w14:paraId="38CC49D7" w14:textId="77777777" w:rsidR="002A1875" w:rsidRPr="002D46F9" w:rsidRDefault="005C529E" w:rsidP="002F23E0">
      <w:pPr>
        <w:pStyle w:val="NormalWeb"/>
        <w:shd w:val="clear" w:color="auto" w:fill="FFFFFF"/>
        <w:spacing w:after="225"/>
        <w:rPr>
          <w:b/>
        </w:rPr>
      </w:pPr>
      <w:r w:rsidRPr="001D6166">
        <w:rPr>
          <w:highlight w:val="yellow"/>
        </w:rPr>
        <w:t>[SECCIÓN 2]</w:t>
      </w:r>
      <w:r w:rsidRPr="001D6166">
        <w:t xml:space="preserve"> </w:t>
      </w:r>
      <w:r w:rsidRPr="002D46F9">
        <w:rPr>
          <w:b/>
        </w:rPr>
        <w:t xml:space="preserve">1.1 </w:t>
      </w:r>
      <w:r w:rsidR="002A1875" w:rsidRPr="002D46F9">
        <w:rPr>
          <w:b/>
        </w:rPr>
        <w:t xml:space="preserve">El </w:t>
      </w:r>
      <w:r w:rsidR="002F23E0" w:rsidRPr="002D46F9">
        <w:rPr>
          <w:b/>
        </w:rPr>
        <w:t>F</w:t>
      </w:r>
      <w:r w:rsidR="002A1875" w:rsidRPr="002D46F9">
        <w:rPr>
          <w:b/>
        </w:rPr>
        <w:t>oro de Cooperación Económica Asia</w:t>
      </w:r>
      <w:r w:rsidR="00DC3D33" w:rsidRPr="002D46F9">
        <w:rPr>
          <w:b/>
        </w:rPr>
        <w:t>-</w:t>
      </w:r>
      <w:r w:rsidR="002A1875" w:rsidRPr="002D46F9">
        <w:rPr>
          <w:b/>
        </w:rPr>
        <w:t>Pacífico (</w:t>
      </w:r>
      <w:r w:rsidR="00474376" w:rsidRPr="002D46F9">
        <w:rPr>
          <w:b/>
          <w:smallCaps/>
        </w:rPr>
        <w:t>apec</w:t>
      </w:r>
      <w:r w:rsidR="002A1875" w:rsidRPr="002D46F9">
        <w:rPr>
          <w:b/>
        </w:rPr>
        <w:t>)</w:t>
      </w:r>
    </w:p>
    <w:p w14:paraId="10398A6F" w14:textId="4840FFCB" w:rsidR="000764B3" w:rsidRDefault="002A1875" w:rsidP="002F23E0">
      <w:pPr>
        <w:pStyle w:val="NormalWeb"/>
        <w:shd w:val="clear" w:color="auto" w:fill="FFFFFF"/>
        <w:spacing w:after="225"/>
        <w:rPr>
          <w:color w:val="000000"/>
        </w:rPr>
      </w:pPr>
      <w:r w:rsidRPr="00D406F8">
        <w:rPr>
          <w:b/>
          <w:color w:val="000000"/>
        </w:rPr>
        <w:t xml:space="preserve">El </w:t>
      </w:r>
      <w:ins w:id="307" w:author="Lilia Carvajal" w:date="2016-05-18T17:49:00Z">
        <w:r w:rsidR="001D4FF7">
          <w:rPr>
            <w:b/>
            <w:color w:val="000000"/>
          </w:rPr>
          <w:t>F</w:t>
        </w:r>
      </w:ins>
      <w:del w:id="308" w:author="Lilia Carvajal" w:date="2016-05-18T17:49:00Z">
        <w:r w:rsidRPr="00D406F8" w:rsidDel="001D4FF7">
          <w:rPr>
            <w:b/>
            <w:color w:val="000000"/>
          </w:rPr>
          <w:delText>f</w:delText>
        </w:r>
      </w:del>
      <w:r w:rsidRPr="00D406F8">
        <w:rPr>
          <w:b/>
          <w:color w:val="000000"/>
        </w:rPr>
        <w:t>oro</w:t>
      </w:r>
      <w:r w:rsidR="00474376" w:rsidRPr="00D406F8">
        <w:rPr>
          <w:b/>
          <w:color w:val="000000"/>
        </w:rPr>
        <w:t>,</w:t>
      </w:r>
      <w:r w:rsidRPr="002F23E0">
        <w:rPr>
          <w:color w:val="000000"/>
        </w:rPr>
        <w:t xml:space="preserve"> creado en 1989, reúne a 21 países entre los cuales destacan aquellos ubicados en </w:t>
      </w:r>
      <w:r w:rsidRPr="00D406F8">
        <w:rPr>
          <w:b/>
          <w:color w:val="000000"/>
        </w:rPr>
        <w:t>Asia</w:t>
      </w:r>
      <w:ins w:id="309" w:author="Lilia Carvajal" w:date="2016-05-18T17:51:00Z">
        <w:r w:rsidR="001D4FF7">
          <w:rPr>
            <w:b/>
            <w:color w:val="000000"/>
          </w:rPr>
          <w:t xml:space="preserve"> </w:t>
        </w:r>
        <w:r w:rsidR="001D4FF7" w:rsidRPr="001D4FF7">
          <w:rPr>
            <w:color w:val="000000"/>
            <w:rPrChange w:id="310" w:author="Lilia Carvajal" w:date="2016-05-18T17:52:00Z">
              <w:rPr>
                <w:b/>
                <w:color w:val="000000"/>
              </w:rPr>
            </w:rPrChange>
          </w:rPr>
          <w:t>y sobre el</w:t>
        </w:r>
        <w:r w:rsidR="001D4FF7">
          <w:rPr>
            <w:b/>
            <w:color w:val="000000"/>
          </w:rPr>
          <w:t xml:space="preserve"> </w:t>
        </w:r>
      </w:ins>
      <w:del w:id="311" w:author="Lilia Carvajal" w:date="2016-05-18T17:51:00Z">
        <w:r w:rsidRPr="00D406F8" w:rsidDel="001D4FF7">
          <w:rPr>
            <w:b/>
            <w:color w:val="000000"/>
          </w:rPr>
          <w:delText>-</w:delText>
        </w:r>
      </w:del>
      <w:r w:rsidRPr="00D406F8">
        <w:rPr>
          <w:b/>
          <w:color w:val="000000"/>
        </w:rPr>
        <w:t>Pacífico.</w:t>
      </w:r>
      <w:r w:rsidRPr="002F23E0">
        <w:rPr>
          <w:color w:val="000000"/>
        </w:rPr>
        <w:t xml:space="preserve"> </w:t>
      </w:r>
    </w:p>
    <w:p w14:paraId="0A808930" w14:textId="77777777" w:rsidR="000764B3" w:rsidRDefault="00474376" w:rsidP="002F23E0">
      <w:pPr>
        <w:pStyle w:val="NormalWeb"/>
        <w:shd w:val="clear" w:color="auto" w:fill="FFFFFF"/>
        <w:spacing w:after="225"/>
        <w:rPr>
          <w:color w:val="000000"/>
        </w:rPr>
      </w:pPr>
      <w:r>
        <w:rPr>
          <w:color w:val="000000"/>
        </w:rPr>
        <w:t>F</w:t>
      </w:r>
      <w:r w:rsidR="002A1875" w:rsidRPr="002F23E0">
        <w:rPr>
          <w:color w:val="000000"/>
        </w:rPr>
        <w:t>avorece el escenario de cooperación, integración e interrelación entre los miembros asiáticos</w:t>
      </w:r>
      <w:r>
        <w:rPr>
          <w:color w:val="000000"/>
        </w:rPr>
        <w:t>,</w:t>
      </w:r>
      <w:r w:rsidR="002A1875" w:rsidRPr="002F23E0">
        <w:rPr>
          <w:color w:val="000000"/>
        </w:rPr>
        <w:t xml:space="preserve"> y entre estos y otras potencias con costas en el Pacífico, por ejemplo, Estados Unidos y Australia. </w:t>
      </w:r>
    </w:p>
    <w:p w14:paraId="001BA725" w14:textId="3BECC6F6" w:rsidR="002A1875" w:rsidRDefault="00B3489D" w:rsidP="002F23E0">
      <w:pPr>
        <w:pStyle w:val="NormalWeb"/>
        <w:shd w:val="clear" w:color="auto" w:fill="FFFFFF"/>
        <w:spacing w:after="225"/>
        <w:rPr>
          <w:color w:val="000000"/>
        </w:rPr>
      </w:pPr>
      <w:r w:rsidRPr="002F23E0">
        <w:rPr>
          <w:color w:val="000000"/>
        </w:rPr>
        <w:t>Las economías de los países que int</w:t>
      </w:r>
      <w:r w:rsidR="00474376">
        <w:rPr>
          <w:color w:val="000000"/>
        </w:rPr>
        <w:t xml:space="preserve">egran el </w:t>
      </w:r>
      <w:ins w:id="312" w:author="Lilia Carvajal" w:date="2016-05-18T17:52:00Z">
        <w:r w:rsidR="00A15E83">
          <w:rPr>
            <w:color w:val="000000"/>
          </w:rPr>
          <w:t>F</w:t>
        </w:r>
      </w:ins>
      <w:del w:id="313" w:author="Lilia Carvajal" w:date="2016-05-18T17:52:00Z">
        <w:r w:rsidR="00474376" w:rsidDel="00A15E83">
          <w:rPr>
            <w:color w:val="000000"/>
          </w:rPr>
          <w:delText>f</w:delText>
        </w:r>
      </w:del>
      <w:r w:rsidR="00474376">
        <w:rPr>
          <w:color w:val="000000"/>
        </w:rPr>
        <w:t>oro representan el 56</w:t>
      </w:r>
      <w:ins w:id="314" w:author="Lilia Carvajal" w:date="2016-05-18T17:28:00Z">
        <w:r w:rsidR="00D51468">
          <w:rPr>
            <w:color w:val="000000"/>
          </w:rPr>
          <w:t xml:space="preserve"> </w:t>
        </w:r>
      </w:ins>
      <w:r w:rsidRPr="002F23E0">
        <w:rPr>
          <w:color w:val="000000"/>
        </w:rPr>
        <w:t xml:space="preserve">% del </w:t>
      </w:r>
      <w:r w:rsidRPr="00A15E83">
        <w:rPr>
          <w:color w:val="000000"/>
          <w:highlight w:val="cyan"/>
          <w:rPrChange w:id="315" w:author="Lilia Carvajal" w:date="2016-05-18T17:53:00Z">
            <w:rPr>
              <w:color w:val="000000"/>
            </w:rPr>
          </w:rPrChange>
        </w:rPr>
        <w:t>producto interno bruto</w:t>
      </w:r>
      <w:r w:rsidRPr="002F23E0">
        <w:rPr>
          <w:color w:val="000000"/>
        </w:rPr>
        <w:t xml:space="preserve"> </w:t>
      </w:r>
      <w:ins w:id="316" w:author="Lilia Carvajal" w:date="2016-05-18T17:29:00Z">
        <w:r w:rsidR="00D51468" w:rsidRPr="002F23E0">
          <w:rPr>
            <w:color w:val="000000"/>
          </w:rPr>
          <w:t>(</w:t>
        </w:r>
        <w:r w:rsidR="00D51468" w:rsidRPr="00474376">
          <w:rPr>
            <w:smallCaps/>
            <w:color w:val="000000"/>
          </w:rPr>
          <w:t>pib</w:t>
        </w:r>
        <w:r w:rsidR="00D51468" w:rsidRPr="002F23E0">
          <w:rPr>
            <w:color w:val="000000"/>
          </w:rPr>
          <w:t>)</w:t>
        </w:r>
        <w:r w:rsidR="00D51468">
          <w:rPr>
            <w:color w:val="000000"/>
          </w:rPr>
          <w:t xml:space="preserve"> </w:t>
        </w:r>
      </w:ins>
      <w:r w:rsidRPr="002F23E0">
        <w:rPr>
          <w:color w:val="000000"/>
        </w:rPr>
        <w:t>mundial</w:t>
      </w:r>
      <w:del w:id="317" w:author="Lilia Carvajal" w:date="2016-05-18T17:29:00Z">
        <w:r w:rsidRPr="002F23E0" w:rsidDel="00D51468">
          <w:rPr>
            <w:color w:val="000000"/>
          </w:rPr>
          <w:delText xml:space="preserve"> (</w:delText>
        </w:r>
        <w:r w:rsidR="00474376" w:rsidRPr="00474376" w:rsidDel="00D51468">
          <w:rPr>
            <w:smallCaps/>
            <w:color w:val="000000"/>
          </w:rPr>
          <w:delText>pib</w:delText>
        </w:r>
        <w:r w:rsidRPr="002F23E0" w:rsidDel="00D51468">
          <w:rPr>
            <w:color w:val="000000"/>
          </w:rPr>
          <w:delText>)</w:delText>
        </w:r>
      </w:del>
      <w:r w:rsidRPr="002F23E0">
        <w:rPr>
          <w:color w:val="000000"/>
        </w:rPr>
        <w:t xml:space="preserve">. </w:t>
      </w:r>
      <w:r w:rsidR="002A1875" w:rsidRPr="002F23E0">
        <w:rPr>
          <w:color w:val="000000"/>
        </w:rPr>
        <w:t>Los</w:t>
      </w:r>
      <w:r w:rsidR="00474376">
        <w:rPr>
          <w:color w:val="000000"/>
        </w:rPr>
        <w:t xml:space="preserve"> países miembros del </w:t>
      </w:r>
      <w:ins w:id="318" w:author="Lilia Carvajal" w:date="2016-05-19T17:21:00Z">
        <w:r w:rsidR="004C6210">
          <w:rPr>
            <w:color w:val="000000"/>
          </w:rPr>
          <w:t>F</w:t>
        </w:r>
      </w:ins>
      <w:del w:id="319" w:author="Lilia Carvajal" w:date="2016-05-19T17:21:00Z">
        <w:r w:rsidR="00474376" w:rsidDel="004C6210">
          <w:rPr>
            <w:color w:val="000000"/>
          </w:rPr>
          <w:delText>f</w:delText>
        </w:r>
      </w:del>
      <w:r w:rsidR="002A1875" w:rsidRPr="002F23E0">
        <w:rPr>
          <w:color w:val="000000"/>
        </w:rPr>
        <w:t>oro están unidos bajo el lema</w:t>
      </w:r>
      <w:ins w:id="320" w:author="Lilia Carvajal" w:date="2016-05-18T17:29:00Z">
        <w:r w:rsidR="00D51468">
          <w:rPr>
            <w:color w:val="000000"/>
          </w:rPr>
          <w:t>:</w:t>
        </w:r>
      </w:ins>
      <w:r w:rsidR="002A1875" w:rsidRPr="002F23E0">
        <w:rPr>
          <w:color w:val="000000"/>
        </w:rPr>
        <w:t xml:space="preserve"> </w:t>
      </w:r>
      <w:r w:rsidR="00474376" w:rsidRPr="00D406F8">
        <w:rPr>
          <w:b/>
          <w:color w:val="000000"/>
        </w:rPr>
        <w:t>“</w:t>
      </w:r>
      <w:ins w:id="321" w:author="Lilia Carvajal" w:date="2016-05-18T17:29:00Z">
        <w:r w:rsidR="00D51468">
          <w:rPr>
            <w:b/>
            <w:color w:val="000000"/>
          </w:rPr>
          <w:t>C</w:t>
        </w:r>
      </w:ins>
      <w:del w:id="322" w:author="Lilia Carvajal" w:date="2016-05-18T17:29:00Z">
        <w:r w:rsidR="002A1875" w:rsidRPr="00D406F8" w:rsidDel="00D51468">
          <w:rPr>
            <w:b/>
            <w:color w:val="000000"/>
          </w:rPr>
          <w:delText>c</w:delText>
        </w:r>
      </w:del>
      <w:r w:rsidR="002A1875" w:rsidRPr="00D406F8">
        <w:rPr>
          <w:b/>
          <w:color w:val="000000"/>
        </w:rPr>
        <w:t xml:space="preserve">omercio, </w:t>
      </w:r>
      <w:r w:rsidR="002A1875" w:rsidRPr="00F43960">
        <w:rPr>
          <w:b/>
          <w:color w:val="000000"/>
        </w:rPr>
        <w:t>más comercio y</w:t>
      </w:r>
      <w:r w:rsidR="002A1875" w:rsidRPr="002F23E0">
        <w:rPr>
          <w:color w:val="000000"/>
        </w:rPr>
        <w:t xml:space="preserve"> </w:t>
      </w:r>
      <w:r w:rsidR="00F43960">
        <w:rPr>
          <w:b/>
          <w:color w:val="000000"/>
        </w:rPr>
        <w:t>distens</w:t>
      </w:r>
      <w:r w:rsidR="002A1875" w:rsidRPr="00D406F8">
        <w:rPr>
          <w:b/>
          <w:color w:val="000000"/>
        </w:rPr>
        <w:t>ión política</w:t>
      </w:r>
      <w:r w:rsidR="00474376" w:rsidRPr="00D406F8">
        <w:rPr>
          <w:b/>
          <w:color w:val="000000"/>
        </w:rPr>
        <w:t>”</w:t>
      </w:r>
      <w:r w:rsidR="002A1875" w:rsidRPr="00D406F8">
        <w:rPr>
          <w:b/>
          <w:color w:val="000000"/>
        </w:rPr>
        <w:t>.</w:t>
      </w:r>
      <w:r w:rsidR="002A1875" w:rsidRPr="002F23E0">
        <w:rPr>
          <w:color w:val="000000"/>
        </w:rPr>
        <w:t xml:space="preserve"> </w:t>
      </w:r>
    </w:p>
    <w:tbl>
      <w:tblPr>
        <w:tblStyle w:val="Tablaconcuadrcula"/>
        <w:tblW w:w="0" w:type="auto"/>
        <w:tblLook w:val="04A0" w:firstRow="1" w:lastRow="0" w:firstColumn="1" w:lastColumn="0" w:noHBand="0" w:noVBand="1"/>
      </w:tblPr>
      <w:tblGrid>
        <w:gridCol w:w="2362"/>
        <w:gridCol w:w="6466"/>
      </w:tblGrid>
      <w:tr w:rsidR="00FF73D3" w:rsidRPr="005D1738" w14:paraId="3F6769A6" w14:textId="77777777" w:rsidTr="00876DAC">
        <w:tc>
          <w:tcPr>
            <w:tcW w:w="8828" w:type="dxa"/>
            <w:gridSpan w:val="2"/>
            <w:shd w:val="clear" w:color="auto" w:fill="0D0D0D" w:themeFill="text1" w:themeFillTint="F2"/>
          </w:tcPr>
          <w:p w14:paraId="3FE7EC77" w14:textId="77777777" w:rsidR="00FF73D3" w:rsidRPr="005D1738" w:rsidRDefault="00FF73D3" w:rsidP="00876DA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F73D3" w14:paraId="6CD3DA41" w14:textId="77777777" w:rsidTr="00876DAC">
        <w:tc>
          <w:tcPr>
            <w:tcW w:w="2362" w:type="dxa"/>
          </w:tcPr>
          <w:p w14:paraId="7D4CD40D" w14:textId="77777777" w:rsidR="00FF73D3" w:rsidRPr="00053744" w:rsidRDefault="00FF73D3" w:rsidP="00876DA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14:paraId="076FF342" w14:textId="3046C48C" w:rsidR="00FF73D3" w:rsidRPr="00E462B5" w:rsidRDefault="00FF73D3" w:rsidP="00876DA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0</w:t>
            </w:r>
            <w:ins w:id="323" w:author="Cuenta Microsoft" w:date="2016-05-20T11:24:00Z">
              <w:r w:rsidR="00CE7262">
                <w:rPr>
                  <w:rFonts w:ascii="Times New Roman" w:hAnsi="Times New Roman" w:cs="Times New Roman"/>
                  <w:color w:val="000000"/>
                  <w:sz w:val="18"/>
                  <w:szCs w:val="18"/>
                </w:rPr>
                <w:t>5</w:t>
              </w:r>
            </w:ins>
            <w:del w:id="324" w:author="Cuenta Microsoft" w:date="2016-05-20T11:24:00Z">
              <w:r w:rsidDel="00CE7262">
                <w:rPr>
                  <w:rFonts w:ascii="Times New Roman" w:hAnsi="Times New Roman" w:cs="Times New Roman"/>
                  <w:color w:val="000000"/>
                  <w:sz w:val="18"/>
                  <w:szCs w:val="18"/>
                </w:rPr>
                <w:delText>6</w:delText>
              </w:r>
            </w:del>
          </w:p>
        </w:tc>
      </w:tr>
      <w:tr w:rsidR="00FF73D3" w14:paraId="0D0B6841" w14:textId="77777777" w:rsidTr="00876DAC">
        <w:tc>
          <w:tcPr>
            <w:tcW w:w="2362" w:type="dxa"/>
          </w:tcPr>
          <w:p w14:paraId="1668E10F" w14:textId="77777777" w:rsidR="00FF73D3" w:rsidRDefault="00FF73D3" w:rsidP="00876DA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14:paraId="508EB039" w14:textId="77777777" w:rsidR="00FF73D3" w:rsidRPr="00E462B5" w:rsidRDefault="00FF73D3" w:rsidP="00876DAC">
            <w:pPr>
              <w:rPr>
                <w:rFonts w:ascii="Times New Roman" w:hAnsi="Times New Roman" w:cs="Times New Roman"/>
                <w:color w:val="000000"/>
                <w:sz w:val="18"/>
                <w:szCs w:val="18"/>
              </w:rPr>
            </w:pPr>
            <w:r>
              <w:rPr>
                <w:rFonts w:ascii="Times New Roman" w:hAnsi="Times New Roman" w:cs="Times New Roman"/>
                <w:color w:val="000000"/>
                <w:sz w:val="18"/>
                <w:szCs w:val="18"/>
              </w:rPr>
              <w:t>Tokio, Japón</w:t>
            </w:r>
          </w:p>
        </w:tc>
      </w:tr>
      <w:tr w:rsidR="00FF73D3" w14:paraId="1C55EB0B" w14:textId="77777777" w:rsidTr="00876DAC">
        <w:tc>
          <w:tcPr>
            <w:tcW w:w="2362" w:type="dxa"/>
          </w:tcPr>
          <w:p w14:paraId="09AB4E86" w14:textId="77777777" w:rsidR="00FF73D3" w:rsidRDefault="00FF73D3" w:rsidP="00876DA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66" w:type="dxa"/>
          </w:tcPr>
          <w:p w14:paraId="0BF0140B" w14:textId="77777777" w:rsidR="00FF73D3" w:rsidRDefault="00FF73D3" w:rsidP="00876DAC">
            <w:pPr>
              <w:rPr>
                <w:rFonts w:ascii="Times New Roman" w:hAnsi="Times New Roman" w:cs="Times New Roman"/>
                <w:color w:val="000000"/>
                <w:sz w:val="18"/>
                <w:szCs w:val="18"/>
              </w:rPr>
            </w:pPr>
            <w:r>
              <w:rPr>
                <w:noProof/>
                <w:lang w:eastAsia="es-CO"/>
              </w:rPr>
              <w:drawing>
                <wp:inline distT="0" distB="0" distL="0" distR="0" wp14:anchorId="6AB90A0C" wp14:editId="57C366C5">
                  <wp:extent cx="1013988" cy="806264"/>
                  <wp:effectExtent l="0" t="0" r="0" b="0"/>
                  <wp:docPr id="6" name="Imagen 6" descr="http://thumb7.shutterstock.com/display_pic_with_logo/813493/141285991/stock-photo-tokyo-apr-crowd-at-ginza-sunday-walking-street-on-apr-in-tokyo-japan-ginza-is-14128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813493/141285991/stock-photo-tokyo-apr-crowd-at-ginza-sunday-walking-street-on-apr-in-tokyo-japan-ginza-is-14128599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4320" cy="814480"/>
                          </a:xfrm>
                          <a:prstGeom prst="rect">
                            <a:avLst/>
                          </a:prstGeom>
                          <a:noFill/>
                          <a:ln>
                            <a:noFill/>
                          </a:ln>
                        </pic:spPr>
                      </pic:pic>
                    </a:graphicData>
                  </a:graphic>
                </wp:inline>
              </w:drawing>
            </w:r>
          </w:p>
          <w:p w14:paraId="143DA7AA" w14:textId="77777777" w:rsidR="00FF73D3" w:rsidRPr="00E462B5" w:rsidRDefault="00061134" w:rsidP="00876DAC">
            <w:pPr>
              <w:rPr>
                <w:rFonts w:ascii="Times New Roman" w:hAnsi="Times New Roman" w:cs="Times New Roman"/>
                <w:color w:val="000000"/>
                <w:sz w:val="18"/>
                <w:szCs w:val="18"/>
              </w:rPr>
            </w:pPr>
            <w:hyperlink r:id="rId20" w:history="1">
              <w:r w:rsidR="00F43960" w:rsidRPr="005B44D9">
                <w:rPr>
                  <w:rStyle w:val="Hipervnculo"/>
                  <w:rFonts w:ascii="Times New Roman" w:hAnsi="Times New Roman" w:cs="Times New Roman"/>
                  <w:sz w:val="18"/>
                  <w:szCs w:val="18"/>
                </w:rPr>
                <w:t>http://thumb7.shutterstock.com/display_pic_with_logo/813493/141285991/stock-photo-tokyo-apr-crowd-at-ginza-sunday-walking-street-on-apr-in-tokyo-japan-ginza-is-141285991.jpg</w:t>
              </w:r>
            </w:hyperlink>
          </w:p>
        </w:tc>
      </w:tr>
      <w:tr w:rsidR="00FF73D3" w14:paraId="3A0FF7AB" w14:textId="77777777" w:rsidTr="00876DAC">
        <w:tc>
          <w:tcPr>
            <w:tcW w:w="2362" w:type="dxa"/>
          </w:tcPr>
          <w:p w14:paraId="2726C702" w14:textId="77777777" w:rsidR="00FF73D3" w:rsidRDefault="00FF73D3" w:rsidP="00876DA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66" w:type="dxa"/>
          </w:tcPr>
          <w:p w14:paraId="15AD728B" w14:textId="28D27919" w:rsidR="00FF73D3" w:rsidRPr="00E462B5" w:rsidRDefault="00FF73D3" w:rsidP="00876DA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suma del </w:t>
            </w:r>
            <w:commentRangeStart w:id="325"/>
            <w:r>
              <w:rPr>
                <w:rFonts w:ascii="Times New Roman" w:hAnsi="Times New Roman" w:cs="Times New Roman"/>
                <w:color w:val="000000"/>
                <w:sz w:val="18"/>
                <w:szCs w:val="18"/>
              </w:rPr>
              <w:t>producto nacional b</w:t>
            </w:r>
            <w:r w:rsidRPr="00D33022">
              <w:rPr>
                <w:rFonts w:ascii="Times New Roman" w:hAnsi="Times New Roman" w:cs="Times New Roman"/>
                <w:color w:val="000000"/>
                <w:sz w:val="18"/>
                <w:szCs w:val="18"/>
              </w:rPr>
              <w:t xml:space="preserve">ruto </w:t>
            </w:r>
            <w:commentRangeEnd w:id="325"/>
            <w:r w:rsidR="00A15E83">
              <w:rPr>
                <w:rStyle w:val="Refdecomentario"/>
                <w:lang w:val="es-CO"/>
              </w:rPr>
              <w:commentReference w:id="325"/>
            </w:r>
            <w:r w:rsidRPr="00D33022">
              <w:rPr>
                <w:rFonts w:ascii="Times New Roman" w:hAnsi="Times New Roman" w:cs="Times New Roman"/>
                <w:color w:val="000000"/>
                <w:sz w:val="18"/>
                <w:szCs w:val="18"/>
              </w:rPr>
              <w:t>de las 21 econom</w:t>
            </w:r>
            <w:r w:rsidRPr="00D33022">
              <w:rPr>
                <w:rFonts w:ascii="Times New Roman" w:hAnsi="Times New Roman" w:cs="Times New Roman" w:hint="cs"/>
                <w:color w:val="000000"/>
                <w:sz w:val="18"/>
                <w:szCs w:val="18"/>
              </w:rPr>
              <w:t>í</w:t>
            </w:r>
            <w:r w:rsidRPr="00D33022">
              <w:rPr>
                <w:rFonts w:ascii="Times New Roman" w:hAnsi="Times New Roman" w:cs="Times New Roman"/>
                <w:color w:val="000000"/>
                <w:sz w:val="18"/>
                <w:szCs w:val="18"/>
              </w:rPr>
              <w:t xml:space="preserve">as que conforman el </w:t>
            </w:r>
            <w:r w:rsidRPr="00D33022">
              <w:rPr>
                <w:rFonts w:ascii="Times New Roman" w:hAnsi="Times New Roman" w:cs="Times New Roman"/>
                <w:smallCaps/>
                <w:color w:val="000000"/>
                <w:sz w:val="18"/>
                <w:szCs w:val="18"/>
              </w:rPr>
              <w:t>apec</w:t>
            </w:r>
            <w:r w:rsidRPr="00D33022">
              <w:rPr>
                <w:rFonts w:ascii="Times New Roman" w:hAnsi="Times New Roman" w:cs="Times New Roman"/>
                <w:color w:val="000000"/>
                <w:sz w:val="18"/>
                <w:szCs w:val="18"/>
              </w:rPr>
              <w:t xml:space="preserve"> equivale al 56</w:t>
            </w:r>
            <w:ins w:id="326" w:author="Lilia Carvajal" w:date="2016-05-18T17:30:00Z">
              <w:r w:rsidR="00D51468">
                <w:rPr>
                  <w:rFonts w:ascii="Times New Roman" w:hAnsi="Times New Roman" w:cs="Times New Roman"/>
                  <w:color w:val="000000"/>
                  <w:sz w:val="18"/>
                  <w:szCs w:val="18"/>
                </w:rPr>
                <w:t xml:space="preserve"> </w:t>
              </w:r>
            </w:ins>
            <w:r w:rsidRPr="00D33022">
              <w:rPr>
                <w:rFonts w:ascii="Times New Roman" w:hAnsi="Times New Roman" w:cs="Times New Roman"/>
                <w:color w:val="000000"/>
                <w:sz w:val="18"/>
                <w:szCs w:val="18"/>
              </w:rPr>
              <w:t>% de la producci</w:t>
            </w:r>
            <w:r w:rsidRPr="00D33022">
              <w:rPr>
                <w:rFonts w:ascii="Times New Roman" w:hAnsi="Times New Roman" w:cs="Times New Roman" w:hint="cs"/>
                <w:color w:val="000000"/>
                <w:sz w:val="18"/>
                <w:szCs w:val="18"/>
              </w:rPr>
              <w:t>ó</w:t>
            </w:r>
            <w:r w:rsidRPr="00D33022">
              <w:rPr>
                <w:rFonts w:ascii="Times New Roman" w:hAnsi="Times New Roman" w:cs="Times New Roman"/>
                <w:color w:val="000000"/>
                <w:sz w:val="18"/>
                <w:szCs w:val="18"/>
              </w:rPr>
              <w:t>n mundial, en tanto que en su conjunto representan el 46</w:t>
            </w:r>
            <w:ins w:id="327" w:author="Lilia Carvajal" w:date="2016-05-18T17:30:00Z">
              <w:r w:rsidR="00D51468">
                <w:rPr>
                  <w:rFonts w:ascii="Times New Roman" w:hAnsi="Times New Roman" w:cs="Times New Roman"/>
                  <w:color w:val="000000"/>
                  <w:sz w:val="18"/>
                  <w:szCs w:val="18"/>
                </w:rPr>
                <w:t xml:space="preserve"> </w:t>
              </w:r>
            </w:ins>
            <w:r w:rsidRPr="00D33022">
              <w:rPr>
                <w:rFonts w:ascii="Times New Roman" w:hAnsi="Times New Roman" w:cs="Times New Roman"/>
                <w:color w:val="000000"/>
                <w:sz w:val="18"/>
                <w:szCs w:val="18"/>
              </w:rPr>
              <w:t>% del comercio global</w:t>
            </w:r>
            <w:r>
              <w:rPr>
                <w:rFonts w:ascii="Times New Roman" w:hAnsi="Times New Roman" w:cs="Times New Roman"/>
                <w:color w:val="000000"/>
                <w:sz w:val="18"/>
                <w:szCs w:val="18"/>
              </w:rPr>
              <w:t>.</w:t>
            </w:r>
          </w:p>
        </w:tc>
      </w:tr>
    </w:tbl>
    <w:p w14:paraId="119D254E" w14:textId="4C1D0488" w:rsidR="000764B3" w:rsidRPr="002F23E0" w:rsidRDefault="000764B3" w:rsidP="000764B3">
      <w:pPr>
        <w:pStyle w:val="NormalWeb"/>
        <w:shd w:val="clear" w:color="auto" w:fill="FFFFFF"/>
        <w:spacing w:after="225"/>
        <w:rPr>
          <w:color w:val="000000"/>
        </w:rPr>
      </w:pPr>
      <w:r w:rsidRPr="002F23E0">
        <w:rPr>
          <w:color w:val="000000"/>
        </w:rPr>
        <w:t>Para ello</w:t>
      </w:r>
      <w:r w:rsidR="00BA6736">
        <w:rPr>
          <w:color w:val="000000"/>
        </w:rPr>
        <w:t>,</w:t>
      </w:r>
      <w:r w:rsidRPr="002F23E0">
        <w:rPr>
          <w:color w:val="000000"/>
        </w:rPr>
        <w:t xml:space="preserve"> promueve</w:t>
      </w:r>
      <w:r>
        <w:rPr>
          <w:color w:val="000000"/>
        </w:rPr>
        <w:t>n</w:t>
      </w:r>
      <w:r w:rsidRPr="002F23E0">
        <w:rPr>
          <w:color w:val="000000"/>
        </w:rPr>
        <w:t xml:space="preserve"> acuerdos de libre comercio tanto </w:t>
      </w:r>
      <w:r w:rsidRPr="00D406F8">
        <w:rPr>
          <w:b/>
          <w:color w:val="000000"/>
        </w:rPr>
        <w:t>bilateral</w:t>
      </w:r>
      <w:ins w:id="328" w:author="Lilia Carvajal" w:date="2016-05-18T17:33:00Z">
        <w:r w:rsidR="007C1BD9">
          <w:rPr>
            <w:b/>
            <w:color w:val="000000"/>
          </w:rPr>
          <w:t>es</w:t>
        </w:r>
      </w:ins>
      <w:r w:rsidRPr="002F23E0">
        <w:rPr>
          <w:color w:val="000000"/>
        </w:rPr>
        <w:t xml:space="preserve"> como </w:t>
      </w:r>
      <w:r w:rsidRPr="00D406F8">
        <w:rPr>
          <w:b/>
          <w:color w:val="000000"/>
        </w:rPr>
        <w:t>multilateral</w:t>
      </w:r>
      <w:ins w:id="329" w:author="Lilia Carvajal" w:date="2016-05-18T17:33:00Z">
        <w:r w:rsidR="007C1BD9">
          <w:rPr>
            <w:b/>
            <w:color w:val="000000"/>
          </w:rPr>
          <w:t>es</w:t>
        </w:r>
      </w:ins>
      <w:r w:rsidRPr="00D406F8">
        <w:rPr>
          <w:b/>
          <w:color w:val="000000"/>
        </w:rPr>
        <w:t>.</w:t>
      </w:r>
      <w:r w:rsidRPr="002F23E0">
        <w:rPr>
          <w:color w:val="000000"/>
        </w:rPr>
        <w:t xml:space="preserve"> </w:t>
      </w:r>
      <w:r>
        <w:rPr>
          <w:color w:val="000000"/>
        </w:rPr>
        <w:t>Estados Unidos y China</w:t>
      </w:r>
      <w:r w:rsidRPr="002F23E0">
        <w:rPr>
          <w:color w:val="000000"/>
        </w:rPr>
        <w:t xml:space="preserve"> son las dos potencias </w:t>
      </w:r>
      <w:del w:id="330" w:author="Lilia Carvajal" w:date="2016-05-19T17:22:00Z">
        <w:r w:rsidRPr="002F23E0" w:rsidDel="0082670B">
          <w:rPr>
            <w:color w:val="000000"/>
          </w:rPr>
          <w:delText xml:space="preserve">del foro </w:delText>
        </w:r>
      </w:del>
      <w:r>
        <w:rPr>
          <w:color w:val="000000"/>
        </w:rPr>
        <w:t xml:space="preserve">más </w:t>
      </w:r>
      <w:r w:rsidRPr="002F23E0">
        <w:rPr>
          <w:color w:val="000000"/>
        </w:rPr>
        <w:t xml:space="preserve">interesadas en </w:t>
      </w:r>
      <w:r>
        <w:rPr>
          <w:color w:val="000000"/>
        </w:rPr>
        <w:t>dicha iniciativa</w:t>
      </w:r>
      <w:r w:rsidRPr="002F23E0">
        <w:rPr>
          <w:color w:val="000000"/>
        </w:rPr>
        <w:t xml:space="preserve">. Por otra parte, quienes </w:t>
      </w:r>
      <w:ins w:id="331" w:author="Lilia Carvajal" w:date="2016-05-18T17:55:00Z">
        <w:r w:rsidR="00A15E83">
          <w:rPr>
            <w:color w:val="000000"/>
          </w:rPr>
          <w:t xml:space="preserve">lo </w:t>
        </w:r>
      </w:ins>
      <w:r w:rsidRPr="002F23E0">
        <w:rPr>
          <w:color w:val="000000"/>
        </w:rPr>
        <w:t xml:space="preserve">integran </w:t>
      </w:r>
      <w:del w:id="332" w:author="Lilia Carvajal" w:date="2016-05-18T17:55:00Z">
        <w:r w:rsidRPr="002F23E0" w:rsidDel="00A15E83">
          <w:rPr>
            <w:color w:val="000000"/>
          </w:rPr>
          <w:delText xml:space="preserve">el </w:delText>
        </w:r>
      </w:del>
      <w:del w:id="333" w:author="Lilia Carvajal" w:date="2016-05-18T17:54:00Z">
        <w:r w:rsidRPr="002F23E0" w:rsidDel="00A15E83">
          <w:rPr>
            <w:color w:val="000000"/>
          </w:rPr>
          <w:delText>f</w:delText>
        </w:r>
      </w:del>
      <w:del w:id="334" w:author="Lilia Carvajal" w:date="2016-05-18T17:55:00Z">
        <w:r w:rsidRPr="002F23E0" w:rsidDel="00A15E83">
          <w:rPr>
            <w:color w:val="000000"/>
          </w:rPr>
          <w:delText xml:space="preserve">oro </w:delText>
        </w:r>
      </w:del>
      <w:r>
        <w:rPr>
          <w:color w:val="000000"/>
        </w:rPr>
        <w:t>impulsan</w:t>
      </w:r>
      <w:r w:rsidR="00F43960">
        <w:rPr>
          <w:color w:val="000000"/>
        </w:rPr>
        <w:t xml:space="preserve"> políticas de distens</w:t>
      </w:r>
      <w:r w:rsidRPr="002F23E0">
        <w:rPr>
          <w:color w:val="000000"/>
        </w:rPr>
        <w:t xml:space="preserve">ión y acercamiento entre aquellos países que tienen </w:t>
      </w:r>
      <w:r w:rsidRPr="00D406F8">
        <w:rPr>
          <w:b/>
          <w:color w:val="000000"/>
        </w:rPr>
        <w:t>disputas territoriales</w:t>
      </w:r>
      <w:r w:rsidRPr="002F23E0">
        <w:rPr>
          <w:color w:val="000000"/>
        </w:rPr>
        <w:t xml:space="preserve"> </w:t>
      </w:r>
      <w:r w:rsidRPr="00D406F8">
        <w:rPr>
          <w:b/>
          <w:color w:val="000000"/>
        </w:rPr>
        <w:t>y políticas,</w:t>
      </w:r>
      <w:r w:rsidRPr="002F23E0">
        <w:rPr>
          <w:color w:val="000000"/>
        </w:rPr>
        <w:t xml:space="preserve"> como China y Japón.</w:t>
      </w:r>
    </w:p>
    <w:p w14:paraId="54ACCE11" w14:textId="3DBCC3A1" w:rsidR="00FC58D2" w:rsidRDefault="00ED4F9F" w:rsidP="00DC3D33">
      <w:pPr>
        <w:pStyle w:val="NormalWeb"/>
        <w:shd w:val="clear" w:color="auto" w:fill="FFFFFF"/>
        <w:spacing w:after="225"/>
        <w:rPr>
          <w:color w:val="000000"/>
        </w:rPr>
      </w:pPr>
      <w:r>
        <w:rPr>
          <w:color w:val="000000"/>
        </w:rPr>
        <w:t>Una de las</w:t>
      </w:r>
      <w:r w:rsidR="00B3489D" w:rsidRPr="002F23E0">
        <w:rPr>
          <w:color w:val="000000"/>
        </w:rPr>
        <w:t xml:space="preserve"> medidas que </w:t>
      </w:r>
      <w:r>
        <w:rPr>
          <w:color w:val="000000"/>
        </w:rPr>
        <w:t>lidera</w:t>
      </w:r>
      <w:r w:rsidR="00B3489D" w:rsidRPr="002F23E0">
        <w:rPr>
          <w:color w:val="000000"/>
        </w:rPr>
        <w:t xml:space="preserve"> el </w:t>
      </w:r>
      <w:ins w:id="335" w:author="Lilia Carvajal" w:date="2016-05-18T17:55:00Z">
        <w:r w:rsidR="00A15E83">
          <w:rPr>
            <w:color w:val="000000"/>
          </w:rPr>
          <w:t>F</w:t>
        </w:r>
      </w:ins>
      <w:del w:id="336" w:author="Lilia Carvajal" w:date="2016-05-18T17:55:00Z">
        <w:r w:rsidR="00B3489D" w:rsidRPr="002F23E0" w:rsidDel="00A15E83">
          <w:rPr>
            <w:color w:val="000000"/>
          </w:rPr>
          <w:delText>f</w:delText>
        </w:r>
      </w:del>
      <w:r w:rsidR="00B3489D" w:rsidRPr="002F23E0">
        <w:rPr>
          <w:color w:val="000000"/>
        </w:rPr>
        <w:t xml:space="preserve">oro </w:t>
      </w:r>
      <w:r>
        <w:rPr>
          <w:color w:val="000000"/>
        </w:rPr>
        <w:t>es</w:t>
      </w:r>
      <w:r w:rsidR="00B3489D" w:rsidRPr="002F23E0">
        <w:rPr>
          <w:color w:val="000000"/>
        </w:rPr>
        <w:t xml:space="preserve"> la eliminación de las </w:t>
      </w:r>
      <w:r w:rsidR="00B3489D" w:rsidRPr="00C82935">
        <w:rPr>
          <w:b/>
          <w:color w:val="000000"/>
        </w:rPr>
        <w:t>barreras arancelarias,</w:t>
      </w:r>
      <w:r w:rsidR="00B3489D" w:rsidRPr="002F23E0">
        <w:rPr>
          <w:color w:val="000000"/>
        </w:rPr>
        <w:t xml:space="preserve"> con lo cual aumenta</w:t>
      </w:r>
      <w:r w:rsidR="00F43960">
        <w:rPr>
          <w:color w:val="000000"/>
        </w:rPr>
        <w:t>n</w:t>
      </w:r>
      <w:r w:rsidR="00B3489D" w:rsidRPr="002F23E0">
        <w:rPr>
          <w:color w:val="000000"/>
        </w:rPr>
        <w:t xml:space="preserve"> el intercambio y el comercio de bienes tecnológico</w:t>
      </w:r>
      <w:r w:rsidR="00F43960">
        <w:rPr>
          <w:color w:val="000000"/>
        </w:rPr>
        <w:t>s.</w:t>
      </w:r>
    </w:p>
    <w:p w14:paraId="19F46B55" w14:textId="65FE43C7" w:rsidR="00CE7262" w:rsidRDefault="00B3489D" w:rsidP="00DC3D33">
      <w:pPr>
        <w:pStyle w:val="NormalWeb"/>
        <w:shd w:val="clear" w:color="auto" w:fill="FFFFFF"/>
        <w:spacing w:after="225"/>
        <w:rPr>
          <w:color w:val="000000"/>
        </w:rPr>
      </w:pPr>
      <w:r w:rsidRPr="002F23E0">
        <w:rPr>
          <w:color w:val="000000"/>
        </w:rPr>
        <w:t xml:space="preserve">Estados Unidos y China, por ejemplo, acordaron rebajar a cero más de 200 </w:t>
      </w:r>
      <w:r w:rsidR="008B35D2" w:rsidRPr="002F23E0">
        <w:rPr>
          <w:color w:val="000000"/>
        </w:rPr>
        <w:t xml:space="preserve">impuestos aduaneros, </w:t>
      </w:r>
      <w:r w:rsidR="00ED4F9F">
        <w:rPr>
          <w:color w:val="000000"/>
        </w:rPr>
        <w:t xml:space="preserve">lo cual </w:t>
      </w:r>
      <w:r w:rsidR="008B35D2" w:rsidRPr="002F23E0">
        <w:rPr>
          <w:color w:val="000000"/>
        </w:rPr>
        <w:t xml:space="preserve">incrementará los </w:t>
      </w:r>
      <w:r w:rsidR="008B35D2" w:rsidRPr="00C82935">
        <w:rPr>
          <w:b/>
          <w:color w:val="000000"/>
        </w:rPr>
        <w:t>intercambios comerciales</w:t>
      </w:r>
      <w:r w:rsidR="008B35D2" w:rsidRPr="002F23E0">
        <w:rPr>
          <w:color w:val="000000"/>
        </w:rPr>
        <w:t xml:space="preserve"> de </w:t>
      </w:r>
      <w:commentRangeStart w:id="337"/>
      <w:r w:rsidR="008B35D2" w:rsidRPr="002F23E0">
        <w:rPr>
          <w:color w:val="000000"/>
        </w:rPr>
        <w:t>1</w:t>
      </w:r>
      <w:del w:id="338" w:author="Cuenta Microsoft" w:date="2016-05-20T11:09:00Z">
        <w:r w:rsidR="008B35D2" w:rsidRPr="002F23E0" w:rsidDel="00061134">
          <w:rPr>
            <w:color w:val="000000"/>
          </w:rPr>
          <w:delText>.</w:delText>
        </w:r>
      </w:del>
      <w:r w:rsidR="008B35D2" w:rsidRPr="002F23E0">
        <w:rPr>
          <w:color w:val="000000"/>
        </w:rPr>
        <w:t xml:space="preserve">000 </w:t>
      </w:r>
      <w:commentRangeEnd w:id="337"/>
      <w:r w:rsidR="007C1BD9">
        <w:rPr>
          <w:rStyle w:val="Refdecomentario"/>
          <w:rFonts w:asciiTheme="minorHAnsi" w:eastAsiaTheme="minorHAnsi" w:hAnsiTheme="minorHAnsi" w:cstheme="minorBidi"/>
          <w:lang w:eastAsia="en-US"/>
        </w:rPr>
        <w:commentReference w:id="337"/>
      </w:r>
      <w:r w:rsidR="008B35D2" w:rsidRPr="002F23E0">
        <w:rPr>
          <w:color w:val="000000"/>
        </w:rPr>
        <w:t>millones de dólares a 4</w:t>
      </w:r>
      <w:del w:id="339" w:author="Cuenta Microsoft" w:date="2016-05-20T11:09:00Z">
        <w:r w:rsidR="00ED4F9F" w:rsidDel="00061134">
          <w:rPr>
            <w:color w:val="000000"/>
          </w:rPr>
          <w:delText>.</w:delText>
        </w:r>
      </w:del>
      <w:r w:rsidR="00ED4F9F">
        <w:rPr>
          <w:color w:val="000000"/>
        </w:rPr>
        <w:t>000</w:t>
      </w:r>
      <w:r w:rsidR="00F43960">
        <w:rPr>
          <w:color w:val="000000"/>
        </w:rPr>
        <w:t xml:space="preserve"> millones</w:t>
      </w:r>
      <w:ins w:id="340" w:author="Cuenta Microsoft" w:date="2016-05-20T11:26:00Z">
        <w:r w:rsidR="00CE7262">
          <w:rPr>
            <w:color w:val="000000"/>
          </w:rPr>
          <w:t>.</w:t>
        </w:r>
      </w:ins>
      <w:del w:id="341" w:author="Cuenta Microsoft" w:date="2016-05-20T11:26:00Z">
        <w:r w:rsidR="00F43960" w:rsidDel="00CE7262">
          <w:rPr>
            <w:color w:val="000000"/>
          </w:rPr>
          <w:delText>.</w:delText>
        </w:r>
      </w:del>
    </w:p>
    <w:tbl>
      <w:tblPr>
        <w:tblStyle w:val="Tablaconcuadrcula"/>
        <w:tblW w:w="0" w:type="auto"/>
        <w:tblLook w:val="04A0" w:firstRow="1" w:lastRow="0" w:firstColumn="1" w:lastColumn="0" w:noHBand="0" w:noVBand="1"/>
      </w:tblPr>
      <w:tblGrid>
        <w:gridCol w:w="2518"/>
        <w:gridCol w:w="6515"/>
      </w:tblGrid>
      <w:tr w:rsidR="006E35C4" w:rsidRPr="005D1738" w:rsidDel="00CE7262" w14:paraId="026BB16B" w14:textId="314487E2" w:rsidTr="006E35C4">
        <w:trPr>
          <w:del w:id="342" w:author="Cuenta Microsoft" w:date="2016-05-20T11:25:00Z"/>
        </w:trPr>
        <w:tc>
          <w:tcPr>
            <w:tcW w:w="9033" w:type="dxa"/>
            <w:gridSpan w:val="2"/>
            <w:shd w:val="clear" w:color="auto" w:fill="0D0D0D" w:themeFill="text1" w:themeFillTint="F2"/>
          </w:tcPr>
          <w:p w14:paraId="7D13FA06" w14:textId="5FEA0EBE" w:rsidR="006E35C4" w:rsidRPr="005D1738" w:rsidDel="00CE7262" w:rsidRDefault="006E35C4" w:rsidP="006E35C4">
            <w:pPr>
              <w:jc w:val="center"/>
              <w:rPr>
                <w:del w:id="343" w:author="Cuenta Microsoft" w:date="2016-05-20T11:25:00Z"/>
                <w:rFonts w:ascii="Times New Roman" w:hAnsi="Times New Roman" w:cs="Times New Roman"/>
                <w:b/>
                <w:color w:val="FFFFFF" w:themeColor="background1"/>
              </w:rPr>
            </w:pPr>
            <w:del w:id="344" w:author="Cuenta Microsoft" w:date="2016-05-20T11:25:00Z">
              <w:r w:rsidRPr="005D1738" w:rsidDel="00CE7262">
                <w:rPr>
                  <w:rFonts w:ascii="Times New Roman" w:hAnsi="Times New Roman" w:cs="Times New Roman"/>
                  <w:b/>
                  <w:color w:val="FFFFFF" w:themeColor="background1"/>
                </w:rPr>
                <w:delText>Imagen (fotografía, gráfica o ilustración)</w:delText>
              </w:r>
            </w:del>
          </w:p>
        </w:tc>
      </w:tr>
      <w:tr w:rsidR="006E35C4" w:rsidDel="00CE7262" w14:paraId="44EE2D84" w14:textId="331495C6" w:rsidTr="006E35C4">
        <w:trPr>
          <w:del w:id="345" w:author="Cuenta Microsoft" w:date="2016-05-20T11:25:00Z"/>
        </w:trPr>
        <w:tc>
          <w:tcPr>
            <w:tcW w:w="2518" w:type="dxa"/>
          </w:tcPr>
          <w:p w14:paraId="78820573" w14:textId="69B84A20" w:rsidR="006E35C4" w:rsidRPr="00053744" w:rsidDel="00CE7262" w:rsidRDefault="006E35C4" w:rsidP="006E35C4">
            <w:pPr>
              <w:rPr>
                <w:del w:id="346" w:author="Cuenta Microsoft" w:date="2016-05-20T11:25:00Z"/>
                <w:rFonts w:ascii="Times New Roman" w:hAnsi="Times New Roman" w:cs="Times New Roman"/>
                <w:b/>
                <w:color w:val="000000"/>
                <w:sz w:val="18"/>
                <w:szCs w:val="18"/>
              </w:rPr>
            </w:pPr>
            <w:del w:id="347" w:author="Cuenta Microsoft" w:date="2016-05-20T11:25:00Z">
              <w:r w:rsidDel="00CE7262">
                <w:rPr>
                  <w:rFonts w:ascii="Times New Roman" w:hAnsi="Times New Roman" w:cs="Times New Roman"/>
                  <w:b/>
                  <w:color w:val="000000"/>
                  <w:sz w:val="18"/>
                  <w:szCs w:val="18"/>
                </w:rPr>
                <w:delText>Código</w:delText>
              </w:r>
            </w:del>
          </w:p>
        </w:tc>
        <w:tc>
          <w:tcPr>
            <w:tcW w:w="6515" w:type="dxa"/>
          </w:tcPr>
          <w:p w14:paraId="2F17F3BC" w14:textId="2F4988DF" w:rsidR="006E35C4" w:rsidRPr="00E462B5" w:rsidDel="00CE7262" w:rsidRDefault="00FF73D3" w:rsidP="006E35C4">
            <w:pPr>
              <w:rPr>
                <w:del w:id="348" w:author="Cuenta Microsoft" w:date="2016-05-20T11:25:00Z"/>
                <w:rFonts w:ascii="Times New Roman" w:hAnsi="Times New Roman" w:cs="Times New Roman"/>
                <w:b/>
                <w:color w:val="000000"/>
                <w:sz w:val="18"/>
                <w:szCs w:val="18"/>
              </w:rPr>
            </w:pPr>
            <w:del w:id="349" w:author="Cuenta Microsoft" w:date="2016-05-20T11:25:00Z">
              <w:r w:rsidRPr="00E462B5" w:rsidDel="00CE7262">
                <w:rPr>
                  <w:rFonts w:ascii="Times New Roman" w:hAnsi="Times New Roman" w:cs="Times New Roman"/>
                  <w:color w:val="000000"/>
                  <w:sz w:val="18"/>
                  <w:szCs w:val="18"/>
                </w:rPr>
                <w:delText>CS_10_02_IMG</w:delText>
              </w:r>
              <w:r w:rsidDel="00CE7262">
                <w:rPr>
                  <w:rFonts w:ascii="Times New Roman" w:hAnsi="Times New Roman" w:cs="Times New Roman"/>
                  <w:color w:val="000000"/>
                  <w:sz w:val="18"/>
                  <w:szCs w:val="18"/>
                </w:rPr>
                <w:delText>07</w:delText>
              </w:r>
            </w:del>
          </w:p>
        </w:tc>
      </w:tr>
      <w:tr w:rsidR="006E35C4" w:rsidDel="00CE7262" w14:paraId="2324DFB8" w14:textId="5C4428C5" w:rsidTr="006E35C4">
        <w:trPr>
          <w:del w:id="350" w:author="Cuenta Microsoft" w:date="2016-05-20T11:25:00Z"/>
        </w:trPr>
        <w:tc>
          <w:tcPr>
            <w:tcW w:w="2518" w:type="dxa"/>
          </w:tcPr>
          <w:p w14:paraId="0054FFF7" w14:textId="409BCFB7" w:rsidR="006E35C4" w:rsidDel="00CE7262" w:rsidRDefault="006E35C4" w:rsidP="006E35C4">
            <w:pPr>
              <w:rPr>
                <w:del w:id="351" w:author="Cuenta Microsoft" w:date="2016-05-20T11:25:00Z"/>
                <w:rFonts w:ascii="Times New Roman" w:hAnsi="Times New Roman" w:cs="Times New Roman"/>
                <w:color w:val="000000"/>
              </w:rPr>
            </w:pPr>
            <w:del w:id="352" w:author="Cuenta Microsoft" w:date="2016-05-20T11:25:00Z">
              <w:r w:rsidRPr="00053744" w:rsidDel="00CE7262">
                <w:rPr>
                  <w:rFonts w:ascii="Times New Roman" w:hAnsi="Times New Roman" w:cs="Times New Roman"/>
                  <w:b/>
                  <w:color w:val="000000"/>
                  <w:sz w:val="18"/>
                  <w:szCs w:val="18"/>
                </w:rPr>
                <w:delText>Descripción</w:delText>
              </w:r>
            </w:del>
          </w:p>
        </w:tc>
        <w:tc>
          <w:tcPr>
            <w:tcW w:w="6515" w:type="dxa"/>
          </w:tcPr>
          <w:p w14:paraId="57EC667E" w14:textId="2DE8EFCC" w:rsidR="006E35C4" w:rsidRPr="00E462B5" w:rsidDel="00CE7262" w:rsidRDefault="005D6F53" w:rsidP="006E35C4">
            <w:pPr>
              <w:rPr>
                <w:del w:id="353" w:author="Cuenta Microsoft" w:date="2016-05-20T11:25:00Z"/>
                <w:rFonts w:ascii="Times New Roman" w:hAnsi="Times New Roman" w:cs="Times New Roman"/>
                <w:color w:val="000000"/>
                <w:sz w:val="18"/>
                <w:szCs w:val="18"/>
              </w:rPr>
            </w:pPr>
            <w:del w:id="354" w:author="Cuenta Microsoft" w:date="2016-05-20T11:25:00Z">
              <w:r w:rsidRPr="00DE574A" w:rsidDel="00CE7262">
                <w:rPr>
                  <w:rFonts w:ascii="Times New Roman" w:hAnsi="Times New Roman" w:cs="Times New Roman"/>
                  <w:color w:val="000000"/>
                  <w:sz w:val="18"/>
                  <w:szCs w:val="18"/>
                </w:rPr>
                <w:delText>Equipo de diagn</w:delText>
              </w:r>
              <w:r w:rsidRPr="00DE574A" w:rsidDel="00CE7262">
                <w:rPr>
                  <w:rFonts w:ascii="Times New Roman" w:hAnsi="Times New Roman" w:cs="Times New Roman" w:hint="cs"/>
                  <w:color w:val="000000"/>
                  <w:sz w:val="18"/>
                  <w:szCs w:val="18"/>
                </w:rPr>
                <w:delText>ó</w:delText>
              </w:r>
              <w:r w:rsidRPr="00DE574A" w:rsidDel="00CE7262">
                <w:rPr>
                  <w:rFonts w:ascii="Times New Roman" w:hAnsi="Times New Roman" w:cs="Times New Roman"/>
                  <w:color w:val="000000"/>
                  <w:sz w:val="18"/>
                  <w:szCs w:val="18"/>
                </w:rPr>
                <w:delText>stico m</w:delText>
              </w:r>
              <w:r w:rsidRPr="00DE574A" w:rsidDel="00CE7262">
                <w:rPr>
                  <w:rFonts w:ascii="Times New Roman" w:hAnsi="Times New Roman" w:cs="Times New Roman" w:hint="cs"/>
                  <w:color w:val="000000"/>
                  <w:sz w:val="18"/>
                  <w:szCs w:val="18"/>
                </w:rPr>
                <w:delText>é</w:delText>
              </w:r>
              <w:r w:rsidRPr="00DE574A" w:rsidDel="00CE7262">
                <w:rPr>
                  <w:rFonts w:ascii="Times New Roman" w:hAnsi="Times New Roman" w:cs="Times New Roman"/>
                  <w:color w:val="000000"/>
                  <w:sz w:val="18"/>
                  <w:szCs w:val="18"/>
                </w:rPr>
                <w:delText>dico</w:delText>
              </w:r>
            </w:del>
          </w:p>
        </w:tc>
      </w:tr>
      <w:tr w:rsidR="006E35C4" w:rsidDel="00CE7262" w14:paraId="752F67A8" w14:textId="39A9168C" w:rsidTr="006E35C4">
        <w:trPr>
          <w:del w:id="355" w:author="Cuenta Microsoft" w:date="2016-05-20T11:25:00Z"/>
        </w:trPr>
        <w:tc>
          <w:tcPr>
            <w:tcW w:w="2518" w:type="dxa"/>
          </w:tcPr>
          <w:p w14:paraId="58A765F1" w14:textId="5F4672DC" w:rsidR="006E35C4" w:rsidDel="00CE7262" w:rsidRDefault="006E35C4" w:rsidP="006E35C4">
            <w:pPr>
              <w:rPr>
                <w:del w:id="356" w:author="Cuenta Microsoft" w:date="2016-05-20T11:25:00Z"/>
                <w:rFonts w:ascii="Times New Roman" w:hAnsi="Times New Roman" w:cs="Times New Roman"/>
                <w:color w:val="000000"/>
              </w:rPr>
            </w:pPr>
            <w:del w:id="357" w:author="Cuenta Microsoft" w:date="2016-05-20T11:25:00Z">
              <w:r w:rsidRPr="00053744" w:rsidDel="00CE7262">
                <w:rPr>
                  <w:rFonts w:ascii="Times New Roman" w:hAnsi="Times New Roman" w:cs="Times New Roman"/>
                  <w:b/>
                  <w:color w:val="000000"/>
                  <w:sz w:val="18"/>
                  <w:szCs w:val="18"/>
                </w:rPr>
                <w:delText>Código Shutterstock (o URL</w:delText>
              </w:r>
              <w:r w:rsidDel="00CE7262">
                <w:rPr>
                  <w:rFonts w:ascii="Times New Roman" w:hAnsi="Times New Roman" w:cs="Times New Roman"/>
                  <w:b/>
                  <w:color w:val="000000"/>
                  <w:sz w:val="18"/>
                  <w:szCs w:val="18"/>
                </w:rPr>
                <w:delText xml:space="preserve"> o la ruta en AulaPlaneta</w:delText>
              </w:r>
              <w:r w:rsidRPr="00053744" w:rsidDel="00CE7262">
                <w:rPr>
                  <w:rFonts w:ascii="Times New Roman" w:hAnsi="Times New Roman" w:cs="Times New Roman"/>
                  <w:b/>
                  <w:color w:val="000000"/>
                  <w:sz w:val="18"/>
                  <w:szCs w:val="18"/>
                </w:rPr>
                <w:delText>)</w:delText>
              </w:r>
            </w:del>
          </w:p>
        </w:tc>
        <w:tc>
          <w:tcPr>
            <w:tcW w:w="6515" w:type="dxa"/>
          </w:tcPr>
          <w:p w14:paraId="28FEAF0F" w14:textId="29E37042" w:rsidR="006E35C4" w:rsidDel="00CE7262" w:rsidRDefault="00743BC4" w:rsidP="006E35C4">
            <w:pPr>
              <w:rPr>
                <w:del w:id="358" w:author="Cuenta Microsoft" w:date="2016-05-20T11:25:00Z"/>
                <w:rFonts w:ascii="Times New Roman" w:hAnsi="Times New Roman" w:cs="Times New Roman"/>
                <w:color w:val="000000"/>
                <w:sz w:val="18"/>
                <w:szCs w:val="18"/>
              </w:rPr>
            </w:pPr>
            <w:del w:id="359" w:author="Cuenta Microsoft" w:date="2016-05-20T11:25:00Z">
              <w:r w:rsidDel="00CE7262">
                <w:rPr>
                  <w:noProof/>
                  <w:lang w:eastAsia="es-CO"/>
                </w:rPr>
                <w:drawing>
                  <wp:inline distT="0" distB="0" distL="0" distR="0" wp14:anchorId="7E4A696E" wp14:editId="07BBA750">
                    <wp:extent cx="1677335" cy="1192203"/>
                    <wp:effectExtent l="0" t="0" r="0" b="8255"/>
                    <wp:docPr id="31" name="Imagen 31" descr="http://thumb1.shutterstock.com/display_pic_with_logo/102/165464750/stock-photo-mid-adult-nurse-preparing-patient-for-ct-scan-test-in-hospital-room-16546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102/165464750/stock-photo-mid-adult-nurse-preparing-patient-for-ct-scan-test-in-hospital-room-1654647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6899" cy="1199001"/>
                            </a:xfrm>
                            <a:prstGeom prst="rect">
                              <a:avLst/>
                            </a:prstGeom>
                            <a:noFill/>
                            <a:ln>
                              <a:noFill/>
                            </a:ln>
                          </pic:spPr>
                        </pic:pic>
                      </a:graphicData>
                    </a:graphic>
                  </wp:inline>
                </w:drawing>
              </w:r>
            </w:del>
          </w:p>
          <w:p w14:paraId="4D8EAA7D" w14:textId="537B3B91" w:rsidR="00743BC4" w:rsidRPr="00E462B5" w:rsidDel="00CE7262" w:rsidRDefault="00743BC4" w:rsidP="006E35C4">
            <w:pPr>
              <w:rPr>
                <w:del w:id="360" w:author="Cuenta Microsoft" w:date="2016-05-20T11:25:00Z"/>
                <w:rFonts w:ascii="Times New Roman" w:hAnsi="Times New Roman" w:cs="Times New Roman"/>
                <w:color w:val="000000"/>
                <w:sz w:val="18"/>
                <w:szCs w:val="18"/>
              </w:rPr>
            </w:pPr>
            <w:del w:id="361" w:author="Cuenta Microsoft" w:date="2016-05-20T11:25:00Z">
              <w:r w:rsidRPr="00743BC4" w:rsidDel="00CE7262">
                <w:rPr>
                  <w:rFonts w:ascii="Times New Roman" w:hAnsi="Times New Roman" w:cs="Times New Roman"/>
                  <w:color w:val="000000"/>
                  <w:sz w:val="18"/>
                  <w:szCs w:val="18"/>
                </w:rPr>
                <w:delText>http://thumb1.shutterstock.com/display_pic_with_logo/102/165464750/stock-photo-mid-adult-nurse-preparing-patient-for-ct-scan-test-in-hospital-room-165464750.jpg</w:delText>
              </w:r>
            </w:del>
          </w:p>
        </w:tc>
      </w:tr>
      <w:tr w:rsidR="006E35C4" w:rsidDel="00CE7262" w14:paraId="584F6C20" w14:textId="6A7B5EE5" w:rsidTr="006E35C4">
        <w:trPr>
          <w:del w:id="362" w:author="Cuenta Microsoft" w:date="2016-05-20T11:25:00Z"/>
        </w:trPr>
        <w:tc>
          <w:tcPr>
            <w:tcW w:w="2518" w:type="dxa"/>
          </w:tcPr>
          <w:p w14:paraId="36A8879A" w14:textId="0079D3BF" w:rsidR="006E35C4" w:rsidDel="00CE7262" w:rsidRDefault="006E35C4" w:rsidP="006E35C4">
            <w:pPr>
              <w:rPr>
                <w:del w:id="363" w:author="Cuenta Microsoft" w:date="2016-05-20T11:25:00Z"/>
                <w:rFonts w:ascii="Times New Roman" w:hAnsi="Times New Roman" w:cs="Times New Roman"/>
                <w:color w:val="000000"/>
              </w:rPr>
            </w:pPr>
            <w:del w:id="364" w:author="Cuenta Microsoft" w:date="2016-05-20T11:25:00Z">
              <w:r w:rsidRPr="00053744" w:rsidDel="00CE7262">
                <w:rPr>
                  <w:rFonts w:ascii="Times New Roman" w:hAnsi="Times New Roman" w:cs="Times New Roman"/>
                  <w:b/>
                  <w:color w:val="000000"/>
                  <w:sz w:val="18"/>
                  <w:szCs w:val="18"/>
                </w:rPr>
                <w:delText>Pie de imagen</w:delText>
              </w:r>
            </w:del>
          </w:p>
        </w:tc>
        <w:tc>
          <w:tcPr>
            <w:tcW w:w="6515" w:type="dxa"/>
          </w:tcPr>
          <w:p w14:paraId="7A66E440" w14:textId="184D59D1" w:rsidR="006E35C4" w:rsidRPr="00BA6736" w:rsidDel="00CE7262" w:rsidRDefault="00BA6736" w:rsidP="001D4FF7">
            <w:pPr>
              <w:pStyle w:val="NormalWeb"/>
              <w:shd w:val="clear" w:color="auto" w:fill="FFFFFF"/>
              <w:spacing w:after="225"/>
              <w:rPr>
                <w:del w:id="365" w:author="Cuenta Microsoft" w:date="2016-05-20T11:25:00Z"/>
                <w:color w:val="000000"/>
              </w:rPr>
            </w:pPr>
            <w:del w:id="366" w:author="Cuenta Microsoft" w:date="2016-05-20T11:25:00Z">
              <w:r w:rsidRPr="00E368C9" w:rsidDel="00CE7262">
                <w:rPr>
                  <w:color w:val="000000"/>
                  <w:sz w:val="18"/>
                  <w:rPrChange w:id="367" w:author="Lilia Carvajal" w:date="2016-05-19T17:33:00Z">
                    <w:rPr>
                      <w:color w:val="000000"/>
                    </w:rPr>
                  </w:rPrChange>
                </w:rPr>
                <w:delText xml:space="preserve">La </w:delText>
              </w:r>
              <w:r w:rsidRPr="00E368C9" w:rsidDel="00CE7262">
                <w:rPr>
                  <w:b/>
                  <w:color w:val="000000"/>
                  <w:sz w:val="18"/>
                  <w:rPrChange w:id="368" w:author="Lilia Carvajal" w:date="2016-05-19T17:33:00Z">
                    <w:rPr>
                      <w:b/>
                      <w:color w:val="000000"/>
                    </w:rPr>
                  </w:rPrChange>
                </w:rPr>
                <w:delText>reducción de aduanas</w:delText>
              </w:r>
              <w:r w:rsidRPr="00E368C9" w:rsidDel="00CE7262">
                <w:rPr>
                  <w:color w:val="000000"/>
                  <w:sz w:val="18"/>
                  <w:rPrChange w:id="369" w:author="Lilia Carvajal" w:date="2016-05-19T17:33:00Z">
                    <w:rPr>
                      <w:color w:val="000000"/>
                    </w:rPr>
                  </w:rPrChange>
                </w:rPr>
                <w:delText xml:space="preserve"> </w:delText>
              </w:r>
            </w:del>
            <w:ins w:id="370" w:author="Lilia Carvajal" w:date="2016-05-18T17:47:00Z">
              <w:del w:id="371" w:author="Cuenta Microsoft" w:date="2016-05-20T11:25:00Z">
                <w:r w:rsidR="001D4FF7" w:rsidRPr="00E368C9" w:rsidDel="00CE7262">
                  <w:rPr>
                    <w:b/>
                    <w:color w:val="000000"/>
                    <w:sz w:val="18"/>
                    <w:rPrChange w:id="372" w:author="Lilia Carvajal" w:date="2016-05-19T17:33:00Z">
                      <w:rPr>
                        <w:b/>
                        <w:color w:val="000000"/>
                      </w:rPr>
                    </w:rPrChange>
                  </w:rPr>
                  <w:delText>aranceles</w:delText>
                </w:r>
                <w:r w:rsidR="001D4FF7" w:rsidRPr="00E368C9" w:rsidDel="00CE7262">
                  <w:rPr>
                    <w:color w:val="000000"/>
                    <w:sz w:val="18"/>
                    <w:rPrChange w:id="373" w:author="Lilia Carvajal" w:date="2016-05-19T17:33:00Z">
                      <w:rPr>
                        <w:color w:val="000000"/>
                      </w:rPr>
                    </w:rPrChange>
                  </w:rPr>
                  <w:delText xml:space="preserve"> </w:delText>
                </w:r>
              </w:del>
            </w:ins>
            <w:del w:id="374" w:author="Cuenta Microsoft" w:date="2016-05-20T11:25:00Z">
              <w:r w:rsidRPr="00E368C9" w:rsidDel="00CE7262">
                <w:rPr>
                  <w:color w:val="000000"/>
                  <w:sz w:val="18"/>
                  <w:rPrChange w:id="375" w:author="Lilia Carvajal" w:date="2016-05-19T17:33:00Z">
                    <w:rPr>
                      <w:color w:val="000000"/>
                    </w:rPr>
                  </w:rPrChange>
                </w:rPr>
                <w:delText xml:space="preserve">beneficia </w:delText>
              </w:r>
            </w:del>
            <w:ins w:id="376" w:author="Lilia Carvajal" w:date="2016-05-18T17:47:00Z">
              <w:del w:id="377" w:author="Cuenta Microsoft" w:date="2016-05-20T11:25:00Z">
                <w:r w:rsidR="001D4FF7" w:rsidRPr="00E368C9" w:rsidDel="00CE7262">
                  <w:rPr>
                    <w:color w:val="000000"/>
                    <w:sz w:val="18"/>
                    <w:rPrChange w:id="378" w:author="Lilia Carvajal" w:date="2016-05-19T17:33:00Z">
                      <w:rPr>
                        <w:color w:val="000000"/>
                      </w:rPr>
                    </w:rPrChange>
                  </w:rPr>
                  <w:delText>la comercialización de</w:delText>
                </w:r>
              </w:del>
            </w:ins>
            <w:del w:id="379" w:author="Cuenta Microsoft" w:date="2016-05-20T11:25:00Z">
              <w:r w:rsidRPr="00E368C9" w:rsidDel="00CE7262">
                <w:rPr>
                  <w:color w:val="000000"/>
                  <w:sz w:val="18"/>
                  <w:rPrChange w:id="380" w:author="Lilia Carvajal" w:date="2016-05-19T17:33:00Z">
                    <w:rPr>
                      <w:color w:val="000000"/>
                    </w:rPr>
                  </w:rPrChange>
                </w:rPr>
                <w:delText xml:space="preserve">a equipos médicos, sistemas </w:delText>
              </w:r>
              <w:r w:rsidRPr="00E368C9" w:rsidDel="00CE7262">
                <w:rPr>
                  <w:i/>
                  <w:smallCaps/>
                  <w:color w:val="000000"/>
                  <w:sz w:val="18"/>
                  <w:rPrChange w:id="381" w:author="Lilia Carvajal" w:date="2016-05-19T17:33:00Z">
                    <w:rPr>
                      <w:smallCaps/>
                      <w:color w:val="000000"/>
                    </w:rPr>
                  </w:rPrChange>
                </w:rPr>
                <w:delText>gps,</w:delText>
              </w:r>
              <w:r w:rsidRPr="00E368C9" w:rsidDel="00CE7262">
                <w:rPr>
                  <w:color w:val="000000"/>
                  <w:sz w:val="18"/>
                  <w:rPrChange w:id="382" w:author="Lilia Carvajal" w:date="2016-05-19T17:33:00Z">
                    <w:rPr>
                      <w:color w:val="000000"/>
                    </w:rPr>
                  </w:rPrChange>
                </w:rPr>
                <w:delText xml:space="preserve"> videoconsolas, </w:delText>
              </w:r>
              <w:r w:rsidRPr="00E368C9" w:rsidDel="00CE7262">
                <w:rPr>
                  <w:i/>
                  <w:color w:val="000000"/>
                  <w:sz w:val="18"/>
                  <w:rPrChange w:id="383" w:author="Lilia Carvajal" w:date="2016-05-19T17:33:00Z">
                    <w:rPr>
                      <w:i/>
                      <w:color w:val="000000"/>
                    </w:rPr>
                  </w:rPrChange>
                </w:rPr>
                <w:delText>software</w:delText>
              </w:r>
              <w:r w:rsidRPr="00E368C9" w:rsidDel="00CE7262">
                <w:rPr>
                  <w:color w:val="000000"/>
                  <w:sz w:val="18"/>
                  <w:rPrChange w:id="384" w:author="Lilia Carvajal" w:date="2016-05-19T17:33:00Z">
                    <w:rPr>
                      <w:color w:val="000000"/>
                    </w:rPr>
                  </w:rPrChange>
                </w:rPr>
                <w:delText xml:space="preserve"> para ordenadores e incluso semiconductores de nueva generación. </w:delText>
              </w:r>
            </w:del>
          </w:p>
        </w:tc>
      </w:tr>
    </w:tbl>
    <w:p w14:paraId="79F3F1A5" w14:textId="3A7C17F7" w:rsidR="00DC3D33" w:rsidRPr="002F23E0" w:rsidRDefault="00DC3D33" w:rsidP="00DC3D33">
      <w:pPr>
        <w:pStyle w:val="NormalWeb"/>
        <w:shd w:val="clear" w:color="auto" w:fill="FFFFFF"/>
        <w:spacing w:after="225"/>
        <w:rPr>
          <w:color w:val="000000"/>
        </w:rPr>
      </w:pPr>
      <w:r w:rsidRPr="002F23E0">
        <w:rPr>
          <w:color w:val="000000"/>
        </w:rPr>
        <w:t xml:space="preserve">El </w:t>
      </w:r>
      <w:ins w:id="385" w:author="Lilia Carvajal" w:date="2016-05-18T17:56:00Z">
        <w:r w:rsidR="00A15E83">
          <w:rPr>
            <w:color w:val="000000"/>
          </w:rPr>
          <w:t>F</w:t>
        </w:r>
      </w:ins>
      <w:del w:id="386" w:author="Lilia Carvajal" w:date="2016-05-18T17:56:00Z">
        <w:r w:rsidRPr="002F23E0" w:rsidDel="00A15E83">
          <w:rPr>
            <w:color w:val="000000"/>
          </w:rPr>
          <w:delText>f</w:delText>
        </w:r>
      </w:del>
      <w:r w:rsidRPr="002F23E0">
        <w:rPr>
          <w:color w:val="000000"/>
        </w:rPr>
        <w:t>oro también prom</w:t>
      </w:r>
      <w:r w:rsidR="00FC58D2">
        <w:rPr>
          <w:color w:val="000000"/>
        </w:rPr>
        <w:t xml:space="preserve">ueve el </w:t>
      </w:r>
      <w:r w:rsidR="00FC58D2" w:rsidRPr="00C82935">
        <w:rPr>
          <w:b/>
          <w:color w:val="000000"/>
        </w:rPr>
        <w:t>acercamiento entre los G</w:t>
      </w:r>
      <w:r w:rsidRPr="00C82935">
        <w:rPr>
          <w:b/>
          <w:color w:val="000000"/>
        </w:rPr>
        <w:t>obiernos</w:t>
      </w:r>
      <w:r w:rsidRPr="002F23E0">
        <w:rPr>
          <w:color w:val="000000"/>
        </w:rPr>
        <w:t xml:space="preserve"> de Japón y China para que lleguen a acuerdo</w:t>
      </w:r>
      <w:r>
        <w:rPr>
          <w:color w:val="000000"/>
        </w:rPr>
        <w:t>s</w:t>
      </w:r>
      <w:r w:rsidRPr="002F23E0">
        <w:rPr>
          <w:color w:val="000000"/>
        </w:rPr>
        <w:t xml:space="preserve"> sobre la disputa de las islas Senkaku, bajo control de Japón y que China reclama. </w:t>
      </w:r>
      <w:del w:id="387" w:author="Lilia Carvajal" w:date="2016-05-18T17:56:00Z">
        <w:r w:rsidR="00F43960" w:rsidDel="00A15E83">
          <w:rPr>
            <w:color w:val="000000"/>
          </w:rPr>
          <w:delText>De tal modo</w:delText>
        </w:r>
      </w:del>
      <w:ins w:id="388" w:author="Lilia Carvajal" w:date="2016-05-18T17:56:00Z">
        <w:r w:rsidR="00A15E83">
          <w:rPr>
            <w:color w:val="000000"/>
          </w:rPr>
          <w:t>En ese sentido</w:t>
        </w:r>
      </w:ins>
      <w:r w:rsidR="00F43960">
        <w:rPr>
          <w:color w:val="000000"/>
        </w:rPr>
        <w:t>, l</w:t>
      </w:r>
      <w:r w:rsidRPr="002F23E0">
        <w:rPr>
          <w:color w:val="000000"/>
        </w:rPr>
        <w:t>a segunda y tercera potencias</w:t>
      </w:r>
      <w:r w:rsidR="00F43960">
        <w:rPr>
          <w:color w:val="000000"/>
        </w:rPr>
        <w:t xml:space="preserve"> económicas</w:t>
      </w:r>
      <w:r w:rsidRPr="002F23E0">
        <w:rPr>
          <w:color w:val="000000"/>
        </w:rPr>
        <w:t xml:space="preserve"> mundiales firmaron un acuerdo </w:t>
      </w:r>
      <w:del w:id="389" w:author="Lilia Carvajal" w:date="2016-05-18T17:56:00Z">
        <w:r w:rsidR="00FC58D2" w:rsidDel="00A15E83">
          <w:rPr>
            <w:color w:val="000000"/>
          </w:rPr>
          <w:delText>a instancias del foro</w:delText>
        </w:r>
        <w:r w:rsidR="00FC58D2" w:rsidRPr="002F23E0" w:rsidDel="00A15E83">
          <w:rPr>
            <w:color w:val="000000"/>
          </w:rPr>
          <w:delText xml:space="preserve"> </w:delText>
        </w:r>
      </w:del>
      <w:r w:rsidRPr="002F23E0">
        <w:rPr>
          <w:color w:val="000000"/>
        </w:rPr>
        <w:t xml:space="preserve">para iniciar la normalización de </w:t>
      </w:r>
      <w:r>
        <w:rPr>
          <w:color w:val="000000"/>
        </w:rPr>
        <w:t xml:space="preserve">sus </w:t>
      </w:r>
      <w:r w:rsidRPr="002F23E0">
        <w:rPr>
          <w:color w:val="000000"/>
        </w:rPr>
        <w:t>relaciones</w:t>
      </w:r>
      <w:r w:rsidR="00FC58D2">
        <w:rPr>
          <w:color w:val="000000"/>
        </w:rPr>
        <w:t>.</w:t>
      </w:r>
      <w:r w:rsidRPr="002F23E0">
        <w:rPr>
          <w:color w:val="000000"/>
        </w:rPr>
        <w:t xml:space="preserve">  </w:t>
      </w:r>
    </w:p>
    <w:tbl>
      <w:tblPr>
        <w:tblStyle w:val="Tablaconcuadrcula"/>
        <w:tblW w:w="0" w:type="auto"/>
        <w:tblInd w:w="113" w:type="dxa"/>
        <w:tblLook w:val="04A0" w:firstRow="1" w:lastRow="0" w:firstColumn="1" w:lastColumn="0" w:noHBand="0" w:noVBand="1"/>
      </w:tblPr>
      <w:tblGrid>
        <w:gridCol w:w="15"/>
        <w:gridCol w:w="1178"/>
        <w:gridCol w:w="309"/>
        <w:gridCol w:w="7439"/>
      </w:tblGrid>
      <w:tr w:rsidR="005A0D9E" w:rsidRPr="005D1738" w:rsidDel="00CE7262" w14:paraId="39F7C6D7" w14:textId="74DBFDDC" w:rsidTr="00CE7262">
        <w:trPr>
          <w:del w:id="390" w:author="Cuenta Microsoft" w:date="2016-05-20T11:27:00Z"/>
        </w:trPr>
        <w:tc>
          <w:tcPr>
            <w:tcW w:w="8828" w:type="dxa"/>
            <w:gridSpan w:val="4"/>
            <w:shd w:val="clear" w:color="auto" w:fill="0D0D0D" w:themeFill="text1" w:themeFillTint="F2"/>
          </w:tcPr>
          <w:p w14:paraId="1E8A47F8" w14:textId="00F93E69" w:rsidR="005A0D9E" w:rsidRPr="005D1738" w:rsidDel="00CE7262" w:rsidRDefault="005A0D9E" w:rsidP="00B0068D">
            <w:pPr>
              <w:jc w:val="center"/>
              <w:rPr>
                <w:del w:id="391" w:author="Cuenta Microsoft" w:date="2016-05-20T11:27:00Z"/>
                <w:rFonts w:ascii="Times New Roman" w:hAnsi="Times New Roman" w:cs="Times New Roman"/>
                <w:b/>
                <w:color w:val="FFFFFF" w:themeColor="background1"/>
              </w:rPr>
            </w:pPr>
            <w:del w:id="392" w:author="Cuenta Microsoft" w:date="2016-05-20T11:27:00Z">
              <w:r w:rsidRPr="005D1738" w:rsidDel="00CE7262">
                <w:rPr>
                  <w:rFonts w:ascii="Times New Roman" w:hAnsi="Times New Roman" w:cs="Times New Roman"/>
                  <w:b/>
                  <w:color w:val="FFFFFF" w:themeColor="background1"/>
                </w:rPr>
                <w:delText>Imagen (fotografía, gráfica o ilustración)</w:delText>
              </w:r>
            </w:del>
          </w:p>
        </w:tc>
      </w:tr>
      <w:tr w:rsidR="005A0D9E" w:rsidDel="00CE7262" w14:paraId="707A2871" w14:textId="7C265496" w:rsidTr="00CE7262">
        <w:trPr>
          <w:del w:id="393" w:author="Cuenta Microsoft" w:date="2016-05-20T11:27:00Z"/>
        </w:trPr>
        <w:tc>
          <w:tcPr>
            <w:tcW w:w="1735" w:type="dxa"/>
            <w:gridSpan w:val="3"/>
          </w:tcPr>
          <w:p w14:paraId="71940676" w14:textId="39C1553A" w:rsidR="005A0D9E" w:rsidRPr="00053744" w:rsidDel="00CE7262" w:rsidRDefault="005A0D9E" w:rsidP="00B0068D">
            <w:pPr>
              <w:rPr>
                <w:del w:id="394" w:author="Cuenta Microsoft" w:date="2016-05-20T11:27:00Z"/>
                <w:rFonts w:ascii="Times New Roman" w:hAnsi="Times New Roman" w:cs="Times New Roman"/>
                <w:b/>
                <w:color w:val="000000"/>
                <w:sz w:val="18"/>
                <w:szCs w:val="18"/>
              </w:rPr>
            </w:pPr>
            <w:del w:id="395" w:author="Cuenta Microsoft" w:date="2016-05-20T11:27:00Z">
              <w:r w:rsidDel="00CE7262">
                <w:rPr>
                  <w:rFonts w:ascii="Times New Roman" w:hAnsi="Times New Roman" w:cs="Times New Roman"/>
                  <w:b/>
                  <w:color w:val="000000"/>
                  <w:sz w:val="18"/>
                  <w:szCs w:val="18"/>
                </w:rPr>
                <w:delText>Código</w:delText>
              </w:r>
            </w:del>
          </w:p>
        </w:tc>
        <w:tc>
          <w:tcPr>
            <w:tcW w:w="7093" w:type="dxa"/>
          </w:tcPr>
          <w:p w14:paraId="56C8CD55" w14:textId="7E4A1C23" w:rsidR="005A0D9E" w:rsidRPr="00E462B5" w:rsidDel="00CE7262" w:rsidRDefault="005A0D9E" w:rsidP="00B0068D">
            <w:pPr>
              <w:rPr>
                <w:del w:id="396" w:author="Cuenta Microsoft" w:date="2016-05-20T11:27:00Z"/>
                <w:rFonts w:ascii="Times New Roman" w:hAnsi="Times New Roman" w:cs="Times New Roman"/>
                <w:b/>
                <w:color w:val="000000"/>
                <w:sz w:val="18"/>
                <w:szCs w:val="18"/>
              </w:rPr>
            </w:pPr>
            <w:del w:id="397" w:author="Cuenta Microsoft" w:date="2016-05-20T11:27:00Z">
              <w:r w:rsidRPr="00E462B5" w:rsidDel="00CE7262">
                <w:rPr>
                  <w:rFonts w:ascii="Times New Roman" w:hAnsi="Times New Roman" w:cs="Times New Roman"/>
                  <w:color w:val="000000"/>
                  <w:sz w:val="18"/>
                  <w:szCs w:val="18"/>
                </w:rPr>
                <w:delText>CS_10_02_IMG0</w:delText>
              </w:r>
              <w:r w:rsidR="00D331A0" w:rsidDel="00CE7262">
                <w:rPr>
                  <w:rFonts w:ascii="Times New Roman" w:hAnsi="Times New Roman" w:cs="Times New Roman"/>
                  <w:color w:val="000000"/>
                  <w:sz w:val="18"/>
                  <w:szCs w:val="18"/>
                </w:rPr>
                <w:delText>8</w:delText>
              </w:r>
            </w:del>
          </w:p>
        </w:tc>
      </w:tr>
      <w:tr w:rsidR="005A0D9E" w:rsidDel="00CE7262" w14:paraId="39DEAD1C" w14:textId="618A3DCD" w:rsidTr="00CE7262">
        <w:trPr>
          <w:del w:id="398" w:author="Cuenta Microsoft" w:date="2016-05-20T11:27:00Z"/>
        </w:trPr>
        <w:tc>
          <w:tcPr>
            <w:tcW w:w="1735" w:type="dxa"/>
            <w:gridSpan w:val="3"/>
          </w:tcPr>
          <w:p w14:paraId="196E6CD7" w14:textId="2B4E9AEA" w:rsidR="005A0D9E" w:rsidDel="00CE7262" w:rsidRDefault="005A0D9E" w:rsidP="00B0068D">
            <w:pPr>
              <w:rPr>
                <w:del w:id="399" w:author="Cuenta Microsoft" w:date="2016-05-20T11:27:00Z"/>
                <w:rFonts w:ascii="Times New Roman" w:hAnsi="Times New Roman" w:cs="Times New Roman"/>
                <w:color w:val="000000"/>
              </w:rPr>
            </w:pPr>
            <w:del w:id="400" w:author="Cuenta Microsoft" w:date="2016-05-20T11:27:00Z">
              <w:r w:rsidRPr="00053744" w:rsidDel="00CE7262">
                <w:rPr>
                  <w:rFonts w:ascii="Times New Roman" w:hAnsi="Times New Roman" w:cs="Times New Roman"/>
                  <w:b/>
                  <w:color w:val="000000"/>
                  <w:sz w:val="18"/>
                  <w:szCs w:val="18"/>
                </w:rPr>
                <w:delText>Descripción</w:delText>
              </w:r>
            </w:del>
          </w:p>
        </w:tc>
        <w:tc>
          <w:tcPr>
            <w:tcW w:w="7093" w:type="dxa"/>
          </w:tcPr>
          <w:p w14:paraId="3C523C43" w14:textId="5B68E0F0" w:rsidR="005A0D9E" w:rsidRPr="00E462B5" w:rsidDel="00CE7262" w:rsidRDefault="005A0D9E" w:rsidP="00B0068D">
            <w:pPr>
              <w:rPr>
                <w:del w:id="401" w:author="Cuenta Microsoft" w:date="2016-05-20T11:27:00Z"/>
                <w:rFonts w:ascii="Times New Roman" w:hAnsi="Times New Roman" w:cs="Times New Roman"/>
                <w:color w:val="000000"/>
                <w:sz w:val="18"/>
                <w:szCs w:val="18"/>
              </w:rPr>
            </w:pPr>
            <w:del w:id="402" w:author="Cuenta Microsoft" w:date="2016-05-20T11:27:00Z">
              <w:r w:rsidDel="00CE7262">
                <w:rPr>
                  <w:rFonts w:ascii="Times New Roman" w:hAnsi="Times New Roman" w:cs="Times New Roman"/>
                  <w:color w:val="000000"/>
                  <w:sz w:val="18"/>
                  <w:szCs w:val="18"/>
                </w:rPr>
                <w:delText xml:space="preserve">Mapa de países que integran el </w:delText>
              </w:r>
              <w:r w:rsidRPr="00474376" w:rsidDel="00CE7262">
                <w:rPr>
                  <w:rFonts w:ascii="Times New Roman" w:hAnsi="Times New Roman" w:cs="Times New Roman"/>
                  <w:smallCaps/>
                  <w:color w:val="000000"/>
                  <w:sz w:val="18"/>
                  <w:szCs w:val="18"/>
                </w:rPr>
                <w:delText>apec</w:delText>
              </w:r>
              <w:r w:rsidDel="00CE7262">
                <w:rPr>
                  <w:rFonts w:ascii="Times New Roman" w:hAnsi="Times New Roman" w:cs="Times New Roman"/>
                  <w:smallCaps/>
                  <w:color w:val="000000"/>
                  <w:sz w:val="18"/>
                  <w:szCs w:val="18"/>
                </w:rPr>
                <w:delText>.</w:delText>
              </w:r>
            </w:del>
          </w:p>
        </w:tc>
      </w:tr>
      <w:tr w:rsidR="005A0D9E" w:rsidDel="00CE7262" w14:paraId="5502281F" w14:textId="751D3BAB" w:rsidTr="00CE7262">
        <w:trPr>
          <w:del w:id="403" w:author="Cuenta Microsoft" w:date="2016-05-20T11:27:00Z"/>
        </w:trPr>
        <w:tc>
          <w:tcPr>
            <w:tcW w:w="1735" w:type="dxa"/>
            <w:gridSpan w:val="3"/>
          </w:tcPr>
          <w:p w14:paraId="2EA3CBB0" w14:textId="74D9A059" w:rsidR="005A0D9E" w:rsidDel="00CE7262" w:rsidRDefault="005A0D9E" w:rsidP="00B0068D">
            <w:pPr>
              <w:rPr>
                <w:del w:id="404" w:author="Cuenta Microsoft" w:date="2016-05-20T11:27:00Z"/>
                <w:rFonts w:ascii="Times New Roman" w:hAnsi="Times New Roman" w:cs="Times New Roman"/>
                <w:color w:val="000000"/>
              </w:rPr>
            </w:pPr>
            <w:del w:id="405" w:author="Cuenta Microsoft" w:date="2016-05-20T11:27:00Z">
              <w:r w:rsidRPr="00053744" w:rsidDel="00CE7262">
                <w:rPr>
                  <w:rFonts w:ascii="Times New Roman" w:hAnsi="Times New Roman" w:cs="Times New Roman"/>
                  <w:b/>
                  <w:color w:val="000000"/>
                  <w:sz w:val="18"/>
                  <w:szCs w:val="18"/>
                </w:rPr>
                <w:delText>Código Shutterstock (o URL</w:delText>
              </w:r>
              <w:r w:rsidDel="00CE7262">
                <w:rPr>
                  <w:rFonts w:ascii="Times New Roman" w:hAnsi="Times New Roman" w:cs="Times New Roman"/>
                  <w:b/>
                  <w:color w:val="000000"/>
                  <w:sz w:val="18"/>
                  <w:szCs w:val="18"/>
                </w:rPr>
                <w:delText xml:space="preserve"> o la ruta en AulaPlaneta</w:delText>
              </w:r>
              <w:r w:rsidRPr="00053744" w:rsidDel="00CE7262">
                <w:rPr>
                  <w:rFonts w:ascii="Times New Roman" w:hAnsi="Times New Roman" w:cs="Times New Roman"/>
                  <w:b/>
                  <w:color w:val="000000"/>
                  <w:sz w:val="18"/>
                  <w:szCs w:val="18"/>
                </w:rPr>
                <w:delText>)</w:delText>
              </w:r>
            </w:del>
          </w:p>
        </w:tc>
        <w:tc>
          <w:tcPr>
            <w:tcW w:w="7093" w:type="dxa"/>
          </w:tcPr>
          <w:p w14:paraId="5CC9E179" w14:textId="7B847574" w:rsidR="00743BC4" w:rsidDel="00CE7262" w:rsidRDefault="00743BC4" w:rsidP="00B0068D">
            <w:pPr>
              <w:rPr>
                <w:del w:id="406" w:author="Cuenta Microsoft" w:date="2016-05-20T11:27:00Z"/>
                <w:rFonts w:ascii="Times New Roman" w:hAnsi="Times New Roman" w:cs="Times New Roman"/>
                <w:color w:val="000000"/>
                <w:sz w:val="18"/>
                <w:szCs w:val="18"/>
              </w:rPr>
            </w:pPr>
            <w:del w:id="407" w:author="Cuenta Microsoft" w:date="2016-05-20T11:27:00Z">
              <w:r w:rsidDel="00CE7262">
                <w:rPr>
                  <w:noProof/>
                  <w:lang w:eastAsia="es-CO"/>
                </w:rPr>
                <w:drawing>
                  <wp:inline distT="0" distB="0" distL="0" distR="0" wp14:anchorId="450E4F66" wp14:editId="5108E3C1">
                    <wp:extent cx="1096045" cy="1093914"/>
                    <wp:effectExtent l="0" t="0" r="8890" b="0"/>
                    <wp:docPr id="32" name="Imagen 32" descr="http://4.bp.blogspot.com/-R7ZjScaQE90/T2zuTcp1CWI/AAAAAAAAAh0/cAWIyOZTjV4/s1600/apec+mapa+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R7ZjScaQE90/T2zuTcp1CWI/AAAAAAAAAh0/cAWIyOZTjV4/s1600/apec+mapa+20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1665" cy="1099523"/>
                            </a:xfrm>
                            <a:prstGeom prst="rect">
                              <a:avLst/>
                            </a:prstGeom>
                            <a:noFill/>
                            <a:ln>
                              <a:noFill/>
                            </a:ln>
                          </pic:spPr>
                        </pic:pic>
                      </a:graphicData>
                    </a:graphic>
                  </wp:inline>
                </w:drawing>
              </w:r>
              <w:r w:rsidRPr="00F34D7F" w:rsidDel="00CE7262">
                <w:rPr>
                  <w:rFonts w:ascii="Times New Roman" w:hAnsi="Times New Roman" w:cs="Times New Roman"/>
                  <w:color w:val="000000"/>
                  <w:sz w:val="18"/>
                  <w:szCs w:val="18"/>
                </w:rPr>
                <w:delText xml:space="preserve"> </w:delText>
              </w:r>
            </w:del>
          </w:p>
          <w:p w14:paraId="47DBC42F" w14:textId="0794DE35" w:rsidR="005A0D9E" w:rsidRPr="00E462B5" w:rsidDel="00CE7262" w:rsidRDefault="005A0D9E" w:rsidP="00B0068D">
            <w:pPr>
              <w:rPr>
                <w:del w:id="408" w:author="Cuenta Microsoft" w:date="2016-05-20T11:27:00Z"/>
                <w:rFonts w:ascii="Times New Roman" w:hAnsi="Times New Roman" w:cs="Times New Roman"/>
                <w:color w:val="000000"/>
                <w:sz w:val="18"/>
                <w:szCs w:val="18"/>
              </w:rPr>
            </w:pPr>
            <w:del w:id="409" w:author="Cuenta Microsoft" w:date="2016-05-20T11:27:00Z">
              <w:r w:rsidRPr="00F34D7F" w:rsidDel="00CE7262">
                <w:rPr>
                  <w:rFonts w:ascii="Times New Roman" w:hAnsi="Times New Roman" w:cs="Times New Roman"/>
                  <w:color w:val="000000"/>
                  <w:sz w:val="18"/>
                  <w:szCs w:val="18"/>
                </w:rPr>
                <w:delText>http://4.bp.blogspot.com/-R7ZjScaQE90/T2zuTcp1CWI/AAAAAAAAAh0/cAWIyOZTjV4/s1600/apec+mapa+2010.jpg</w:delText>
              </w:r>
            </w:del>
          </w:p>
        </w:tc>
      </w:tr>
      <w:tr w:rsidR="005A0D9E" w:rsidDel="00CE7262" w14:paraId="41102155" w14:textId="7D588B9D" w:rsidTr="00CE7262">
        <w:trPr>
          <w:del w:id="410" w:author="Cuenta Microsoft" w:date="2016-05-20T11:27:00Z"/>
        </w:trPr>
        <w:tc>
          <w:tcPr>
            <w:tcW w:w="1735" w:type="dxa"/>
            <w:gridSpan w:val="3"/>
          </w:tcPr>
          <w:p w14:paraId="4ECA206D" w14:textId="3D3C24C0" w:rsidR="005A0D9E" w:rsidDel="00CE7262" w:rsidRDefault="005A0D9E" w:rsidP="00B0068D">
            <w:pPr>
              <w:rPr>
                <w:del w:id="411" w:author="Cuenta Microsoft" w:date="2016-05-20T11:27:00Z"/>
                <w:rFonts w:ascii="Times New Roman" w:hAnsi="Times New Roman" w:cs="Times New Roman"/>
                <w:color w:val="000000"/>
              </w:rPr>
            </w:pPr>
            <w:del w:id="412" w:author="Cuenta Microsoft" w:date="2016-05-20T11:27:00Z">
              <w:r w:rsidRPr="00053744" w:rsidDel="00CE7262">
                <w:rPr>
                  <w:rFonts w:ascii="Times New Roman" w:hAnsi="Times New Roman" w:cs="Times New Roman"/>
                  <w:b/>
                  <w:color w:val="000000"/>
                  <w:sz w:val="18"/>
                  <w:szCs w:val="18"/>
                </w:rPr>
                <w:delText>Pie de imagen</w:delText>
              </w:r>
            </w:del>
          </w:p>
        </w:tc>
        <w:tc>
          <w:tcPr>
            <w:tcW w:w="7093" w:type="dxa"/>
          </w:tcPr>
          <w:p w14:paraId="3B4AD668" w14:textId="2FA23859" w:rsidR="005A0D9E" w:rsidRPr="00E462B5" w:rsidDel="00CE7262" w:rsidRDefault="005A0D9E" w:rsidP="00B0068D">
            <w:pPr>
              <w:rPr>
                <w:del w:id="413" w:author="Cuenta Microsoft" w:date="2016-05-20T11:27:00Z"/>
                <w:rFonts w:ascii="Times New Roman" w:hAnsi="Times New Roman" w:cs="Times New Roman"/>
                <w:color w:val="000000"/>
                <w:sz w:val="18"/>
                <w:szCs w:val="18"/>
              </w:rPr>
            </w:pPr>
            <w:del w:id="414" w:author="Cuenta Microsoft" w:date="2016-05-20T11:27:00Z">
              <w:r w:rsidDel="00CE7262">
                <w:rPr>
                  <w:rFonts w:ascii="Times New Roman" w:hAnsi="Times New Roman" w:cs="Times New Roman"/>
                  <w:color w:val="000000"/>
                  <w:sz w:val="18"/>
                  <w:szCs w:val="18"/>
                </w:rPr>
                <w:delText>El Foro de Cooperación Económica Asia Pacífico (</w:delText>
              </w:r>
              <w:r w:rsidRPr="00474376" w:rsidDel="00CE7262">
                <w:rPr>
                  <w:rFonts w:ascii="Times New Roman" w:hAnsi="Times New Roman" w:cs="Times New Roman"/>
                  <w:smallCaps/>
                  <w:color w:val="000000"/>
                  <w:sz w:val="18"/>
                  <w:szCs w:val="18"/>
                </w:rPr>
                <w:delText>apec</w:delText>
              </w:r>
              <w:r w:rsidDel="00CE7262">
                <w:rPr>
                  <w:rFonts w:ascii="Times New Roman" w:hAnsi="Times New Roman" w:cs="Times New Roman"/>
                  <w:color w:val="000000"/>
                  <w:sz w:val="18"/>
                  <w:szCs w:val="18"/>
                </w:rPr>
                <w:delText>) ha fomentado la cooperación entre países de Asia que tienen viejos conflictos por territorios.</w:delText>
              </w:r>
            </w:del>
          </w:p>
        </w:tc>
      </w:tr>
      <w:tr w:rsidR="00CE7262" w:rsidRPr="005D1738" w14:paraId="0E607164" w14:textId="77777777" w:rsidTr="00CE7262">
        <w:trPr>
          <w:gridBefore w:val="1"/>
          <w:ins w:id="415" w:author="Cuenta Microsoft" w:date="2016-05-20T11:27:00Z"/>
        </w:trPr>
        <w:tc>
          <w:tcPr>
            <w:tcW w:w="8828" w:type="dxa"/>
            <w:gridSpan w:val="3"/>
            <w:shd w:val="clear" w:color="auto" w:fill="0D0D0D" w:themeFill="text1" w:themeFillTint="F2"/>
          </w:tcPr>
          <w:p w14:paraId="74A8E4DA" w14:textId="77777777" w:rsidR="00CE7262" w:rsidRPr="005D1738" w:rsidRDefault="00CE7262" w:rsidP="00C00E85">
            <w:pPr>
              <w:jc w:val="center"/>
              <w:rPr>
                <w:ins w:id="416" w:author="Cuenta Microsoft" w:date="2016-05-20T11:27:00Z"/>
                <w:rFonts w:ascii="Times New Roman" w:hAnsi="Times New Roman" w:cs="Times New Roman"/>
                <w:b/>
                <w:color w:val="FFFFFF" w:themeColor="background1"/>
              </w:rPr>
            </w:pPr>
            <w:ins w:id="417" w:author="Cuenta Microsoft" w:date="2016-05-20T11:27:00Z">
              <w:r w:rsidRPr="005D1738">
                <w:rPr>
                  <w:rFonts w:ascii="Times New Roman" w:hAnsi="Times New Roman" w:cs="Times New Roman"/>
                  <w:b/>
                  <w:color w:val="FFFFFF" w:themeColor="background1"/>
                </w:rPr>
                <w:lastRenderedPageBreak/>
                <w:t>Imagen (fotografía, gráfica o ilustración)</w:t>
              </w:r>
            </w:ins>
          </w:p>
        </w:tc>
      </w:tr>
      <w:tr w:rsidR="00CE7262" w14:paraId="61EAD2AC" w14:textId="77777777" w:rsidTr="00CE7262">
        <w:trPr>
          <w:gridBefore w:val="1"/>
          <w:ins w:id="418" w:author="Cuenta Microsoft" w:date="2016-05-20T11:27:00Z"/>
        </w:trPr>
        <w:tc>
          <w:tcPr>
            <w:tcW w:w="1168" w:type="dxa"/>
          </w:tcPr>
          <w:p w14:paraId="24EAB5EA" w14:textId="77777777" w:rsidR="00CE7262" w:rsidRPr="00053744" w:rsidRDefault="00CE7262" w:rsidP="00C00E85">
            <w:pPr>
              <w:rPr>
                <w:ins w:id="419" w:author="Cuenta Microsoft" w:date="2016-05-20T11:27:00Z"/>
                <w:rFonts w:ascii="Times New Roman" w:hAnsi="Times New Roman" w:cs="Times New Roman"/>
                <w:b/>
                <w:color w:val="000000"/>
                <w:sz w:val="18"/>
                <w:szCs w:val="18"/>
              </w:rPr>
            </w:pPr>
            <w:ins w:id="420" w:author="Cuenta Microsoft" w:date="2016-05-20T11:27:00Z">
              <w:r>
                <w:rPr>
                  <w:rFonts w:ascii="Times New Roman" w:hAnsi="Times New Roman" w:cs="Times New Roman"/>
                  <w:b/>
                  <w:color w:val="000000"/>
                  <w:sz w:val="18"/>
                  <w:szCs w:val="18"/>
                </w:rPr>
                <w:t>Código</w:t>
              </w:r>
            </w:ins>
          </w:p>
        </w:tc>
        <w:tc>
          <w:tcPr>
            <w:tcW w:w="7660" w:type="dxa"/>
            <w:gridSpan w:val="2"/>
          </w:tcPr>
          <w:p w14:paraId="5B518868" w14:textId="77777777" w:rsidR="00CE7262" w:rsidRPr="00E462B5" w:rsidRDefault="00CE7262" w:rsidP="00C00E85">
            <w:pPr>
              <w:rPr>
                <w:ins w:id="421" w:author="Cuenta Microsoft" w:date="2016-05-20T11:27:00Z"/>
                <w:rFonts w:ascii="Times New Roman" w:hAnsi="Times New Roman" w:cs="Times New Roman"/>
                <w:b/>
                <w:color w:val="000000"/>
                <w:sz w:val="18"/>
                <w:szCs w:val="18"/>
              </w:rPr>
            </w:pPr>
            <w:ins w:id="422" w:author="Cuenta Microsoft" w:date="2016-05-20T11:27:00Z">
              <w:r w:rsidRPr="00E462B5">
                <w:rPr>
                  <w:rFonts w:ascii="Times New Roman" w:hAnsi="Times New Roman" w:cs="Times New Roman"/>
                  <w:color w:val="000000"/>
                  <w:sz w:val="18"/>
                  <w:szCs w:val="18"/>
                </w:rPr>
                <w:t>CS_10_02_IMG0</w:t>
              </w:r>
              <w:r>
                <w:rPr>
                  <w:rFonts w:ascii="Times New Roman" w:hAnsi="Times New Roman" w:cs="Times New Roman"/>
                  <w:color w:val="000000"/>
                  <w:sz w:val="18"/>
                  <w:szCs w:val="18"/>
                </w:rPr>
                <w:t>6</w:t>
              </w:r>
            </w:ins>
          </w:p>
        </w:tc>
      </w:tr>
      <w:tr w:rsidR="00CE7262" w14:paraId="0A97FC54" w14:textId="77777777" w:rsidTr="00CE7262">
        <w:trPr>
          <w:gridBefore w:val="1"/>
          <w:ins w:id="423" w:author="Cuenta Microsoft" w:date="2016-05-20T11:27:00Z"/>
        </w:trPr>
        <w:tc>
          <w:tcPr>
            <w:tcW w:w="1168" w:type="dxa"/>
          </w:tcPr>
          <w:p w14:paraId="08A108F9" w14:textId="77777777" w:rsidR="00CE7262" w:rsidRDefault="00CE7262" w:rsidP="00C00E85">
            <w:pPr>
              <w:rPr>
                <w:ins w:id="424" w:author="Cuenta Microsoft" w:date="2016-05-20T11:27:00Z"/>
                <w:rFonts w:ascii="Times New Roman" w:hAnsi="Times New Roman" w:cs="Times New Roman"/>
                <w:color w:val="000000"/>
              </w:rPr>
            </w:pPr>
            <w:ins w:id="425" w:author="Cuenta Microsoft" w:date="2016-05-20T11:27:00Z">
              <w:r w:rsidRPr="00053744">
                <w:rPr>
                  <w:rFonts w:ascii="Times New Roman" w:hAnsi="Times New Roman" w:cs="Times New Roman"/>
                  <w:b/>
                  <w:color w:val="000000"/>
                  <w:sz w:val="18"/>
                  <w:szCs w:val="18"/>
                </w:rPr>
                <w:t>Descripción</w:t>
              </w:r>
            </w:ins>
          </w:p>
        </w:tc>
        <w:tc>
          <w:tcPr>
            <w:tcW w:w="7660" w:type="dxa"/>
            <w:gridSpan w:val="2"/>
          </w:tcPr>
          <w:p w14:paraId="24E1EEEF" w14:textId="77777777" w:rsidR="00CE7262" w:rsidRPr="00E462B5" w:rsidRDefault="00CE7262" w:rsidP="00C00E85">
            <w:pPr>
              <w:rPr>
                <w:ins w:id="426" w:author="Cuenta Microsoft" w:date="2016-05-20T11:27:00Z"/>
                <w:rFonts w:ascii="Times New Roman" w:hAnsi="Times New Roman" w:cs="Times New Roman"/>
                <w:color w:val="000000"/>
                <w:sz w:val="18"/>
                <w:szCs w:val="18"/>
              </w:rPr>
            </w:pPr>
            <w:ins w:id="427" w:author="Cuenta Microsoft" w:date="2016-05-20T11:27:00Z">
              <w:r>
                <w:rPr>
                  <w:rFonts w:ascii="Times New Roman" w:hAnsi="Times New Roman" w:cs="Times New Roman"/>
                  <w:color w:val="000000"/>
                  <w:sz w:val="18"/>
                  <w:szCs w:val="18"/>
                </w:rPr>
                <w:t xml:space="preserve">Mapa de países que integran el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smallCaps/>
                  <w:color w:val="000000"/>
                  <w:sz w:val="18"/>
                  <w:szCs w:val="18"/>
                </w:rPr>
                <w:t>.</w:t>
              </w:r>
            </w:ins>
          </w:p>
        </w:tc>
      </w:tr>
      <w:tr w:rsidR="00CE7262" w14:paraId="47335986" w14:textId="77777777" w:rsidTr="00CE7262">
        <w:trPr>
          <w:gridBefore w:val="1"/>
          <w:ins w:id="428" w:author="Cuenta Microsoft" w:date="2016-05-20T11:27:00Z"/>
        </w:trPr>
        <w:tc>
          <w:tcPr>
            <w:tcW w:w="1168" w:type="dxa"/>
          </w:tcPr>
          <w:p w14:paraId="03B7CA28" w14:textId="77777777" w:rsidR="00CE7262" w:rsidRDefault="00CE7262" w:rsidP="00C00E85">
            <w:pPr>
              <w:rPr>
                <w:ins w:id="429" w:author="Cuenta Microsoft" w:date="2016-05-20T11:27:00Z"/>
                <w:rFonts w:ascii="Times New Roman" w:hAnsi="Times New Roman" w:cs="Times New Roman"/>
                <w:color w:val="000000"/>
              </w:rPr>
            </w:pPr>
            <w:ins w:id="430" w:author="Cuenta Microsoft" w:date="2016-05-20T11:27: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7660" w:type="dxa"/>
            <w:gridSpan w:val="2"/>
          </w:tcPr>
          <w:p w14:paraId="3CD31761" w14:textId="77777777" w:rsidR="00CE7262" w:rsidRDefault="00CE7262" w:rsidP="00C00E85">
            <w:pPr>
              <w:rPr>
                <w:ins w:id="431" w:author="Cuenta Microsoft" w:date="2016-05-20T11:27:00Z"/>
                <w:rFonts w:ascii="Times New Roman" w:hAnsi="Times New Roman" w:cs="Times New Roman"/>
                <w:color w:val="000000"/>
                <w:sz w:val="18"/>
                <w:szCs w:val="18"/>
              </w:rPr>
            </w:pPr>
            <w:ins w:id="432" w:author="Cuenta Microsoft" w:date="2016-05-20T11:27:00Z">
              <w:r w:rsidRPr="00F34D7F">
                <w:rPr>
                  <w:rFonts w:ascii="Times New Roman" w:hAnsi="Times New Roman" w:cs="Times New Roman"/>
                  <w:color w:val="000000"/>
                  <w:sz w:val="18"/>
                  <w:szCs w:val="18"/>
                </w:rPr>
                <w:t xml:space="preserve"> </w:t>
              </w:r>
              <w:r w:rsidRPr="00BE4D1A">
                <w:rPr>
                  <w:rFonts w:ascii="Times New Roman" w:hAnsi="Times New Roman" w:cs="Times New Roman"/>
                  <w:color w:val="000000"/>
                  <w:sz w:val="18"/>
                  <w:szCs w:val="18"/>
                </w:rPr>
                <w:t>http://hispanicasaber.planetasaber.com/encyclopedia/default.asp?idpack=9&amp;idpil=001POJ01&amp;ruta=Buscador</w:t>
              </w:r>
            </w:ins>
          </w:p>
          <w:p w14:paraId="0934BC95" w14:textId="77777777" w:rsidR="00CE7262" w:rsidRPr="00E462B5" w:rsidRDefault="00CE7262" w:rsidP="00C00E85">
            <w:pPr>
              <w:rPr>
                <w:ins w:id="433" w:author="Cuenta Microsoft" w:date="2016-05-20T11:27:00Z"/>
                <w:rFonts w:ascii="Times New Roman" w:hAnsi="Times New Roman" w:cs="Times New Roman"/>
                <w:color w:val="000000"/>
                <w:sz w:val="18"/>
                <w:szCs w:val="18"/>
              </w:rPr>
            </w:pPr>
          </w:p>
        </w:tc>
      </w:tr>
      <w:tr w:rsidR="00CE7262" w14:paraId="04CCB5A6" w14:textId="77777777" w:rsidTr="00CE7262">
        <w:trPr>
          <w:gridBefore w:val="1"/>
          <w:ins w:id="434" w:author="Cuenta Microsoft" w:date="2016-05-20T11:27:00Z"/>
        </w:trPr>
        <w:tc>
          <w:tcPr>
            <w:tcW w:w="1168" w:type="dxa"/>
          </w:tcPr>
          <w:p w14:paraId="17FE48C4" w14:textId="77777777" w:rsidR="00CE7262" w:rsidRDefault="00CE7262" w:rsidP="00C00E85">
            <w:pPr>
              <w:rPr>
                <w:ins w:id="435" w:author="Cuenta Microsoft" w:date="2016-05-20T11:27:00Z"/>
                <w:rFonts w:ascii="Times New Roman" w:hAnsi="Times New Roman" w:cs="Times New Roman"/>
                <w:color w:val="000000"/>
              </w:rPr>
            </w:pPr>
            <w:ins w:id="436" w:author="Cuenta Microsoft" w:date="2016-05-20T11:27:00Z">
              <w:r w:rsidRPr="00053744">
                <w:rPr>
                  <w:rFonts w:ascii="Times New Roman" w:hAnsi="Times New Roman" w:cs="Times New Roman"/>
                  <w:b/>
                  <w:color w:val="000000"/>
                  <w:sz w:val="18"/>
                  <w:szCs w:val="18"/>
                </w:rPr>
                <w:t>Pie de imagen</w:t>
              </w:r>
            </w:ins>
          </w:p>
        </w:tc>
        <w:tc>
          <w:tcPr>
            <w:tcW w:w="7660" w:type="dxa"/>
            <w:gridSpan w:val="2"/>
          </w:tcPr>
          <w:p w14:paraId="113A4DF0" w14:textId="77777777" w:rsidR="00CE7262" w:rsidRPr="00E462B5" w:rsidRDefault="00CE7262" w:rsidP="00C00E85">
            <w:pPr>
              <w:rPr>
                <w:ins w:id="437" w:author="Cuenta Microsoft" w:date="2016-05-20T11:27:00Z"/>
                <w:rFonts w:ascii="Times New Roman" w:hAnsi="Times New Roman" w:cs="Times New Roman"/>
                <w:color w:val="000000"/>
                <w:sz w:val="18"/>
                <w:szCs w:val="18"/>
              </w:rPr>
            </w:pPr>
            <w:ins w:id="438" w:author="Cuenta Microsoft" w:date="2016-05-20T11:27:00Z">
              <w:r>
                <w:rPr>
                  <w:rFonts w:ascii="Times New Roman" w:hAnsi="Times New Roman" w:cs="Times New Roman"/>
                  <w:color w:val="000000"/>
                  <w:sz w:val="18"/>
                  <w:szCs w:val="18"/>
                </w:rPr>
                <w:t>La Asociación de Naciones del Sudeste Asiático (</w:t>
              </w:r>
              <w:r>
                <w:rPr>
                  <w:rFonts w:ascii="Times New Roman" w:hAnsi="Times New Roman" w:cs="Times New Roman"/>
                  <w:smallCaps/>
                  <w:color w:val="000000"/>
                  <w:sz w:val="18"/>
                  <w:szCs w:val="18"/>
                </w:rPr>
                <w:t>ASEAN</w:t>
              </w:r>
              <w:r>
                <w:rPr>
                  <w:rFonts w:ascii="Times New Roman" w:hAnsi="Times New Roman" w:cs="Times New Roman"/>
                  <w:color w:val="000000"/>
                  <w:sz w:val="18"/>
                  <w:szCs w:val="18"/>
                </w:rPr>
                <w:t>) ha fomentado la cooperación entre las principales economías de Asia, así como la coordinación de medidas financieras y políticas.</w:t>
              </w:r>
            </w:ins>
          </w:p>
        </w:tc>
      </w:tr>
    </w:tbl>
    <w:p w14:paraId="22DB93A5" w14:textId="226D464E" w:rsidR="008B35D2" w:rsidRPr="002F23E0" w:rsidRDefault="00087596" w:rsidP="002F23E0">
      <w:pPr>
        <w:pStyle w:val="NormalWeb"/>
        <w:shd w:val="clear" w:color="auto" w:fill="FFFFFF"/>
        <w:spacing w:after="225"/>
        <w:rPr>
          <w:color w:val="000000"/>
        </w:rPr>
      </w:pPr>
      <w:r>
        <w:rPr>
          <w:color w:val="000000"/>
        </w:rPr>
        <w:t>Por otro lado, l</w:t>
      </w:r>
      <w:r w:rsidR="00DC3D33">
        <w:rPr>
          <w:color w:val="000000"/>
        </w:rPr>
        <w:t>a c</w:t>
      </w:r>
      <w:r w:rsidR="008B35D2" w:rsidRPr="002F23E0">
        <w:rPr>
          <w:color w:val="000000"/>
        </w:rPr>
        <w:t>onformación de</w:t>
      </w:r>
      <w:ins w:id="439" w:author="Lilia Carvajal" w:date="2016-05-18T17:58:00Z">
        <w:r w:rsidR="00A15E83">
          <w:rPr>
            <w:color w:val="000000"/>
          </w:rPr>
          <w:t>l</w:t>
        </w:r>
      </w:ins>
      <w:r w:rsidR="00DC3D33">
        <w:rPr>
          <w:color w:val="000000"/>
        </w:rPr>
        <w:t xml:space="preserve"> </w:t>
      </w:r>
      <w:del w:id="440" w:author="Lilia Carvajal" w:date="2016-05-18T17:58:00Z">
        <w:r w:rsidR="00DC3D33" w:rsidDel="00A15E83">
          <w:rPr>
            <w:color w:val="000000"/>
          </w:rPr>
          <w:delText>un</w:delText>
        </w:r>
        <w:r w:rsidR="008B35D2" w:rsidRPr="002F23E0" w:rsidDel="00A15E83">
          <w:rPr>
            <w:color w:val="000000"/>
          </w:rPr>
          <w:delText xml:space="preserve"> </w:delText>
        </w:r>
      </w:del>
      <w:r w:rsidR="008B35D2" w:rsidRPr="00C82935">
        <w:rPr>
          <w:b/>
          <w:color w:val="000000"/>
        </w:rPr>
        <w:t>Acuerdo Transpacífico</w:t>
      </w:r>
      <w:ins w:id="441" w:author="Lilia Carvajal" w:date="2016-05-18T17:58:00Z">
        <w:r w:rsidR="00A15E83">
          <w:rPr>
            <w:b/>
            <w:color w:val="000000"/>
          </w:rPr>
          <w:t xml:space="preserve"> de Cooperaci</w:t>
        </w:r>
      </w:ins>
      <w:ins w:id="442" w:author="Lilia Carvajal" w:date="2016-05-18T17:59:00Z">
        <w:r w:rsidR="00A15E83">
          <w:rPr>
            <w:b/>
            <w:color w:val="000000"/>
          </w:rPr>
          <w:t>ón Económica</w:t>
        </w:r>
      </w:ins>
      <w:r w:rsidR="008B35D2" w:rsidRPr="00C82935">
        <w:rPr>
          <w:b/>
          <w:color w:val="000000"/>
        </w:rPr>
        <w:t xml:space="preserve"> (</w:t>
      </w:r>
      <w:r w:rsidR="00DC3D33" w:rsidRPr="00C82935">
        <w:rPr>
          <w:b/>
          <w:smallCaps/>
          <w:color w:val="000000"/>
        </w:rPr>
        <w:t>tpp</w:t>
      </w:r>
      <w:r w:rsidR="008B35D2" w:rsidRPr="00C82935">
        <w:rPr>
          <w:b/>
          <w:color w:val="000000"/>
        </w:rPr>
        <w:t>)</w:t>
      </w:r>
      <w:ins w:id="443" w:author="Lilia Carvajal" w:date="2016-05-18T17:59:00Z">
        <w:r w:rsidR="00A15E83">
          <w:rPr>
            <w:b/>
            <w:color w:val="000000"/>
          </w:rPr>
          <w:t>,</w:t>
        </w:r>
      </w:ins>
      <w:r w:rsidR="008B35D2" w:rsidRPr="002F23E0">
        <w:rPr>
          <w:color w:val="000000"/>
        </w:rPr>
        <w:t xml:space="preserve"> promovido por</w:t>
      </w:r>
      <w:del w:id="444" w:author="Lilia Carvajal" w:date="2016-05-18T17:59:00Z">
        <w:r w:rsidR="008B35D2" w:rsidRPr="002F23E0" w:rsidDel="00A15E83">
          <w:rPr>
            <w:color w:val="000000"/>
          </w:rPr>
          <w:delText xml:space="preserve"> los</w:delText>
        </w:r>
      </w:del>
      <w:r w:rsidR="008B35D2" w:rsidRPr="002F23E0">
        <w:rPr>
          <w:color w:val="000000"/>
        </w:rPr>
        <w:t xml:space="preserve"> Estados Unidos</w:t>
      </w:r>
      <w:ins w:id="445" w:author="Lilia Carvajal" w:date="2016-05-18T17:59:00Z">
        <w:r w:rsidR="00A15E83">
          <w:rPr>
            <w:color w:val="000000"/>
          </w:rPr>
          <w:t>,</w:t>
        </w:r>
      </w:ins>
      <w:r w:rsidR="008B35D2" w:rsidRPr="002F23E0">
        <w:rPr>
          <w:color w:val="000000"/>
        </w:rPr>
        <w:t xml:space="preserve"> integra</w:t>
      </w:r>
      <w:del w:id="446" w:author="Lilia Carvajal" w:date="2016-05-18T17:59:00Z">
        <w:r w:rsidR="008B35D2" w:rsidRPr="002F23E0" w:rsidDel="00A15E83">
          <w:rPr>
            <w:color w:val="000000"/>
          </w:rPr>
          <w:delText>ría</w:delText>
        </w:r>
      </w:del>
      <w:r w:rsidR="008B35D2" w:rsidRPr="002F23E0">
        <w:rPr>
          <w:color w:val="000000"/>
        </w:rPr>
        <w:t xml:space="preserve"> un bloque comercial que va desde Vietnam hasta Chile e </w:t>
      </w:r>
      <w:r w:rsidR="00600912" w:rsidRPr="002F23E0">
        <w:rPr>
          <w:color w:val="000000"/>
        </w:rPr>
        <w:t>incluye a</w:t>
      </w:r>
      <w:r w:rsidR="008B35D2" w:rsidRPr="002F23E0">
        <w:rPr>
          <w:color w:val="000000"/>
        </w:rPr>
        <w:t xml:space="preserve"> Japón</w:t>
      </w:r>
      <w:r w:rsidR="00600912" w:rsidRPr="002F23E0">
        <w:rPr>
          <w:color w:val="000000"/>
        </w:rPr>
        <w:t>,</w:t>
      </w:r>
      <w:ins w:id="447" w:author="Lilia Carvajal" w:date="2016-05-18T17:59:00Z">
        <w:r w:rsidR="00A15E83">
          <w:rPr>
            <w:color w:val="000000"/>
          </w:rPr>
          <w:t xml:space="preserve"> y</w:t>
        </w:r>
      </w:ins>
      <w:r w:rsidR="00600912" w:rsidRPr="002F23E0">
        <w:rPr>
          <w:color w:val="000000"/>
        </w:rPr>
        <w:t xml:space="preserve"> reúne más 800 millones de personas, que representa</w:t>
      </w:r>
      <w:r w:rsidR="00DC3D33">
        <w:rPr>
          <w:color w:val="000000"/>
        </w:rPr>
        <w:t>n</w:t>
      </w:r>
      <w:r w:rsidR="00600912" w:rsidRPr="002F23E0">
        <w:rPr>
          <w:color w:val="000000"/>
        </w:rPr>
        <w:t xml:space="preserve"> casi </w:t>
      </w:r>
      <w:del w:id="448" w:author="Lilia Carvajal" w:date="2016-05-18T18:00:00Z">
        <w:r w:rsidR="00600912" w:rsidRPr="002F23E0" w:rsidDel="00A15E83">
          <w:rPr>
            <w:color w:val="000000"/>
          </w:rPr>
          <w:delText xml:space="preserve">un </w:delText>
        </w:r>
      </w:del>
      <w:ins w:id="449" w:author="Lilia Carvajal" w:date="2016-05-18T18:00:00Z">
        <w:r w:rsidR="00A15E83">
          <w:rPr>
            <w:color w:val="000000"/>
          </w:rPr>
          <w:t>el</w:t>
        </w:r>
        <w:r w:rsidR="00A15E83" w:rsidRPr="002F23E0">
          <w:rPr>
            <w:color w:val="000000"/>
          </w:rPr>
          <w:t xml:space="preserve"> </w:t>
        </w:r>
      </w:ins>
      <w:r w:rsidR="00600912" w:rsidRPr="002F23E0">
        <w:rPr>
          <w:color w:val="000000"/>
        </w:rPr>
        <w:t>40</w:t>
      </w:r>
      <w:ins w:id="450" w:author="Lilia Carvajal" w:date="2016-05-18T18:00:00Z">
        <w:r w:rsidR="00A15E83">
          <w:rPr>
            <w:color w:val="000000"/>
          </w:rPr>
          <w:t xml:space="preserve"> </w:t>
        </w:r>
      </w:ins>
      <w:r w:rsidR="00600912" w:rsidRPr="002F23E0">
        <w:rPr>
          <w:color w:val="000000"/>
        </w:rPr>
        <w:t xml:space="preserve">% </w:t>
      </w:r>
      <w:r>
        <w:rPr>
          <w:color w:val="000000"/>
        </w:rPr>
        <w:t>de la economía mundial. E</w:t>
      </w:r>
      <w:r w:rsidR="00600912" w:rsidRPr="002F23E0">
        <w:rPr>
          <w:color w:val="000000"/>
        </w:rPr>
        <w:t xml:space="preserve">ste acuerdo, </w:t>
      </w:r>
      <w:del w:id="451" w:author="Lilia Carvajal" w:date="2016-05-18T18:02:00Z">
        <w:r w:rsidR="00600912" w:rsidRPr="002F23E0" w:rsidDel="001847A6">
          <w:rPr>
            <w:color w:val="000000"/>
          </w:rPr>
          <w:delText>si se fi</w:delText>
        </w:r>
        <w:r w:rsidDel="001847A6">
          <w:rPr>
            <w:color w:val="000000"/>
          </w:rPr>
          <w:delText>rma en el futuro</w:delText>
        </w:r>
      </w:del>
      <w:ins w:id="452" w:author="Lilia Carvajal" w:date="2016-05-18T18:02:00Z">
        <w:r w:rsidR="001847A6">
          <w:rPr>
            <w:color w:val="000000"/>
          </w:rPr>
          <w:t>firmado en febrero de 2016</w:t>
        </w:r>
      </w:ins>
      <w:r>
        <w:rPr>
          <w:color w:val="000000"/>
        </w:rPr>
        <w:t>, no involucra</w:t>
      </w:r>
      <w:del w:id="453" w:author="Lilia Carvajal" w:date="2016-05-18T18:03:00Z">
        <w:r w:rsidDel="001847A6">
          <w:rPr>
            <w:color w:val="000000"/>
          </w:rPr>
          <w:delText>ría</w:delText>
        </w:r>
      </w:del>
      <w:r>
        <w:rPr>
          <w:color w:val="000000"/>
        </w:rPr>
        <w:t xml:space="preserve"> </w:t>
      </w:r>
      <w:ins w:id="454" w:author="Lilia Carvajal" w:date="2016-05-18T18:05:00Z">
        <w:r w:rsidR="001847A6">
          <w:rPr>
            <w:color w:val="000000"/>
          </w:rPr>
          <w:t>l</w:t>
        </w:r>
      </w:ins>
      <w:r>
        <w:rPr>
          <w:color w:val="000000"/>
        </w:rPr>
        <w:t>a</w:t>
      </w:r>
      <w:ins w:id="455" w:author="Lilia Carvajal" w:date="2016-05-18T18:05:00Z">
        <w:r w:rsidR="001847A6">
          <w:rPr>
            <w:color w:val="000000"/>
          </w:rPr>
          <w:t>s</w:t>
        </w:r>
      </w:ins>
      <w:r>
        <w:rPr>
          <w:color w:val="000000"/>
        </w:rPr>
        <w:t xml:space="preserve"> poderosas economías</w:t>
      </w:r>
      <w:r w:rsidR="00600912" w:rsidRPr="002F23E0">
        <w:rPr>
          <w:color w:val="000000"/>
        </w:rPr>
        <w:t xml:space="preserve"> </w:t>
      </w:r>
      <w:ins w:id="456" w:author="Lilia Carvajal" w:date="2016-05-18T18:05:00Z">
        <w:r w:rsidR="001847A6">
          <w:rPr>
            <w:color w:val="000000"/>
          </w:rPr>
          <w:t xml:space="preserve">de </w:t>
        </w:r>
      </w:ins>
      <w:r w:rsidR="00600912" w:rsidRPr="002F23E0">
        <w:rPr>
          <w:color w:val="000000"/>
        </w:rPr>
        <w:t>China</w:t>
      </w:r>
      <w:r>
        <w:rPr>
          <w:color w:val="000000"/>
        </w:rPr>
        <w:t xml:space="preserve"> y Corea del Sur</w:t>
      </w:r>
      <w:r w:rsidR="00600912" w:rsidRPr="002F23E0">
        <w:rPr>
          <w:color w:val="000000"/>
        </w:rPr>
        <w:t xml:space="preserve">. </w:t>
      </w:r>
    </w:p>
    <w:p w14:paraId="5CBBEBA5" w14:textId="17BB7E69" w:rsidR="00743BC4" w:rsidRDefault="00600912" w:rsidP="00743BC4">
      <w:pPr>
        <w:pStyle w:val="NormalWeb"/>
        <w:shd w:val="clear" w:color="auto" w:fill="FFFFFF"/>
        <w:spacing w:after="225"/>
        <w:rPr>
          <w:color w:val="000000"/>
        </w:rPr>
      </w:pPr>
      <w:r w:rsidRPr="002F23E0">
        <w:rPr>
          <w:color w:val="000000"/>
        </w:rPr>
        <w:t>Frente a</w:t>
      </w:r>
      <w:ins w:id="457" w:author="Lilia Carvajal" w:date="2016-05-18T18:06:00Z">
        <w:r w:rsidR="001847A6">
          <w:rPr>
            <w:color w:val="000000"/>
          </w:rPr>
          <w:t>l</w:t>
        </w:r>
      </w:ins>
      <w:r w:rsidRPr="002F23E0">
        <w:rPr>
          <w:color w:val="000000"/>
        </w:rPr>
        <w:t xml:space="preserve"> </w:t>
      </w:r>
      <w:del w:id="458" w:author="Lilia Carvajal" w:date="2016-05-18T18:06:00Z">
        <w:r w:rsidRPr="002F23E0" w:rsidDel="001847A6">
          <w:rPr>
            <w:color w:val="000000"/>
          </w:rPr>
          <w:delText xml:space="preserve">la propuesta de los Estados Unidos de un </w:delText>
        </w:r>
      </w:del>
      <w:r w:rsidRPr="002F23E0">
        <w:rPr>
          <w:color w:val="000000"/>
        </w:rPr>
        <w:t xml:space="preserve">Acuerdo Transpacífico, China impulsa un área de </w:t>
      </w:r>
      <w:r w:rsidRPr="00C82935">
        <w:rPr>
          <w:b/>
          <w:color w:val="000000"/>
        </w:rPr>
        <w:t>Libre Comercio de Asia Pacífico (</w:t>
      </w:r>
      <w:r w:rsidR="00DC3D33" w:rsidRPr="00C82935">
        <w:rPr>
          <w:b/>
          <w:smallCaps/>
          <w:color w:val="000000"/>
        </w:rPr>
        <w:t>ftaap</w:t>
      </w:r>
      <w:r w:rsidRPr="00C82935">
        <w:rPr>
          <w:b/>
          <w:color w:val="000000"/>
        </w:rPr>
        <w:t>),</w:t>
      </w:r>
      <w:r w:rsidRPr="002F23E0">
        <w:rPr>
          <w:color w:val="000000"/>
        </w:rPr>
        <w:t xml:space="preserve"> </w:t>
      </w:r>
      <w:r w:rsidR="00DC3D33">
        <w:rPr>
          <w:color w:val="000000"/>
        </w:rPr>
        <w:t>que</w:t>
      </w:r>
      <w:r w:rsidRPr="002F23E0">
        <w:rPr>
          <w:color w:val="000000"/>
        </w:rPr>
        <w:t xml:space="preserve"> no incluye a los Estados Unidos. </w:t>
      </w:r>
      <w:r w:rsidR="00743BC4" w:rsidRPr="002F23E0">
        <w:rPr>
          <w:color w:val="000000"/>
        </w:rPr>
        <w:t>En esta dirección, China firmó con Corea del Sur un pacto bilateral que reduce las barreras arancelarias de los dos países, excepto las de</w:t>
      </w:r>
      <w:r w:rsidR="00743BC4">
        <w:rPr>
          <w:color w:val="000000"/>
        </w:rPr>
        <w:t>l</w:t>
      </w:r>
      <w:r w:rsidR="00743BC4" w:rsidRPr="002F23E0">
        <w:rPr>
          <w:color w:val="000000"/>
        </w:rPr>
        <w:t xml:space="preserve"> arroz y del sector de automóviles. </w:t>
      </w:r>
    </w:p>
    <w:tbl>
      <w:tblPr>
        <w:tblStyle w:val="Tablaconcuadrcula"/>
        <w:tblW w:w="0" w:type="auto"/>
        <w:tblLook w:val="04A0" w:firstRow="1" w:lastRow="0" w:firstColumn="1" w:lastColumn="0" w:noHBand="0" w:noVBand="1"/>
      </w:tblPr>
      <w:tblGrid>
        <w:gridCol w:w="2475"/>
        <w:gridCol w:w="6353"/>
      </w:tblGrid>
      <w:tr w:rsidR="006E35C4" w:rsidRPr="005D1738" w:rsidDel="00CE7262" w14:paraId="6D3A8DFD" w14:textId="4DD33540" w:rsidTr="00743BC4">
        <w:trPr>
          <w:del w:id="459" w:author="Cuenta Microsoft" w:date="2016-05-20T11:28:00Z"/>
        </w:trPr>
        <w:tc>
          <w:tcPr>
            <w:tcW w:w="8828" w:type="dxa"/>
            <w:gridSpan w:val="2"/>
            <w:shd w:val="clear" w:color="auto" w:fill="0D0D0D" w:themeFill="text1" w:themeFillTint="F2"/>
          </w:tcPr>
          <w:p w14:paraId="304BF674" w14:textId="7352E2C9" w:rsidR="006E35C4" w:rsidRPr="005D1738" w:rsidDel="00CE7262" w:rsidRDefault="006E35C4" w:rsidP="006E35C4">
            <w:pPr>
              <w:jc w:val="center"/>
              <w:rPr>
                <w:del w:id="460" w:author="Cuenta Microsoft" w:date="2016-05-20T11:28:00Z"/>
                <w:rFonts w:ascii="Times New Roman" w:hAnsi="Times New Roman" w:cs="Times New Roman"/>
                <w:b/>
                <w:color w:val="FFFFFF" w:themeColor="background1"/>
              </w:rPr>
            </w:pPr>
            <w:del w:id="461" w:author="Cuenta Microsoft" w:date="2016-05-20T11:28:00Z">
              <w:r w:rsidRPr="005D1738" w:rsidDel="00CE7262">
                <w:rPr>
                  <w:rFonts w:ascii="Times New Roman" w:hAnsi="Times New Roman" w:cs="Times New Roman"/>
                  <w:b/>
                  <w:color w:val="FFFFFF" w:themeColor="background1"/>
                </w:rPr>
                <w:delText>Imagen (fotografía, gráfica o ilustración)</w:delText>
              </w:r>
            </w:del>
          </w:p>
        </w:tc>
      </w:tr>
      <w:tr w:rsidR="006E35C4" w:rsidDel="00CE7262" w14:paraId="5ED2F4E0" w14:textId="200FAC71" w:rsidTr="00743BC4">
        <w:trPr>
          <w:del w:id="462" w:author="Cuenta Microsoft" w:date="2016-05-20T11:28:00Z"/>
        </w:trPr>
        <w:tc>
          <w:tcPr>
            <w:tcW w:w="2475" w:type="dxa"/>
          </w:tcPr>
          <w:p w14:paraId="7A66188B" w14:textId="5BE4632A" w:rsidR="006E35C4" w:rsidRPr="00053744" w:rsidDel="00CE7262" w:rsidRDefault="006E35C4" w:rsidP="006E35C4">
            <w:pPr>
              <w:rPr>
                <w:del w:id="463" w:author="Cuenta Microsoft" w:date="2016-05-20T11:28:00Z"/>
                <w:rFonts w:ascii="Times New Roman" w:hAnsi="Times New Roman" w:cs="Times New Roman"/>
                <w:b/>
                <w:color w:val="000000"/>
                <w:sz w:val="18"/>
                <w:szCs w:val="18"/>
              </w:rPr>
            </w:pPr>
            <w:del w:id="464" w:author="Cuenta Microsoft" w:date="2016-05-20T11:28:00Z">
              <w:r w:rsidDel="00CE7262">
                <w:rPr>
                  <w:rFonts w:ascii="Times New Roman" w:hAnsi="Times New Roman" w:cs="Times New Roman"/>
                  <w:b/>
                  <w:color w:val="000000"/>
                  <w:sz w:val="18"/>
                  <w:szCs w:val="18"/>
                </w:rPr>
                <w:delText>Código</w:delText>
              </w:r>
            </w:del>
          </w:p>
        </w:tc>
        <w:tc>
          <w:tcPr>
            <w:tcW w:w="6353" w:type="dxa"/>
          </w:tcPr>
          <w:p w14:paraId="39C89398" w14:textId="75C19F78" w:rsidR="006E35C4" w:rsidRPr="00E462B5" w:rsidDel="00CE7262" w:rsidRDefault="00FF73D3" w:rsidP="006E35C4">
            <w:pPr>
              <w:rPr>
                <w:del w:id="465" w:author="Cuenta Microsoft" w:date="2016-05-20T11:28:00Z"/>
                <w:rFonts w:ascii="Times New Roman" w:hAnsi="Times New Roman" w:cs="Times New Roman"/>
                <w:b/>
                <w:color w:val="000000"/>
                <w:sz w:val="18"/>
                <w:szCs w:val="18"/>
              </w:rPr>
            </w:pPr>
            <w:del w:id="466" w:author="Cuenta Microsoft" w:date="2016-05-20T11:28:00Z">
              <w:r w:rsidRPr="00E462B5" w:rsidDel="00CE7262">
                <w:rPr>
                  <w:rFonts w:ascii="Times New Roman" w:hAnsi="Times New Roman" w:cs="Times New Roman"/>
                  <w:color w:val="000000"/>
                  <w:sz w:val="18"/>
                  <w:szCs w:val="18"/>
                </w:rPr>
                <w:delText>CS_10_02_IMG</w:delText>
              </w:r>
              <w:r w:rsidDel="00CE7262">
                <w:rPr>
                  <w:rFonts w:ascii="Times New Roman" w:hAnsi="Times New Roman" w:cs="Times New Roman"/>
                  <w:color w:val="000000"/>
                  <w:sz w:val="18"/>
                  <w:szCs w:val="18"/>
                </w:rPr>
                <w:delText>09</w:delText>
              </w:r>
            </w:del>
          </w:p>
        </w:tc>
      </w:tr>
      <w:tr w:rsidR="006E35C4" w:rsidDel="00CE7262" w14:paraId="1AA4E7FD" w14:textId="5A1BEE65" w:rsidTr="00743BC4">
        <w:trPr>
          <w:del w:id="467" w:author="Cuenta Microsoft" w:date="2016-05-20T11:28:00Z"/>
        </w:trPr>
        <w:tc>
          <w:tcPr>
            <w:tcW w:w="2475" w:type="dxa"/>
          </w:tcPr>
          <w:p w14:paraId="5E091A3A" w14:textId="6EE45F92" w:rsidR="006E35C4" w:rsidDel="00CE7262" w:rsidRDefault="006E35C4" w:rsidP="006E35C4">
            <w:pPr>
              <w:rPr>
                <w:del w:id="468" w:author="Cuenta Microsoft" w:date="2016-05-20T11:28:00Z"/>
                <w:rFonts w:ascii="Times New Roman" w:hAnsi="Times New Roman" w:cs="Times New Roman"/>
                <w:color w:val="000000"/>
              </w:rPr>
            </w:pPr>
            <w:del w:id="469" w:author="Cuenta Microsoft" w:date="2016-05-20T11:28:00Z">
              <w:r w:rsidRPr="00053744" w:rsidDel="00CE7262">
                <w:rPr>
                  <w:rFonts w:ascii="Times New Roman" w:hAnsi="Times New Roman" w:cs="Times New Roman"/>
                  <w:b/>
                  <w:color w:val="000000"/>
                  <w:sz w:val="18"/>
                  <w:szCs w:val="18"/>
                </w:rPr>
                <w:delText>Descripción</w:delText>
              </w:r>
            </w:del>
          </w:p>
        </w:tc>
        <w:tc>
          <w:tcPr>
            <w:tcW w:w="6353" w:type="dxa"/>
          </w:tcPr>
          <w:p w14:paraId="1E400FA5" w14:textId="311DAA53" w:rsidR="006E35C4" w:rsidRPr="00E462B5" w:rsidDel="00CE7262" w:rsidRDefault="005D6F53" w:rsidP="006E35C4">
            <w:pPr>
              <w:rPr>
                <w:del w:id="470" w:author="Cuenta Microsoft" w:date="2016-05-20T11:28:00Z"/>
                <w:rFonts w:ascii="Times New Roman" w:hAnsi="Times New Roman" w:cs="Times New Roman"/>
                <w:color w:val="000000"/>
                <w:sz w:val="18"/>
                <w:szCs w:val="18"/>
              </w:rPr>
            </w:pPr>
            <w:del w:id="471" w:author="Cuenta Microsoft" w:date="2016-05-20T11:28:00Z">
              <w:r w:rsidRPr="00DE574A" w:rsidDel="00CE7262">
                <w:rPr>
                  <w:rFonts w:ascii="Times New Roman" w:hAnsi="Times New Roman" w:cs="Times New Roman"/>
                  <w:color w:val="000000"/>
                  <w:sz w:val="18"/>
                  <w:szCs w:val="18"/>
                </w:rPr>
                <w:delText>Lugar de Corea del Sur</w:delText>
              </w:r>
            </w:del>
          </w:p>
        </w:tc>
      </w:tr>
      <w:tr w:rsidR="006E35C4" w:rsidDel="00CE7262" w14:paraId="1F8F8B53" w14:textId="1BAF9A28" w:rsidTr="00743BC4">
        <w:trPr>
          <w:del w:id="472" w:author="Cuenta Microsoft" w:date="2016-05-20T11:28:00Z"/>
        </w:trPr>
        <w:tc>
          <w:tcPr>
            <w:tcW w:w="2475" w:type="dxa"/>
          </w:tcPr>
          <w:p w14:paraId="43648D7B" w14:textId="0EA6BC0E" w:rsidR="006E35C4" w:rsidDel="00CE7262" w:rsidRDefault="006E35C4" w:rsidP="006E35C4">
            <w:pPr>
              <w:rPr>
                <w:del w:id="473" w:author="Cuenta Microsoft" w:date="2016-05-20T11:28:00Z"/>
                <w:rFonts w:ascii="Times New Roman" w:hAnsi="Times New Roman" w:cs="Times New Roman"/>
                <w:color w:val="000000"/>
              </w:rPr>
            </w:pPr>
            <w:del w:id="474" w:author="Cuenta Microsoft" w:date="2016-05-20T11:28:00Z">
              <w:r w:rsidRPr="00053744" w:rsidDel="00CE7262">
                <w:rPr>
                  <w:rFonts w:ascii="Times New Roman" w:hAnsi="Times New Roman" w:cs="Times New Roman"/>
                  <w:b/>
                  <w:color w:val="000000"/>
                  <w:sz w:val="18"/>
                  <w:szCs w:val="18"/>
                </w:rPr>
                <w:delText>Código Shutterstock (o URL</w:delText>
              </w:r>
              <w:r w:rsidDel="00CE7262">
                <w:rPr>
                  <w:rFonts w:ascii="Times New Roman" w:hAnsi="Times New Roman" w:cs="Times New Roman"/>
                  <w:b/>
                  <w:color w:val="000000"/>
                  <w:sz w:val="18"/>
                  <w:szCs w:val="18"/>
                </w:rPr>
                <w:delText xml:space="preserve"> o la ruta en AulaPlaneta</w:delText>
              </w:r>
              <w:r w:rsidRPr="00053744" w:rsidDel="00CE7262">
                <w:rPr>
                  <w:rFonts w:ascii="Times New Roman" w:hAnsi="Times New Roman" w:cs="Times New Roman"/>
                  <w:b/>
                  <w:color w:val="000000"/>
                  <w:sz w:val="18"/>
                  <w:szCs w:val="18"/>
                </w:rPr>
                <w:delText>)</w:delText>
              </w:r>
            </w:del>
          </w:p>
        </w:tc>
        <w:tc>
          <w:tcPr>
            <w:tcW w:w="6353" w:type="dxa"/>
          </w:tcPr>
          <w:p w14:paraId="039486D9" w14:textId="02D8B773" w:rsidR="006E35C4" w:rsidDel="00CE7262" w:rsidRDefault="00743BC4" w:rsidP="006E35C4">
            <w:pPr>
              <w:rPr>
                <w:del w:id="475" w:author="Cuenta Microsoft" w:date="2016-05-20T11:28:00Z"/>
                <w:rFonts w:ascii="Times New Roman" w:hAnsi="Times New Roman" w:cs="Times New Roman"/>
                <w:color w:val="000000"/>
                <w:sz w:val="18"/>
                <w:szCs w:val="18"/>
              </w:rPr>
            </w:pPr>
            <w:del w:id="476" w:author="Cuenta Microsoft" w:date="2016-05-20T11:28:00Z">
              <w:r w:rsidDel="00CE7262">
                <w:rPr>
                  <w:noProof/>
                  <w:lang w:eastAsia="es-CO"/>
                </w:rPr>
                <w:drawing>
                  <wp:inline distT="0" distB="0" distL="0" distR="0" wp14:anchorId="5D164BF0" wp14:editId="3B6C1473">
                    <wp:extent cx="1239770" cy="752973"/>
                    <wp:effectExtent l="0" t="0" r="0" b="9525"/>
                    <wp:docPr id="33" name="Imagen 33" descr="http://thumb7.shutterstock.com/display_pic_with_logo/578401/130906511/stock-photo-bongeunsa-temple-grounds-in-the-gangnam-district-of-seoul-south-korea-13090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7.shutterstock.com/display_pic_with_logo/578401/130906511/stock-photo-bongeunsa-temple-grounds-in-the-gangnam-district-of-seoul-south-korea-1309065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8347" cy="758182"/>
                            </a:xfrm>
                            <a:prstGeom prst="rect">
                              <a:avLst/>
                            </a:prstGeom>
                            <a:noFill/>
                            <a:ln>
                              <a:noFill/>
                            </a:ln>
                          </pic:spPr>
                        </pic:pic>
                      </a:graphicData>
                    </a:graphic>
                  </wp:inline>
                </w:drawing>
              </w:r>
            </w:del>
          </w:p>
          <w:p w14:paraId="7405DA2B" w14:textId="3C080B8B" w:rsidR="00743BC4" w:rsidRPr="00E462B5" w:rsidDel="00CE7262" w:rsidRDefault="00061134" w:rsidP="006E35C4">
            <w:pPr>
              <w:rPr>
                <w:del w:id="477" w:author="Cuenta Microsoft" w:date="2016-05-20T11:28:00Z"/>
                <w:rFonts w:ascii="Times New Roman" w:hAnsi="Times New Roman" w:cs="Times New Roman"/>
                <w:color w:val="000000"/>
                <w:sz w:val="18"/>
                <w:szCs w:val="18"/>
              </w:rPr>
            </w:pPr>
            <w:del w:id="478" w:author="Cuenta Microsoft" w:date="2016-05-20T11:28:00Z">
              <w:r w:rsidDel="00CE7262">
                <w:fldChar w:fldCharType="begin"/>
              </w:r>
              <w:r w:rsidDel="00CE7262">
                <w:delInstrText xml:space="preserve"> HYPERLINK "http://thumb7.shutterstock.com/display_pic_with_logo/578401/130906511/stock-photo-bongeunsa-temple-grounds-in-the-gangnam-district-of-seoul-south-korea-130906511.jpg" </w:delInstrText>
              </w:r>
              <w:r w:rsidDel="00CE7262">
                <w:fldChar w:fldCharType="separate"/>
              </w:r>
              <w:r w:rsidR="00F43960" w:rsidRPr="005B44D9" w:rsidDel="00CE7262">
                <w:rPr>
                  <w:rStyle w:val="Hipervnculo"/>
                  <w:rFonts w:ascii="Times New Roman" w:hAnsi="Times New Roman" w:cs="Times New Roman"/>
                  <w:sz w:val="18"/>
                  <w:szCs w:val="18"/>
                </w:rPr>
                <w:delText>http://thumb7.shutterstock.com/display_pic_with_logo/578401/130906511/stock-photo-bongeunsa-temple-grounds-in-the-gangnam-district-of-seoul-south-korea-130906511.jpg</w:delText>
              </w:r>
              <w:r w:rsidDel="00CE7262">
                <w:rPr>
                  <w:rStyle w:val="Hipervnculo"/>
                  <w:rFonts w:ascii="Times New Roman" w:hAnsi="Times New Roman" w:cs="Times New Roman"/>
                  <w:sz w:val="18"/>
                  <w:szCs w:val="18"/>
                </w:rPr>
                <w:fldChar w:fldCharType="end"/>
              </w:r>
            </w:del>
          </w:p>
        </w:tc>
      </w:tr>
      <w:tr w:rsidR="006E35C4" w:rsidDel="00CE7262" w14:paraId="6066D46A" w14:textId="42AB5FE3" w:rsidTr="00743BC4">
        <w:trPr>
          <w:del w:id="479" w:author="Cuenta Microsoft" w:date="2016-05-20T11:28:00Z"/>
        </w:trPr>
        <w:tc>
          <w:tcPr>
            <w:tcW w:w="2475" w:type="dxa"/>
          </w:tcPr>
          <w:p w14:paraId="60E0B19D" w14:textId="007C3F64" w:rsidR="006E35C4" w:rsidDel="00CE7262" w:rsidRDefault="006E35C4" w:rsidP="006E35C4">
            <w:pPr>
              <w:rPr>
                <w:del w:id="480" w:author="Cuenta Microsoft" w:date="2016-05-20T11:28:00Z"/>
                <w:rFonts w:ascii="Times New Roman" w:hAnsi="Times New Roman" w:cs="Times New Roman"/>
                <w:color w:val="000000"/>
              </w:rPr>
            </w:pPr>
            <w:del w:id="481" w:author="Cuenta Microsoft" w:date="2016-05-20T11:28:00Z">
              <w:r w:rsidRPr="00053744" w:rsidDel="00CE7262">
                <w:rPr>
                  <w:rFonts w:ascii="Times New Roman" w:hAnsi="Times New Roman" w:cs="Times New Roman"/>
                  <w:b/>
                  <w:color w:val="000000"/>
                  <w:sz w:val="18"/>
                  <w:szCs w:val="18"/>
                </w:rPr>
                <w:delText>Pie de imagen</w:delText>
              </w:r>
            </w:del>
          </w:p>
        </w:tc>
        <w:tc>
          <w:tcPr>
            <w:tcW w:w="6353" w:type="dxa"/>
          </w:tcPr>
          <w:p w14:paraId="270AB24C" w14:textId="2E385897" w:rsidR="006E35C4" w:rsidRPr="00BA6736" w:rsidDel="00CE7262" w:rsidRDefault="00BA6736" w:rsidP="001847A6">
            <w:pPr>
              <w:pStyle w:val="NormalWeb"/>
              <w:shd w:val="clear" w:color="auto" w:fill="FFFFFF"/>
              <w:spacing w:after="225"/>
              <w:rPr>
                <w:del w:id="482" w:author="Cuenta Microsoft" w:date="2016-05-20T11:28:00Z"/>
                <w:color w:val="000000"/>
              </w:rPr>
            </w:pPr>
            <w:del w:id="483" w:author="Cuenta Microsoft" w:date="2016-05-20T11:28:00Z">
              <w:r w:rsidRPr="00E368C9" w:rsidDel="00CE7262">
                <w:rPr>
                  <w:color w:val="000000"/>
                  <w:sz w:val="18"/>
                  <w:rPrChange w:id="484" w:author="Lilia Carvajal" w:date="2016-05-19T17:33:00Z">
                    <w:rPr>
                      <w:color w:val="000000"/>
                    </w:rPr>
                  </w:rPrChange>
                </w:rPr>
                <w:delText xml:space="preserve">Corea del Sur es uno de los países más beneficiados por las relaciones comerciales con China, país con </w:delText>
              </w:r>
            </w:del>
            <w:ins w:id="485" w:author="Lilia Carvajal" w:date="2016-05-18T18:07:00Z">
              <w:del w:id="486" w:author="Cuenta Microsoft" w:date="2016-05-20T11:28:00Z">
                <w:r w:rsidR="001847A6" w:rsidRPr="00E368C9" w:rsidDel="00CE7262">
                  <w:rPr>
                    <w:color w:val="000000"/>
                    <w:sz w:val="18"/>
                    <w:rPrChange w:id="487" w:author="Lilia Carvajal" w:date="2016-05-19T17:33:00Z">
                      <w:rPr>
                        <w:color w:val="000000"/>
                      </w:rPr>
                    </w:rPrChange>
                  </w:rPr>
                  <w:delText>la</w:delText>
                </w:r>
              </w:del>
            </w:ins>
            <w:del w:id="488" w:author="Cuenta Microsoft" w:date="2016-05-20T11:28:00Z">
              <w:r w:rsidRPr="00E368C9" w:rsidDel="00CE7262">
                <w:rPr>
                  <w:color w:val="000000"/>
                  <w:sz w:val="18"/>
                  <w:rPrChange w:id="489" w:author="Lilia Carvajal" w:date="2016-05-19T17:33:00Z">
                    <w:rPr>
                      <w:color w:val="000000"/>
                    </w:rPr>
                  </w:rPrChange>
                </w:rPr>
                <w:delText xml:space="preserve">el que tiene un </w:delText>
              </w:r>
              <w:r w:rsidRPr="00E368C9" w:rsidDel="00CE7262">
                <w:rPr>
                  <w:b/>
                  <w:color w:val="000000"/>
                  <w:sz w:val="18"/>
                  <w:rPrChange w:id="490" w:author="Lilia Carvajal" w:date="2016-05-19T17:33:00Z">
                    <w:rPr>
                      <w:b/>
                      <w:color w:val="000000"/>
                    </w:rPr>
                  </w:rPrChange>
                </w:rPr>
                <w:delText>superávit comercial</w:delText>
              </w:r>
              <w:r w:rsidRPr="00E368C9" w:rsidDel="00CE7262">
                <w:rPr>
                  <w:color w:val="000000"/>
                  <w:sz w:val="18"/>
                  <w:rPrChange w:id="491" w:author="Lilia Carvajal" w:date="2016-05-19T17:33:00Z">
                    <w:rPr>
                      <w:color w:val="000000"/>
                    </w:rPr>
                  </w:rPrChange>
                </w:rPr>
                <w:delText xml:space="preserve"> de 62.800 millones de dólares.</w:delText>
              </w:r>
            </w:del>
          </w:p>
        </w:tc>
      </w:tr>
    </w:tbl>
    <w:p w14:paraId="63EFD94C" w14:textId="77777777" w:rsidR="002A1875" w:rsidRDefault="00600912" w:rsidP="002F23E0">
      <w:pPr>
        <w:pStyle w:val="NormalWeb"/>
        <w:shd w:val="clear" w:color="auto" w:fill="FFFFFF"/>
        <w:spacing w:after="225"/>
        <w:rPr>
          <w:color w:val="000000"/>
        </w:rPr>
      </w:pPr>
      <w:r w:rsidRPr="002F23E0">
        <w:rPr>
          <w:color w:val="000000"/>
        </w:rPr>
        <w:t>Otros acuerdos bilaterales son los firmados entre China y Rusia para ampliar el intercambio de gas. El acuerdo incrementará el flujo de gas de Rusia a China en 30 billones de metros cúbico</w:t>
      </w:r>
      <w:r w:rsidR="00087596">
        <w:rPr>
          <w:color w:val="000000"/>
        </w:rPr>
        <w:t xml:space="preserve">s por lo menos durante 30 años, además de promover el proyecto conocido como </w:t>
      </w:r>
      <w:del w:id="492" w:author="Lilia Carvajal" w:date="2016-05-19T17:34:00Z">
        <w:r w:rsidR="00087596" w:rsidDel="00E368C9">
          <w:rPr>
            <w:color w:val="000000"/>
          </w:rPr>
          <w:delText>“</w:delText>
        </w:r>
      </w:del>
      <w:r w:rsidR="00087596" w:rsidRPr="00087596">
        <w:rPr>
          <w:b/>
          <w:color w:val="000000"/>
        </w:rPr>
        <w:t>Nueva Ruta de la Seda</w:t>
      </w:r>
      <w:del w:id="493" w:author="Lilia Carvajal" w:date="2016-05-19T17:34:00Z">
        <w:r w:rsidR="00087596" w:rsidDel="00E368C9">
          <w:rPr>
            <w:color w:val="000000"/>
          </w:rPr>
          <w:delText>”</w:delText>
        </w:r>
      </w:del>
      <w:r w:rsidR="00087596">
        <w:rPr>
          <w:color w:val="000000"/>
        </w:rPr>
        <w:t>, que facilitaría la comunicación terrestre entre ambos países.</w:t>
      </w:r>
    </w:p>
    <w:tbl>
      <w:tblPr>
        <w:tblStyle w:val="Tablaconcuadrcula"/>
        <w:tblW w:w="0" w:type="auto"/>
        <w:tblLook w:val="04A0" w:firstRow="1" w:lastRow="0" w:firstColumn="1" w:lastColumn="0" w:noHBand="0" w:noVBand="1"/>
      </w:tblPr>
      <w:tblGrid>
        <w:gridCol w:w="2469"/>
        <w:gridCol w:w="6359"/>
      </w:tblGrid>
      <w:tr w:rsidR="00BD7478" w:rsidRPr="005D1738" w:rsidDel="002A7F9B" w14:paraId="7F130557" w14:textId="516BDC28" w:rsidTr="00CA4459">
        <w:trPr>
          <w:del w:id="494" w:author="Cuenta Microsoft" w:date="2016-05-20T11:52:00Z"/>
        </w:trPr>
        <w:tc>
          <w:tcPr>
            <w:tcW w:w="8828" w:type="dxa"/>
            <w:gridSpan w:val="2"/>
            <w:shd w:val="clear" w:color="auto" w:fill="000000" w:themeFill="text1"/>
          </w:tcPr>
          <w:p w14:paraId="03701CF1" w14:textId="270A4E55" w:rsidR="00BD7478" w:rsidRPr="005D1738" w:rsidDel="002A7F9B" w:rsidRDefault="00BD7478" w:rsidP="00B0068D">
            <w:pPr>
              <w:jc w:val="center"/>
              <w:rPr>
                <w:del w:id="495" w:author="Cuenta Microsoft" w:date="2016-05-20T11:52:00Z"/>
                <w:rFonts w:ascii="Times New Roman" w:hAnsi="Times New Roman" w:cs="Times New Roman"/>
                <w:b/>
                <w:color w:val="FFFFFF" w:themeColor="background1"/>
              </w:rPr>
            </w:pPr>
            <w:del w:id="496" w:author="Cuenta Microsoft" w:date="2016-05-20T11:52:00Z">
              <w:r w:rsidDel="002A7F9B">
                <w:rPr>
                  <w:rFonts w:ascii="Times New Roman" w:hAnsi="Times New Roman" w:cs="Times New Roman"/>
                  <w:b/>
                  <w:color w:val="FFFFFF" w:themeColor="background1"/>
                </w:rPr>
                <w:delText>Practica</w:delText>
              </w:r>
              <w:r w:rsidRPr="005D1738" w:rsidDel="002A7F9B">
                <w:rPr>
                  <w:rFonts w:ascii="Times New Roman" w:hAnsi="Times New Roman" w:cs="Times New Roman"/>
                  <w:b/>
                  <w:color w:val="FFFFFF" w:themeColor="background1"/>
                </w:rPr>
                <w:delText>: recurso nuevo</w:delText>
              </w:r>
            </w:del>
          </w:p>
        </w:tc>
      </w:tr>
      <w:tr w:rsidR="00BD7478" w:rsidDel="002A7F9B" w14:paraId="76184B1D" w14:textId="7FD4AC71" w:rsidTr="00CA4459">
        <w:trPr>
          <w:del w:id="497" w:author="Cuenta Microsoft" w:date="2016-05-20T11:52:00Z"/>
        </w:trPr>
        <w:tc>
          <w:tcPr>
            <w:tcW w:w="2469" w:type="dxa"/>
          </w:tcPr>
          <w:p w14:paraId="17C0D8DD" w14:textId="73D3D781" w:rsidR="00BD7478" w:rsidRPr="00053744" w:rsidDel="002A7F9B" w:rsidRDefault="00BD7478" w:rsidP="00B0068D">
            <w:pPr>
              <w:rPr>
                <w:del w:id="498" w:author="Cuenta Microsoft" w:date="2016-05-20T11:52:00Z"/>
                <w:rFonts w:ascii="Times New Roman" w:hAnsi="Times New Roman" w:cs="Times New Roman"/>
                <w:b/>
                <w:color w:val="000000"/>
                <w:sz w:val="18"/>
                <w:szCs w:val="18"/>
              </w:rPr>
            </w:pPr>
            <w:del w:id="499" w:author="Cuenta Microsoft" w:date="2016-05-20T11:52:00Z">
              <w:r w:rsidDel="002A7F9B">
                <w:rPr>
                  <w:rFonts w:ascii="Times New Roman" w:hAnsi="Times New Roman" w:cs="Times New Roman"/>
                  <w:b/>
                  <w:color w:val="000000"/>
                  <w:sz w:val="18"/>
                  <w:szCs w:val="18"/>
                </w:rPr>
                <w:delText>Código</w:delText>
              </w:r>
            </w:del>
          </w:p>
        </w:tc>
        <w:tc>
          <w:tcPr>
            <w:tcW w:w="6359" w:type="dxa"/>
          </w:tcPr>
          <w:p w14:paraId="5C4C4C4F" w14:textId="20FF5E62" w:rsidR="00BD7478" w:rsidRPr="00D873FD" w:rsidDel="002A7F9B" w:rsidRDefault="00BD7478" w:rsidP="00B0068D">
            <w:pPr>
              <w:rPr>
                <w:del w:id="500" w:author="Cuenta Microsoft" w:date="2016-05-20T11:52:00Z"/>
                <w:rFonts w:ascii="Arial" w:hAnsi="Arial"/>
                <w:sz w:val="18"/>
                <w:szCs w:val="18"/>
                <w:lang w:val="es-ES_tradnl"/>
              </w:rPr>
            </w:pPr>
            <w:del w:id="501" w:author="Cuenta Microsoft" w:date="2016-05-20T11:52:00Z">
              <w:r w:rsidRPr="00D873FD" w:rsidDel="002A7F9B">
                <w:rPr>
                  <w:rFonts w:ascii="Arial" w:hAnsi="Arial"/>
                  <w:sz w:val="18"/>
                  <w:szCs w:val="18"/>
                  <w:lang w:val="es-ES_tradnl"/>
                </w:rPr>
                <w:delText>CS_10_02_CO_REC20</w:delText>
              </w:r>
            </w:del>
          </w:p>
        </w:tc>
      </w:tr>
      <w:tr w:rsidR="00BD7478" w:rsidDel="002A7F9B" w14:paraId="6F897650" w14:textId="79DCA2D6" w:rsidTr="00CA4459">
        <w:trPr>
          <w:del w:id="502" w:author="Cuenta Microsoft" w:date="2016-05-20T11:52:00Z"/>
        </w:trPr>
        <w:tc>
          <w:tcPr>
            <w:tcW w:w="2469" w:type="dxa"/>
          </w:tcPr>
          <w:p w14:paraId="1D067E44" w14:textId="18A72E1F" w:rsidR="00BD7478" w:rsidDel="002A7F9B" w:rsidRDefault="00BD7478" w:rsidP="00B0068D">
            <w:pPr>
              <w:rPr>
                <w:del w:id="503" w:author="Cuenta Microsoft" w:date="2016-05-20T11:52:00Z"/>
                <w:rFonts w:ascii="Times New Roman" w:hAnsi="Times New Roman" w:cs="Times New Roman"/>
                <w:color w:val="000000"/>
              </w:rPr>
            </w:pPr>
            <w:del w:id="504" w:author="Cuenta Microsoft" w:date="2016-05-20T11:52:00Z">
              <w:r w:rsidDel="002A7F9B">
                <w:rPr>
                  <w:rFonts w:ascii="Times New Roman" w:hAnsi="Times New Roman" w:cs="Times New Roman"/>
                  <w:b/>
                  <w:color w:val="000000"/>
                  <w:sz w:val="18"/>
                  <w:szCs w:val="18"/>
                </w:rPr>
                <w:delText>Título</w:delText>
              </w:r>
            </w:del>
          </w:p>
        </w:tc>
        <w:tc>
          <w:tcPr>
            <w:tcW w:w="6359" w:type="dxa"/>
          </w:tcPr>
          <w:p w14:paraId="1D26AB61" w14:textId="0C8588C5" w:rsidR="00BD7478" w:rsidDel="002A7F9B" w:rsidRDefault="00BD7478" w:rsidP="00B0068D">
            <w:pPr>
              <w:rPr>
                <w:del w:id="505" w:author="Cuenta Microsoft" w:date="2016-05-20T11:52:00Z"/>
                <w:rFonts w:ascii="Times New Roman" w:hAnsi="Times New Roman" w:cs="Times New Roman"/>
                <w:color w:val="000000"/>
              </w:rPr>
            </w:pPr>
            <w:del w:id="506" w:author="Cuenta Microsoft" w:date="2016-05-20T11:52:00Z">
              <w:r w:rsidDel="002A7F9B">
                <w:rPr>
                  <w:rFonts w:ascii="Arial" w:hAnsi="Arial"/>
                  <w:sz w:val="18"/>
                  <w:szCs w:val="18"/>
                  <w:lang w:val="es-ES_tradnl"/>
                </w:rPr>
                <w:delText xml:space="preserve">Economía y conflictos en Asia al final del siglo </w:delText>
              </w:r>
              <w:r w:rsidRPr="00DB7CC5" w:rsidDel="002A7F9B">
                <w:rPr>
                  <w:rFonts w:ascii="Arial" w:hAnsi="Arial"/>
                  <w:smallCaps/>
                  <w:sz w:val="18"/>
                  <w:szCs w:val="18"/>
                  <w:lang w:val="es-ES_tradnl"/>
                </w:rPr>
                <w:delText>xx</w:delText>
              </w:r>
            </w:del>
          </w:p>
        </w:tc>
      </w:tr>
      <w:tr w:rsidR="00BD7478" w:rsidDel="002A7F9B" w14:paraId="122E1608" w14:textId="1E10ED18" w:rsidTr="00CA4459">
        <w:trPr>
          <w:del w:id="507" w:author="Cuenta Microsoft" w:date="2016-05-20T11:52:00Z"/>
        </w:trPr>
        <w:tc>
          <w:tcPr>
            <w:tcW w:w="2469" w:type="dxa"/>
          </w:tcPr>
          <w:p w14:paraId="078CBF3F" w14:textId="1BC30B0A" w:rsidR="00BD7478" w:rsidDel="002A7F9B" w:rsidRDefault="00BD7478" w:rsidP="00B0068D">
            <w:pPr>
              <w:rPr>
                <w:del w:id="508" w:author="Cuenta Microsoft" w:date="2016-05-20T11:52:00Z"/>
                <w:rFonts w:ascii="Times New Roman" w:hAnsi="Times New Roman" w:cs="Times New Roman"/>
                <w:color w:val="000000"/>
              </w:rPr>
            </w:pPr>
            <w:del w:id="509" w:author="Cuenta Microsoft" w:date="2016-05-20T11:52:00Z">
              <w:r w:rsidRPr="00053744" w:rsidDel="002A7F9B">
                <w:rPr>
                  <w:rFonts w:ascii="Times New Roman" w:hAnsi="Times New Roman" w:cs="Times New Roman"/>
                  <w:b/>
                  <w:color w:val="000000"/>
                  <w:sz w:val="18"/>
                  <w:szCs w:val="18"/>
                </w:rPr>
                <w:delText>Descripción</w:delText>
              </w:r>
            </w:del>
          </w:p>
        </w:tc>
        <w:tc>
          <w:tcPr>
            <w:tcW w:w="6359" w:type="dxa"/>
          </w:tcPr>
          <w:p w14:paraId="3D9181D1" w14:textId="47EB044E" w:rsidR="00BD7478" w:rsidDel="002A7F9B" w:rsidRDefault="00921ECA" w:rsidP="00921ECA">
            <w:pPr>
              <w:rPr>
                <w:del w:id="510" w:author="Cuenta Microsoft" w:date="2016-05-20T11:52:00Z"/>
                <w:rFonts w:ascii="Times New Roman" w:hAnsi="Times New Roman" w:cs="Times New Roman"/>
                <w:color w:val="000000"/>
              </w:rPr>
            </w:pPr>
            <w:del w:id="511" w:author="Cuenta Microsoft" w:date="2016-05-20T11:52:00Z">
              <w:r w:rsidDel="002A7F9B">
                <w:rPr>
                  <w:rFonts w:ascii="Arial" w:hAnsi="Arial"/>
                  <w:sz w:val="18"/>
                  <w:szCs w:val="18"/>
                  <w:lang w:val="es-ES_tradnl"/>
                </w:rPr>
                <w:delText>R</w:delText>
              </w:r>
              <w:r w:rsidR="00BD7478" w:rsidDel="002A7F9B">
                <w:rPr>
                  <w:rFonts w:ascii="Arial" w:hAnsi="Arial"/>
                  <w:sz w:val="18"/>
                  <w:szCs w:val="18"/>
                  <w:lang w:val="es-ES_tradnl"/>
                </w:rPr>
                <w:delText>elaciona</w:delText>
              </w:r>
              <w:r w:rsidDel="002A7F9B">
                <w:rPr>
                  <w:rFonts w:ascii="Arial" w:hAnsi="Arial"/>
                  <w:sz w:val="18"/>
                  <w:szCs w:val="18"/>
                  <w:lang w:val="es-ES_tradnl"/>
                </w:rPr>
                <w:delText xml:space="preserve"> las</w:delText>
              </w:r>
              <w:r w:rsidR="00BD7478" w:rsidDel="002A7F9B">
                <w:rPr>
                  <w:rFonts w:ascii="Arial" w:hAnsi="Arial"/>
                  <w:sz w:val="18"/>
                  <w:szCs w:val="18"/>
                  <w:lang w:val="es-ES_tradnl"/>
                </w:rPr>
                <w:delText xml:space="preserve"> siglas y regiones de Asia con </w:delText>
              </w:r>
              <w:r w:rsidDel="002A7F9B">
                <w:rPr>
                  <w:rFonts w:ascii="Arial" w:hAnsi="Arial"/>
                  <w:sz w:val="18"/>
                  <w:szCs w:val="18"/>
                  <w:lang w:val="es-ES_tradnl"/>
                </w:rPr>
                <w:delText>las descripciones apropiadas</w:delText>
              </w:r>
            </w:del>
          </w:p>
        </w:tc>
      </w:tr>
    </w:tbl>
    <w:p w14:paraId="0D0FE1FD" w14:textId="77777777" w:rsidR="00BD7478" w:rsidRDefault="00BD7478"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518"/>
        <w:gridCol w:w="6515"/>
      </w:tblGrid>
      <w:tr w:rsidR="00CA4459" w:rsidRPr="005D1738" w:rsidDel="002A7F9B" w14:paraId="593BFB51" w14:textId="6C02FEA4" w:rsidTr="00B0068D">
        <w:trPr>
          <w:del w:id="512" w:author="Cuenta Microsoft" w:date="2016-05-20T11:52:00Z"/>
        </w:trPr>
        <w:tc>
          <w:tcPr>
            <w:tcW w:w="9033" w:type="dxa"/>
            <w:gridSpan w:val="2"/>
            <w:shd w:val="clear" w:color="auto" w:fill="000000" w:themeFill="text1"/>
          </w:tcPr>
          <w:p w14:paraId="355D596A" w14:textId="48BBE9BE" w:rsidR="00CA4459" w:rsidRPr="005D1738" w:rsidDel="002A7F9B" w:rsidRDefault="00CA4459" w:rsidP="00B0068D">
            <w:pPr>
              <w:jc w:val="center"/>
              <w:rPr>
                <w:del w:id="513" w:author="Cuenta Microsoft" w:date="2016-05-20T11:52:00Z"/>
                <w:rFonts w:ascii="Times New Roman" w:hAnsi="Times New Roman" w:cs="Times New Roman"/>
                <w:b/>
                <w:color w:val="FFFFFF" w:themeColor="background1"/>
              </w:rPr>
            </w:pPr>
            <w:del w:id="514" w:author="Cuenta Microsoft" w:date="2016-05-20T11:52:00Z">
              <w:r w:rsidRPr="005D1738" w:rsidDel="002A7F9B">
                <w:rPr>
                  <w:rFonts w:ascii="Times New Roman" w:hAnsi="Times New Roman" w:cs="Times New Roman"/>
                  <w:b/>
                  <w:color w:val="FFFFFF" w:themeColor="background1"/>
                </w:rPr>
                <w:delText>Profundiza: recurso nuevo</w:delText>
              </w:r>
            </w:del>
          </w:p>
        </w:tc>
      </w:tr>
      <w:tr w:rsidR="00CA4459" w:rsidDel="002A7F9B" w14:paraId="309DFECD" w14:textId="3AC6945B" w:rsidTr="00B0068D">
        <w:trPr>
          <w:del w:id="515" w:author="Cuenta Microsoft" w:date="2016-05-20T11:52:00Z"/>
        </w:trPr>
        <w:tc>
          <w:tcPr>
            <w:tcW w:w="2518" w:type="dxa"/>
          </w:tcPr>
          <w:p w14:paraId="6D253B06" w14:textId="0FED51B7" w:rsidR="00CA4459" w:rsidRPr="00053744" w:rsidDel="002A7F9B" w:rsidRDefault="00CA4459" w:rsidP="00B0068D">
            <w:pPr>
              <w:rPr>
                <w:del w:id="516" w:author="Cuenta Microsoft" w:date="2016-05-20T11:52:00Z"/>
                <w:rFonts w:ascii="Times New Roman" w:hAnsi="Times New Roman" w:cs="Times New Roman"/>
                <w:b/>
                <w:color w:val="000000"/>
                <w:sz w:val="18"/>
                <w:szCs w:val="18"/>
              </w:rPr>
            </w:pPr>
            <w:del w:id="517" w:author="Cuenta Microsoft" w:date="2016-05-20T11:52:00Z">
              <w:r w:rsidDel="002A7F9B">
                <w:rPr>
                  <w:rFonts w:ascii="Times New Roman" w:hAnsi="Times New Roman" w:cs="Times New Roman"/>
                  <w:b/>
                  <w:color w:val="000000"/>
                  <w:sz w:val="18"/>
                  <w:szCs w:val="18"/>
                </w:rPr>
                <w:delText>Código</w:delText>
              </w:r>
            </w:del>
          </w:p>
        </w:tc>
        <w:tc>
          <w:tcPr>
            <w:tcW w:w="6515" w:type="dxa"/>
          </w:tcPr>
          <w:p w14:paraId="485644E6" w14:textId="155D63B3" w:rsidR="00CA4459" w:rsidRPr="00CA4459" w:rsidDel="002A7F9B" w:rsidRDefault="00CA4459" w:rsidP="00B0068D">
            <w:pPr>
              <w:rPr>
                <w:del w:id="518" w:author="Cuenta Microsoft" w:date="2016-05-20T11:52:00Z"/>
                <w:rFonts w:ascii="Arial" w:hAnsi="Arial"/>
                <w:sz w:val="18"/>
                <w:szCs w:val="18"/>
                <w:highlight w:val="green"/>
                <w:lang w:val="es-ES_tradnl"/>
              </w:rPr>
            </w:pPr>
            <w:del w:id="519" w:author="Cuenta Microsoft" w:date="2016-05-20T11:52:00Z">
              <w:r w:rsidRPr="00D873FD" w:rsidDel="002A7F9B">
                <w:rPr>
                  <w:rFonts w:ascii="Arial" w:hAnsi="Arial"/>
                  <w:sz w:val="18"/>
                  <w:szCs w:val="18"/>
                  <w:lang w:val="es-ES_tradnl"/>
                </w:rPr>
                <w:delText>CS_10_02_CO_REC30</w:delText>
              </w:r>
            </w:del>
          </w:p>
        </w:tc>
      </w:tr>
      <w:tr w:rsidR="00CA4459" w:rsidDel="002A7F9B" w14:paraId="497DACBB" w14:textId="38596BD4" w:rsidTr="00B0068D">
        <w:trPr>
          <w:del w:id="520" w:author="Cuenta Microsoft" w:date="2016-05-20T11:52:00Z"/>
        </w:trPr>
        <w:tc>
          <w:tcPr>
            <w:tcW w:w="2518" w:type="dxa"/>
          </w:tcPr>
          <w:p w14:paraId="3844D0BF" w14:textId="10787CD1" w:rsidR="00CA4459" w:rsidDel="002A7F9B" w:rsidRDefault="00CA4459" w:rsidP="00B0068D">
            <w:pPr>
              <w:rPr>
                <w:del w:id="521" w:author="Cuenta Microsoft" w:date="2016-05-20T11:52:00Z"/>
                <w:rFonts w:ascii="Times New Roman" w:hAnsi="Times New Roman" w:cs="Times New Roman"/>
                <w:color w:val="000000"/>
              </w:rPr>
            </w:pPr>
            <w:del w:id="522" w:author="Cuenta Microsoft" w:date="2016-05-20T11:52:00Z">
              <w:r w:rsidDel="002A7F9B">
                <w:rPr>
                  <w:rFonts w:ascii="Times New Roman" w:hAnsi="Times New Roman" w:cs="Times New Roman"/>
                  <w:b/>
                  <w:color w:val="000000"/>
                  <w:sz w:val="18"/>
                  <w:szCs w:val="18"/>
                </w:rPr>
                <w:delText>Título</w:delText>
              </w:r>
            </w:del>
          </w:p>
        </w:tc>
        <w:tc>
          <w:tcPr>
            <w:tcW w:w="6515" w:type="dxa"/>
          </w:tcPr>
          <w:p w14:paraId="4308F3CC" w14:textId="6726034C" w:rsidR="00CA4459" w:rsidRPr="00CA4459" w:rsidDel="002A7F9B" w:rsidRDefault="003C3F7F" w:rsidP="00B0068D">
            <w:pPr>
              <w:rPr>
                <w:del w:id="523" w:author="Cuenta Microsoft" w:date="2016-05-20T11:52:00Z"/>
                <w:rFonts w:ascii="Arial" w:hAnsi="Arial" w:cs="Arial"/>
                <w:sz w:val="18"/>
                <w:szCs w:val="18"/>
                <w:lang w:val="es-ES_tradnl"/>
              </w:rPr>
            </w:pPr>
            <w:del w:id="524" w:author="Cuenta Microsoft" w:date="2016-05-20T11:52:00Z">
              <w:r w:rsidDel="002A7F9B">
                <w:rPr>
                  <w:rFonts w:ascii="Arial" w:hAnsi="Arial" w:cs="Arial"/>
                  <w:sz w:val="18"/>
                  <w:szCs w:val="18"/>
                  <w:lang w:val="es-ES_tradnl"/>
                </w:rPr>
                <w:delText>Discurso pronunciado por el presidente chino</w:delText>
              </w:r>
            </w:del>
          </w:p>
        </w:tc>
      </w:tr>
      <w:tr w:rsidR="00CA4459" w:rsidDel="002A7F9B" w14:paraId="49FA91AB" w14:textId="6F01537A" w:rsidTr="00B0068D">
        <w:trPr>
          <w:del w:id="525" w:author="Cuenta Microsoft" w:date="2016-05-20T11:52:00Z"/>
        </w:trPr>
        <w:tc>
          <w:tcPr>
            <w:tcW w:w="2518" w:type="dxa"/>
          </w:tcPr>
          <w:p w14:paraId="755850AE" w14:textId="2DEED00E" w:rsidR="00CA4459" w:rsidDel="002A7F9B" w:rsidRDefault="00CA4459" w:rsidP="00B0068D">
            <w:pPr>
              <w:rPr>
                <w:del w:id="526" w:author="Cuenta Microsoft" w:date="2016-05-20T11:52:00Z"/>
                <w:rFonts w:ascii="Times New Roman" w:hAnsi="Times New Roman" w:cs="Times New Roman"/>
                <w:color w:val="000000"/>
              </w:rPr>
            </w:pPr>
            <w:del w:id="527" w:author="Cuenta Microsoft" w:date="2016-05-20T11:52:00Z">
              <w:r w:rsidRPr="00053744" w:rsidDel="002A7F9B">
                <w:rPr>
                  <w:rFonts w:ascii="Times New Roman" w:hAnsi="Times New Roman" w:cs="Times New Roman"/>
                  <w:b/>
                  <w:color w:val="000000"/>
                  <w:sz w:val="18"/>
                  <w:szCs w:val="18"/>
                </w:rPr>
                <w:delText>Descripción</w:delText>
              </w:r>
            </w:del>
          </w:p>
        </w:tc>
        <w:tc>
          <w:tcPr>
            <w:tcW w:w="6515" w:type="dxa"/>
          </w:tcPr>
          <w:p w14:paraId="581C1FBE" w14:textId="6798E11F" w:rsidR="00CA4459" w:rsidRPr="00CA4459" w:rsidDel="002A7F9B" w:rsidRDefault="003C3F7F" w:rsidP="003C3F7F">
            <w:pPr>
              <w:rPr>
                <w:del w:id="528" w:author="Cuenta Microsoft" w:date="2016-05-20T11:52:00Z"/>
                <w:rFonts w:ascii="Arial" w:hAnsi="Arial" w:cs="Arial"/>
                <w:smallCaps/>
                <w:sz w:val="18"/>
                <w:szCs w:val="18"/>
                <w:lang w:val="es-ES_tradnl"/>
              </w:rPr>
            </w:pPr>
            <w:del w:id="529" w:author="Cuenta Microsoft" w:date="2016-05-20T11:52:00Z">
              <w:r w:rsidDel="002A7F9B">
                <w:rPr>
                  <w:rFonts w:ascii="Arial" w:hAnsi="Arial" w:cs="Arial"/>
                  <w:sz w:val="18"/>
                  <w:szCs w:val="18"/>
                  <w:lang w:val="es-ES_tradnl"/>
                </w:rPr>
                <w:delText>Subraya las</w:delText>
              </w:r>
              <w:r w:rsidR="00CA4459" w:rsidDel="002A7F9B">
                <w:rPr>
                  <w:rFonts w:ascii="Arial" w:hAnsi="Arial" w:cs="Arial"/>
                  <w:sz w:val="18"/>
                  <w:szCs w:val="18"/>
                  <w:lang w:val="es-ES_tradnl"/>
                </w:rPr>
                <w:delText xml:space="preserve"> palabras clave y su relación con los objetivos de la </w:delText>
              </w:r>
              <w:r w:rsidDel="002A7F9B">
                <w:rPr>
                  <w:rFonts w:ascii="Arial" w:hAnsi="Arial" w:cs="Arial"/>
                  <w:smallCaps/>
                  <w:sz w:val="18"/>
                  <w:szCs w:val="18"/>
                  <w:lang w:val="es-ES_tradnl"/>
                </w:rPr>
                <w:delText>apec</w:delText>
              </w:r>
            </w:del>
          </w:p>
        </w:tc>
      </w:tr>
    </w:tbl>
    <w:p w14:paraId="2CB31833" w14:textId="77777777" w:rsidR="00BA6736" w:rsidDel="002A7F9B" w:rsidRDefault="00BA6736" w:rsidP="002F23E0">
      <w:pPr>
        <w:pStyle w:val="NormalWeb"/>
        <w:shd w:val="clear" w:color="auto" w:fill="FFFFFF"/>
        <w:spacing w:before="0" w:beforeAutospacing="0" w:after="225" w:afterAutospacing="0"/>
        <w:rPr>
          <w:del w:id="530" w:author="Cuenta Microsoft" w:date="2016-05-20T11:53:00Z"/>
          <w:highlight w:val="yellow"/>
        </w:rPr>
      </w:pPr>
    </w:p>
    <w:p w14:paraId="6DB43684" w14:textId="77777777" w:rsidR="008C26DD" w:rsidRPr="001D6166" w:rsidRDefault="005C529E" w:rsidP="002F23E0">
      <w:pPr>
        <w:pStyle w:val="NormalWeb"/>
        <w:shd w:val="clear" w:color="auto" w:fill="FFFFFF"/>
        <w:spacing w:before="0" w:beforeAutospacing="0" w:after="225" w:afterAutospacing="0"/>
      </w:pPr>
      <w:r w:rsidRPr="001D6166">
        <w:rPr>
          <w:highlight w:val="yellow"/>
        </w:rPr>
        <w:t>[SECCIÓN 2]</w:t>
      </w:r>
      <w:r w:rsidRPr="001D6166">
        <w:t xml:space="preserve"> </w:t>
      </w:r>
      <w:r w:rsidRPr="002D46F9">
        <w:rPr>
          <w:b/>
        </w:rPr>
        <w:t xml:space="preserve">1.2 </w:t>
      </w:r>
      <w:r w:rsidR="009746AE" w:rsidRPr="002D46F9">
        <w:rPr>
          <w:b/>
        </w:rPr>
        <w:t>China</w:t>
      </w:r>
    </w:p>
    <w:p w14:paraId="359C4590" w14:textId="11A662EB" w:rsidR="009746AE" w:rsidRPr="002F23E0" w:rsidRDefault="009746AE" w:rsidP="002F23E0">
      <w:pPr>
        <w:pStyle w:val="NormalWeb"/>
        <w:shd w:val="clear" w:color="auto" w:fill="FFFFFF"/>
        <w:spacing w:before="0" w:beforeAutospacing="0" w:after="225" w:afterAutospacing="0"/>
        <w:rPr>
          <w:color w:val="000000"/>
        </w:rPr>
      </w:pPr>
      <w:r w:rsidRPr="002F23E0">
        <w:rPr>
          <w:color w:val="000000"/>
        </w:rPr>
        <w:t xml:space="preserve">La </w:t>
      </w:r>
      <w:r w:rsidRPr="00887A20">
        <w:rPr>
          <w:b/>
          <w:color w:val="000000"/>
        </w:rPr>
        <w:t>República Popular China</w:t>
      </w:r>
      <w:r w:rsidRPr="002F23E0">
        <w:rPr>
          <w:color w:val="000000"/>
        </w:rPr>
        <w:t xml:space="preserve"> es una potencia económica, comercial y militar en ascenso</w:t>
      </w:r>
      <w:del w:id="531" w:author="Lilia Carvajal" w:date="2016-05-18T18:09:00Z">
        <w:r w:rsidR="009455E3" w:rsidDel="001847A6">
          <w:rPr>
            <w:color w:val="000000"/>
          </w:rPr>
          <w:delText>,</w:delText>
        </w:r>
      </w:del>
      <w:r w:rsidR="00C52E11" w:rsidRPr="002F23E0">
        <w:rPr>
          <w:color w:val="000000"/>
        </w:rPr>
        <w:t xml:space="preserve"> no solo en Asia</w:t>
      </w:r>
      <w:ins w:id="532" w:author="Lilia Carvajal" w:date="2016-05-18T18:09:00Z">
        <w:r w:rsidR="001847A6">
          <w:rPr>
            <w:color w:val="000000"/>
          </w:rPr>
          <w:t>,</w:t>
        </w:r>
      </w:ins>
      <w:r w:rsidR="00C52E11" w:rsidRPr="002F23E0">
        <w:rPr>
          <w:color w:val="000000"/>
        </w:rPr>
        <w:t xml:space="preserve"> sino en el mundo. Es importante destacar</w:t>
      </w:r>
      <w:r w:rsidR="00087596">
        <w:rPr>
          <w:color w:val="000000"/>
        </w:rPr>
        <w:t xml:space="preserve"> cuáles son</w:t>
      </w:r>
      <w:r w:rsidR="00C52E11" w:rsidRPr="002F23E0">
        <w:rPr>
          <w:color w:val="000000"/>
        </w:rPr>
        <w:t xml:space="preserve"> los derroteros de este país a finales del siglo </w:t>
      </w:r>
      <w:r w:rsidR="002770E3" w:rsidRPr="002770E3">
        <w:rPr>
          <w:smallCaps/>
          <w:color w:val="000000"/>
        </w:rPr>
        <w:t>xx</w:t>
      </w:r>
      <w:r w:rsidR="00C52E11" w:rsidRPr="002F23E0">
        <w:rPr>
          <w:color w:val="000000"/>
        </w:rPr>
        <w:t xml:space="preserve"> y comienzos del </w:t>
      </w:r>
      <w:r w:rsidR="002770E3" w:rsidRPr="002770E3">
        <w:rPr>
          <w:smallCaps/>
          <w:color w:val="000000"/>
        </w:rPr>
        <w:t>xxi.</w:t>
      </w:r>
    </w:p>
    <w:tbl>
      <w:tblPr>
        <w:tblStyle w:val="Tablaconcuadrcula"/>
        <w:tblW w:w="0" w:type="auto"/>
        <w:tblLook w:val="04A0" w:firstRow="1" w:lastRow="0" w:firstColumn="1" w:lastColumn="0" w:noHBand="0" w:noVBand="1"/>
      </w:tblPr>
      <w:tblGrid>
        <w:gridCol w:w="2518"/>
        <w:gridCol w:w="6515"/>
      </w:tblGrid>
      <w:tr w:rsidR="00D33022" w:rsidRPr="005D1738" w14:paraId="033E5BD8" w14:textId="77777777" w:rsidTr="0072602C">
        <w:tc>
          <w:tcPr>
            <w:tcW w:w="9033" w:type="dxa"/>
            <w:gridSpan w:val="2"/>
            <w:shd w:val="clear" w:color="auto" w:fill="0D0D0D" w:themeFill="text1" w:themeFillTint="F2"/>
          </w:tcPr>
          <w:p w14:paraId="47257676" w14:textId="77777777"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14:paraId="6B984EBA" w14:textId="77777777" w:rsidTr="0072602C">
        <w:tc>
          <w:tcPr>
            <w:tcW w:w="2518" w:type="dxa"/>
          </w:tcPr>
          <w:p w14:paraId="0A56322E" w14:textId="77777777"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7CFD7D8" w14:textId="438A68CC" w:rsidR="00D33022" w:rsidRPr="00E462B5" w:rsidRDefault="00D33022" w:rsidP="00E477BF">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ins w:id="533" w:author="Cuenta Microsoft" w:date="2016-05-20T11:28:00Z">
              <w:r w:rsidR="00CE7262">
                <w:rPr>
                  <w:rFonts w:ascii="Times New Roman" w:hAnsi="Times New Roman" w:cs="Times New Roman"/>
                  <w:color w:val="000000"/>
                  <w:sz w:val="18"/>
                  <w:szCs w:val="18"/>
                </w:rPr>
                <w:t>07</w:t>
              </w:r>
            </w:ins>
            <w:del w:id="534" w:author="Cuenta Microsoft" w:date="2016-05-20T11:28:00Z">
              <w:r w:rsidR="00FF73D3" w:rsidDel="00CE7262">
                <w:rPr>
                  <w:rFonts w:ascii="Times New Roman" w:hAnsi="Times New Roman" w:cs="Times New Roman"/>
                  <w:color w:val="000000"/>
                  <w:sz w:val="18"/>
                  <w:szCs w:val="18"/>
                </w:rPr>
                <w:delText>10</w:delText>
              </w:r>
            </w:del>
          </w:p>
        </w:tc>
      </w:tr>
      <w:tr w:rsidR="00D33022" w14:paraId="438B2AEC" w14:textId="77777777" w:rsidTr="0072602C">
        <w:tc>
          <w:tcPr>
            <w:tcW w:w="2518" w:type="dxa"/>
          </w:tcPr>
          <w:p w14:paraId="4D111B49" w14:textId="77777777"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4509C5C" w14:textId="77777777" w:rsidR="00D33022" w:rsidRPr="00E462B5" w:rsidRDefault="00A31CAF" w:rsidP="00A31CAF">
            <w:pPr>
              <w:rPr>
                <w:rFonts w:ascii="Times New Roman" w:hAnsi="Times New Roman" w:cs="Times New Roman"/>
                <w:color w:val="000000"/>
                <w:sz w:val="18"/>
                <w:szCs w:val="18"/>
              </w:rPr>
            </w:pPr>
            <w:r>
              <w:rPr>
                <w:rFonts w:ascii="Times New Roman" w:hAnsi="Times New Roman" w:cs="Times New Roman"/>
                <w:color w:val="000000"/>
                <w:sz w:val="18"/>
                <w:szCs w:val="18"/>
              </w:rPr>
              <w:t>Comercio en Shanghai, China</w:t>
            </w:r>
          </w:p>
        </w:tc>
      </w:tr>
      <w:tr w:rsidR="00D33022" w14:paraId="151BF370" w14:textId="77777777" w:rsidTr="0072602C">
        <w:tc>
          <w:tcPr>
            <w:tcW w:w="2518" w:type="dxa"/>
          </w:tcPr>
          <w:p w14:paraId="4CFA6DBC" w14:textId="77777777"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E50A282" w14:textId="77777777" w:rsidR="00D33022" w:rsidRDefault="00A31CAF" w:rsidP="0072602C">
            <w:pPr>
              <w:rPr>
                <w:rFonts w:ascii="Times New Roman" w:hAnsi="Times New Roman" w:cs="Times New Roman"/>
                <w:color w:val="000000"/>
                <w:sz w:val="18"/>
                <w:szCs w:val="18"/>
              </w:rPr>
            </w:pPr>
            <w:r>
              <w:rPr>
                <w:noProof/>
                <w:lang w:eastAsia="es-CO"/>
              </w:rPr>
              <w:drawing>
                <wp:inline distT="0" distB="0" distL="0" distR="0" wp14:anchorId="3C594696" wp14:editId="47F5B4EB">
                  <wp:extent cx="1254755" cy="891766"/>
                  <wp:effectExtent l="0" t="0" r="3175" b="3810"/>
                  <wp:docPr id="8" name="Imagen 8" descr="http://thumb9.shutterstock.com/display_pic_with_logo/518803/147718496/stock-photo-shanghai-yuyuan-garden-in-nightfall-china-1477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518803/147718496/stock-photo-shanghai-yuyuan-garden-in-nightfall-china-14771849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8003" cy="901181"/>
                          </a:xfrm>
                          <a:prstGeom prst="rect">
                            <a:avLst/>
                          </a:prstGeom>
                          <a:noFill/>
                          <a:ln>
                            <a:noFill/>
                          </a:ln>
                        </pic:spPr>
                      </pic:pic>
                    </a:graphicData>
                  </a:graphic>
                </wp:inline>
              </w:drawing>
            </w:r>
          </w:p>
          <w:p w14:paraId="36772D91" w14:textId="77777777" w:rsidR="00A31CAF" w:rsidRPr="00E462B5" w:rsidRDefault="00061134" w:rsidP="0072602C">
            <w:pPr>
              <w:rPr>
                <w:rFonts w:ascii="Times New Roman" w:hAnsi="Times New Roman" w:cs="Times New Roman"/>
                <w:color w:val="000000"/>
                <w:sz w:val="18"/>
                <w:szCs w:val="18"/>
              </w:rPr>
            </w:pPr>
            <w:hyperlink r:id="rId25" w:history="1">
              <w:r w:rsidR="00087596" w:rsidRPr="005B44D9">
                <w:rPr>
                  <w:rStyle w:val="Hipervnculo"/>
                  <w:rFonts w:ascii="Times New Roman" w:hAnsi="Times New Roman" w:cs="Times New Roman"/>
                  <w:sz w:val="18"/>
                  <w:szCs w:val="18"/>
                </w:rPr>
                <w:t>http://thumb9.shutterstock.com/display_pic_with_logo/518803/147718496/stock-photo-shanghai-yuyuan-garden-in-nightfall-china-147718496.jpg</w:t>
              </w:r>
            </w:hyperlink>
          </w:p>
        </w:tc>
      </w:tr>
      <w:tr w:rsidR="00D33022" w14:paraId="09A0BF33" w14:textId="77777777" w:rsidTr="0072602C">
        <w:tc>
          <w:tcPr>
            <w:tcW w:w="2518" w:type="dxa"/>
          </w:tcPr>
          <w:p w14:paraId="6C56C868" w14:textId="77777777"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8532AE0" w14:textId="682E05CA" w:rsidR="00D33022" w:rsidRPr="00E462B5" w:rsidRDefault="00A31CAF" w:rsidP="00E368C9">
            <w:pPr>
              <w:rPr>
                <w:rFonts w:ascii="Times New Roman" w:hAnsi="Times New Roman" w:cs="Times New Roman"/>
                <w:color w:val="000000"/>
                <w:sz w:val="18"/>
                <w:szCs w:val="18"/>
              </w:rPr>
            </w:pPr>
            <w:r w:rsidRPr="00A31CAF">
              <w:rPr>
                <w:rFonts w:ascii="Times New Roman" w:hAnsi="Times New Roman" w:cs="Times New Roman"/>
                <w:color w:val="000000"/>
                <w:sz w:val="18"/>
                <w:szCs w:val="18"/>
              </w:rPr>
              <w:t>Shangh</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i</w:t>
            </w:r>
            <w:r w:rsidR="007751C8">
              <w:rPr>
                <w:rFonts w:ascii="Times New Roman" w:hAnsi="Times New Roman" w:cs="Times New Roman"/>
                <w:color w:val="000000"/>
                <w:sz w:val="18"/>
                <w:szCs w:val="18"/>
              </w:rPr>
              <w:t xml:space="preserve">, la capital socioeconómica de China, </w:t>
            </w:r>
            <w:r w:rsidRPr="00A31CAF">
              <w:rPr>
                <w:rFonts w:ascii="Times New Roman" w:hAnsi="Times New Roman" w:cs="Times New Roman"/>
                <w:color w:val="000000"/>
                <w:sz w:val="18"/>
                <w:szCs w:val="18"/>
              </w:rPr>
              <w:t>es la ciudad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 xml:space="preserve">s poblada de </w:t>
            </w:r>
            <w:r w:rsidR="007751C8">
              <w:rPr>
                <w:rFonts w:ascii="Times New Roman" w:hAnsi="Times New Roman" w:cs="Times New Roman"/>
                <w:color w:val="000000"/>
                <w:sz w:val="18"/>
                <w:szCs w:val="18"/>
              </w:rPr>
              <w:t>ese país</w:t>
            </w:r>
            <w:r w:rsidRPr="00A31CAF">
              <w:rPr>
                <w:rFonts w:ascii="Times New Roman" w:hAnsi="Times New Roman" w:cs="Times New Roman"/>
                <w:color w:val="000000"/>
                <w:sz w:val="18"/>
                <w:szCs w:val="18"/>
              </w:rPr>
              <w:t xml:space="preserve"> y </w:t>
            </w:r>
            <w:r w:rsidRPr="00A31CAF">
              <w:rPr>
                <w:rFonts w:ascii="Times New Roman" w:hAnsi="Times New Roman" w:cs="Times New Roman"/>
                <w:color w:val="000000"/>
                <w:sz w:val="18"/>
                <w:szCs w:val="18"/>
              </w:rPr>
              <w:lastRenderedPageBreak/>
              <w:t xml:space="preserve">una de </w:t>
            </w:r>
            <w:r w:rsidR="007751C8">
              <w:rPr>
                <w:rFonts w:ascii="Times New Roman" w:hAnsi="Times New Roman" w:cs="Times New Roman"/>
                <w:color w:val="000000"/>
                <w:sz w:val="18"/>
                <w:szCs w:val="18"/>
              </w:rPr>
              <w:t xml:space="preserve">las </w:t>
            </w:r>
            <w:del w:id="535" w:author="Lilia Carvajal" w:date="2016-05-19T17:38:00Z">
              <w:r w:rsidDel="00E368C9">
                <w:rPr>
                  <w:rFonts w:ascii="Times New Roman" w:hAnsi="Times New Roman" w:cs="Times New Roman"/>
                  <w:color w:val="000000"/>
                  <w:sz w:val="18"/>
                  <w:szCs w:val="18"/>
                </w:rPr>
                <w:delText>que tiene</w:delText>
              </w:r>
              <w:r w:rsidR="007751C8" w:rsidDel="00E368C9">
                <w:rPr>
                  <w:rFonts w:ascii="Times New Roman" w:hAnsi="Times New Roman" w:cs="Times New Roman"/>
                  <w:color w:val="000000"/>
                  <w:sz w:val="18"/>
                  <w:szCs w:val="18"/>
                </w:rPr>
                <w:delText>n</w:delText>
              </w:r>
              <w:r w:rsidDel="00E368C9">
                <w:rPr>
                  <w:rFonts w:ascii="Times New Roman" w:hAnsi="Times New Roman" w:cs="Times New Roman"/>
                  <w:color w:val="000000"/>
                  <w:sz w:val="18"/>
                  <w:szCs w:val="18"/>
                </w:rPr>
                <w:delText xml:space="preserve"> la demografía </w:delText>
              </w:r>
            </w:del>
            <w:r>
              <w:rPr>
                <w:rFonts w:ascii="Times New Roman" w:hAnsi="Times New Roman" w:cs="Times New Roman"/>
                <w:color w:val="000000"/>
                <w:sz w:val="18"/>
                <w:szCs w:val="18"/>
              </w:rPr>
              <w:t xml:space="preserve">más </w:t>
            </w:r>
            <w:del w:id="536" w:author="Lilia Carvajal" w:date="2016-05-19T17:38:00Z">
              <w:r w:rsidDel="00E368C9">
                <w:rPr>
                  <w:rFonts w:ascii="Times New Roman" w:hAnsi="Times New Roman" w:cs="Times New Roman"/>
                  <w:color w:val="000000"/>
                  <w:sz w:val="18"/>
                  <w:szCs w:val="18"/>
                </w:rPr>
                <w:delText>alta en</w:delText>
              </w:r>
            </w:del>
            <w:ins w:id="537" w:author="Lilia Carvajal" w:date="2016-05-19T17:38:00Z">
              <w:r w:rsidR="00E368C9">
                <w:rPr>
                  <w:rFonts w:ascii="Times New Roman" w:hAnsi="Times New Roman" w:cs="Times New Roman"/>
                  <w:color w:val="000000"/>
                  <w:sz w:val="18"/>
                  <w:szCs w:val="18"/>
                </w:rPr>
                <w:t>pobladas</w:t>
              </w:r>
            </w:ins>
            <w:r>
              <w:rPr>
                <w:rFonts w:ascii="Times New Roman" w:hAnsi="Times New Roman" w:cs="Times New Roman"/>
                <w:color w:val="000000"/>
                <w:sz w:val="18"/>
                <w:szCs w:val="18"/>
              </w:rPr>
              <w:t xml:space="preserve"> </w:t>
            </w:r>
            <w:ins w:id="538" w:author="Lilia Carvajal" w:date="2016-05-19T17:38:00Z">
              <w:r w:rsidR="00E368C9">
                <w:rPr>
                  <w:rFonts w:ascii="Times New Roman" w:hAnsi="Times New Roman" w:cs="Times New Roman"/>
                  <w:color w:val="000000"/>
                  <w:sz w:val="18"/>
                  <w:szCs w:val="18"/>
                </w:rPr>
                <w:t>d</w:t>
              </w:r>
            </w:ins>
            <w:r w:rsidRPr="00A31CAF">
              <w:rPr>
                <w:rFonts w:ascii="Times New Roman" w:hAnsi="Times New Roman" w:cs="Times New Roman"/>
                <w:color w:val="000000"/>
                <w:sz w:val="18"/>
                <w:szCs w:val="18"/>
              </w:rPr>
              <w:t>el mundo</w:t>
            </w:r>
            <w:r>
              <w:rPr>
                <w:rFonts w:ascii="Times New Roman" w:hAnsi="Times New Roman" w:cs="Times New Roman"/>
                <w:color w:val="000000"/>
                <w:sz w:val="18"/>
                <w:szCs w:val="18"/>
              </w:rPr>
              <w:t>,</w:t>
            </w:r>
            <w:r w:rsidRPr="00A31CAF">
              <w:rPr>
                <w:rFonts w:ascii="Times New Roman" w:hAnsi="Times New Roman" w:cs="Times New Roman"/>
                <w:color w:val="000000"/>
                <w:sz w:val="18"/>
                <w:szCs w:val="18"/>
              </w:rPr>
              <w:t xml:space="preserve"> con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s de 20 millones de habitantes.</w:t>
            </w:r>
          </w:p>
        </w:tc>
      </w:tr>
    </w:tbl>
    <w:p w14:paraId="76D3C99C" w14:textId="77777777" w:rsidR="00211945" w:rsidRDefault="00211945" w:rsidP="002F23E0">
      <w:pPr>
        <w:shd w:val="clear" w:color="auto" w:fill="FFFFFF"/>
        <w:spacing w:after="225" w:line="240" w:lineRule="auto"/>
        <w:rPr>
          <w:rFonts w:ascii="Times New Roman" w:eastAsia="Times New Roman" w:hAnsi="Times New Roman" w:cs="Times New Roman"/>
          <w:b/>
          <w:bCs/>
          <w:sz w:val="24"/>
          <w:szCs w:val="24"/>
          <w:lang w:eastAsia="es-CO"/>
        </w:rPr>
      </w:pPr>
    </w:p>
    <w:p w14:paraId="35EA6DD1" w14:textId="39B0D654" w:rsidR="009455E3" w:rsidRPr="00087596" w:rsidRDefault="00C52E11" w:rsidP="00087596">
      <w:pPr>
        <w:pStyle w:val="Prrafodelista"/>
        <w:numPr>
          <w:ilvl w:val="0"/>
          <w:numId w:val="8"/>
        </w:numPr>
        <w:shd w:val="clear" w:color="auto" w:fill="FFFFFF"/>
        <w:spacing w:after="225" w:line="240" w:lineRule="auto"/>
        <w:rPr>
          <w:rFonts w:ascii="Times New Roman" w:eastAsia="Times New Roman" w:hAnsi="Times New Roman" w:cs="Times New Roman"/>
          <w:bCs/>
          <w:sz w:val="24"/>
          <w:szCs w:val="24"/>
          <w:lang w:eastAsia="es-CO"/>
        </w:rPr>
      </w:pPr>
      <w:r w:rsidRPr="00087596">
        <w:rPr>
          <w:rFonts w:ascii="Times New Roman" w:eastAsia="Times New Roman" w:hAnsi="Times New Roman" w:cs="Times New Roman"/>
          <w:b/>
          <w:bCs/>
          <w:sz w:val="24"/>
          <w:szCs w:val="24"/>
          <w:lang w:eastAsia="es-CO"/>
        </w:rPr>
        <w:t xml:space="preserve">Indicadores económicos. </w:t>
      </w:r>
      <w:r w:rsidRPr="00087596">
        <w:rPr>
          <w:rFonts w:ascii="Times New Roman" w:eastAsia="Times New Roman" w:hAnsi="Times New Roman" w:cs="Times New Roman"/>
          <w:bCs/>
          <w:sz w:val="24"/>
          <w:szCs w:val="24"/>
          <w:lang w:eastAsia="es-CO"/>
        </w:rPr>
        <w:t xml:space="preserve">Durante el último cuarto del siglo </w:t>
      </w:r>
      <w:r w:rsidR="002770E3" w:rsidRPr="00087596">
        <w:rPr>
          <w:rFonts w:ascii="Times New Roman" w:eastAsia="Times New Roman" w:hAnsi="Times New Roman" w:cs="Times New Roman"/>
          <w:bCs/>
          <w:smallCaps/>
          <w:sz w:val="24"/>
          <w:szCs w:val="24"/>
          <w:lang w:eastAsia="es-CO"/>
        </w:rPr>
        <w:t>xx</w:t>
      </w:r>
      <w:r w:rsidR="002770E3" w:rsidRPr="00087596">
        <w:rPr>
          <w:rFonts w:ascii="Times New Roman" w:eastAsia="Times New Roman" w:hAnsi="Times New Roman" w:cs="Times New Roman"/>
          <w:bCs/>
          <w:sz w:val="24"/>
          <w:szCs w:val="24"/>
          <w:lang w:eastAsia="es-CO"/>
        </w:rPr>
        <w:t>,</w:t>
      </w:r>
      <w:r w:rsidRPr="00087596">
        <w:rPr>
          <w:rFonts w:ascii="Times New Roman" w:eastAsia="Times New Roman" w:hAnsi="Times New Roman" w:cs="Times New Roman"/>
          <w:bCs/>
          <w:sz w:val="24"/>
          <w:szCs w:val="24"/>
          <w:lang w:eastAsia="es-CO"/>
        </w:rPr>
        <w:t xml:space="preserve"> China mantuvo crecimientos económicos que rondaban el 10</w:t>
      </w:r>
      <w:ins w:id="539" w:author="Lilia Carvajal" w:date="2016-05-18T18:10:00Z">
        <w:r w:rsidR="001847A6">
          <w:rPr>
            <w:rFonts w:ascii="Times New Roman" w:eastAsia="Times New Roman" w:hAnsi="Times New Roman" w:cs="Times New Roman"/>
            <w:bCs/>
            <w:sz w:val="24"/>
            <w:szCs w:val="24"/>
            <w:lang w:eastAsia="es-CO"/>
          </w:rPr>
          <w:t xml:space="preserve"> </w:t>
        </w:r>
      </w:ins>
      <w:r w:rsidRPr="00087596">
        <w:rPr>
          <w:rFonts w:ascii="Times New Roman" w:eastAsia="Times New Roman" w:hAnsi="Times New Roman" w:cs="Times New Roman"/>
          <w:bCs/>
          <w:sz w:val="24"/>
          <w:szCs w:val="24"/>
          <w:lang w:eastAsia="es-CO"/>
        </w:rPr>
        <w:t xml:space="preserve">%. A comienzos del siglo </w:t>
      </w:r>
      <w:r w:rsidR="002770E3" w:rsidRPr="00087596">
        <w:rPr>
          <w:rFonts w:ascii="Times New Roman" w:eastAsia="Times New Roman" w:hAnsi="Times New Roman" w:cs="Times New Roman"/>
          <w:bCs/>
          <w:smallCaps/>
          <w:sz w:val="24"/>
          <w:szCs w:val="24"/>
          <w:lang w:eastAsia="es-CO"/>
        </w:rPr>
        <w:t>xxi</w:t>
      </w:r>
      <w:del w:id="540" w:author="Lilia Carvajal" w:date="2016-05-19T17:39:00Z">
        <w:r w:rsidR="002770E3" w:rsidRPr="00087596" w:rsidDel="00E368C9">
          <w:rPr>
            <w:rFonts w:ascii="Times New Roman" w:eastAsia="Times New Roman" w:hAnsi="Times New Roman" w:cs="Times New Roman"/>
            <w:bCs/>
            <w:sz w:val="24"/>
            <w:szCs w:val="24"/>
            <w:lang w:eastAsia="es-CO"/>
          </w:rPr>
          <w:delText>,</w:delText>
        </w:r>
      </w:del>
      <w:r w:rsidRPr="00087596">
        <w:rPr>
          <w:rFonts w:ascii="Times New Roman" w:eastAsia="Times New Roman" w:hAnsi="Times New Roman" w:cs="Times New Roman"/>
          <w:bCs/>
          <w:sz w:val="24"/>
          <w:szCs w:val="24"/>
          <w:lang w:eastAsia="es-CO"/>
        </w:rPr>
        <w:t xml:space="preserve"> esta tasa disminuyó al 7</w:t>
      </w:r>
      <w:ins w:id="541" w:author="Lilia Carvajal" w:date="2016-05-18T18:10:00Z">
        <w:r w:rsidR="001847A6">
          <w:rPr>
            <w:rFonts w:ascii="Times New Roman" w:eastAsia="Times New Roman" w:hAnsi="Times New Roman" w:cs="Times New Roman"/>
            <w:bCs/>
            <w:sz w:val="24"/>
            <w:szCs w:val="24"/>
            <w:lang w:eastAsia="es-CO"/>
          </w:rPr>
          <w:t xml:space="preserve"> </w:t>
        </w:r>
      </w:ins>
      <w:r w:rsidRPr="00087596">
        <w:rPr>
          <w:rFonts w:ascii="Times New Roman" w:eastAsia="Times New Roman" w:hAnsi="Times New Roman" w:cs="Times New Roman"/>
          <w:bCs/>
          <w:sz w:val="24"/>
          <w:szCs w:val="24"/>
          <w:lang w:eastAsia="es-CO"/>
        </w:rPr>
        <w:t xml:space="preserve">%, </w:t>
      </w:r>
      <w:r w:rsidR="002770E3" w:rsidRPr="00087596">
        <w:rPr>
          <w:rFonts w:ascii="Times New Roman" w:eastAsia="Times New Roman" w:hAnsi="Times New Roman" w:cs="Times New Roman"/>
          <w:bCs/>
          <w:sz w:val="24"/>
          <w:szCs w:val="24"/>
          <w:lang w:eastAsia="es-CO"/>
        </w:rPr>
        <w:t xml:space="preserve">por lo cual se buscó </w:t>
      </w:r>
      <w:r w:rsidRPr="00087596">
        <w:rPr>
          <w:rFonts w:ascii="Times New Roman" w:eastAsia="Times New Roman" w:hAnsi="Times New Roman" w:cs="Times New Roman"/>
          <w:bCs/>
          <w:sz w:val="24"/>
          <w:szCs w:val="24"/>
          <w:lang w:eastAsia="es-CO"/>
        </w:rPr>
        <w:t>la creación de más de 10 millones de empleos urbanos en el sector de servicios</w:t>
      </w:r>
      <w:ins w:id="542" w:author="Lilia Carvajal" w:date="2016-05-18T18:11:00Z">
        <w:r w:rsidR="001847A6">
          <w:rPr>
            <w:rFonts w:ascii="Times New Roman" w:eastAsia="Times New Roman" w:hAnsi="Times New Roman" w:cs="Times New Roman"/>
            <w:bCs/>
            <w:sz w:val="24"/>
            <w:szCs w:val="24"/>
            <w:lang w:eastAsia="es-CO"/>
          </w:rPr>
          <w:t>,</w:t>
        </w:r>
      </w:ins>
      <w:del w:id="543" w:author="Lilia Carvajal" w:date="2016-05-18T18:11:00Z">
        <w:r w:rsidR="00087596" w:rsidDel="001847A6">
          <w:rPr>
            <w:rFonts w:ascii="Times New Roman" w:eastAsia="Times New Roman" w:hAnsi="Times New Roman" w:cs="Times New Roman"/>
            <w:bCs/>
            <w:sz w:val="24"/>
            <w:szCs w:val="24"/>
            <w:lang w:eastAsia="es-CO"/>
          </w:rPr>
          <w:delText xml:space="preserve"> y</w:delText>
        </w:r>
      </w:del>
      <w:r w:rsidR="00087596">
        <w:rPr>
          <w:rFonts w:ascii="Times New Roman" w:eastAsia="Times New Roman" w:hAnsi="Times New Roman" w:cs="Times New Roman"/>
          <w:bCs/>
          <w:sz w:val="24"/>
          <w:szCs w:val="24"/>
          <w:lang w:eastAsia="es-CO"/>
        </w:rPr>
        <w:t xml:space="preserve"> el fortalecimiento del mercado interno y del consumo</w:t>
      </w:r>
      <w:ins w:id="544" w:author="Lilia Carvajal" w:date="2016-05-18T18:11:00Z">
        <w:r w:rsidR="001847A6">
          <w:rPr>
            <w:rFonts w:ascii="Times New Roman" w:eastAsia="Times New Roman" w:hAnsi="Times New Roman" w:cs="Times New Roman"/>
            <w:bCs/>
            <w:sz w:val="24"/>
            <w:szCs w:val="24"/>
            <w:lang w:eastAsia="es-CO"/>
          </w:rPr>
          <w:t>,</w:t>
        </w:r>
      </w:ins>
      <w:r w:rsidR="00087596">
        <w:rPr>
          <w:rFonts w:ascii="Times New Roman" w:eastAsia="Times New Roman" w:hAnsi="Times New Roman" w:cs="Times New Roman"/>
          <w:bCs/>
          <w:sz w:val="24"/>
          <w:szCs w:val="24"/>
          <w:lang w:eastAsia="es-CO"/>
        </w:rPr>
        <w:t xml:space="preserve"> y el ahorro de la clase media y trabajadora</w:t>
      </w:r>
      <w:r w:rsidRPr="00087596">
        <w:rPr>
          <w:rFonts w:ascii="Times New Roman" w:eastAsia="Times New Roman" w:hAnsi="Times New Roman" w:cs="Times New Roman"/>
          <w:bCs/>
          <w:sz w:val="24"/>
          <w:szCs w:val="24"/>
          <w:lang w:eastAsia="es-CO"/>
        </w:rPr>
        <w:t xml:space="preserve">. El desempleo en la China de finales del siglo </w:t>
      </w:r>
      <w:r w:rsidR="002770E3" w:rsidRPr="00087596">
        <w:rPr>
          <w:rFonts w:ascii="Times New Roman" w:eastAsia="Times New Roman" w:hAnsi="Times New Roman" w:cs="Times New Roman"/>
          <w:bCs/>
          <w:smallCaps/>
          <w:sz w:val="24"/>
          <w:szCs w:val="24"/>
          <w:lang w:eastAsia="es-CO"/>
        </w:rPr>
        <w:t>xx</w:t>
      </w:r>
      <w:r w:rsidR="002770E3" w:rsidRPr="00087596">
        <w:rPr>
          <w:rFonts w:ascii="Times New Roman" w:eastAsia="Times New Roman" w:hAnsi="Times New Roman" w:cs="Times New Roman"/>
          <w:bCs/>
          <w:sz w:val="24"/>
          <w:szCs w:val="24"/>
          <w:lang w:eastAsia="es-CO"/>
        </w:rPr>
        <w:t xml:space="preserve"> se mantuvo por debajo del 4,</w:t>
      </w:r>
      <w:r w:rsidRPr="00087596">
        <w:rPr>
          <w:rFonts w:ascii="Times New Roman" w:eastAsia="Times New Roman" w:hAnsi="Times New Roman" w:cs="Times New Roman"/>
          <w:bCs/>
          <w:sz w:val="24"/>
          <w:szCs w:val="24"/>
          <w:lang w:eastAsia="es-CO"/>
        </w:rPr>
        <w:t>5</w:t>
      </w:r>
      <w:ins w:id="545" w:author="Lilia Carvajal" w:date="2016-05-18T18:11:00Z">
        <w:r w:rsidR="001847A6">
          <w:rPr>
            <w:rFonts w:ascii="Times New Roman" w:eastAsia="Times New Roman" w:hAnsi="Times New Roman" w:cs="Times New Roman"/>
            <w:bCs/>
            <w:sz w:val="24"/>
            <w:szCs w:val="24"/>
            <w:lang w:eastAsia="es-CO"/>
          </w:rPr>
          <w:t xml:space="preserve"> </w:t>
        </w:r>
      </w:ins>
      <w:r w:rsidRPr="00087596">
        <w:rPr>
          <w:rFonts w:ascii="Times New Roman" w:eastAsia="Times New Roman" w:hAnsi="Times New Roman" w:cs="Times New Roman"/>
          <w:bCs/>
          <w:sz w:val="24"/>
          <w:szCs w:val="24"/>
          <w:lang w:eastAsia="es-CO"/>
        </w:rPr>
        <w:t>%.</w:t>
      </w:r>
      <w:r w:rsidR="00202A6F" w:rsidRPr="00087596">
        <w:rPr>
          <w:rFonts w:ascii="Times New Roman" w:eastAsia="Times New Roman" w:hAnsi="Times New Roman" w:cs="Times New Roman"/>
          <w:bCs/>
          <w:sz w:val="24"/>
          <w:szCs w:val="24"/>
          <w:lang w:eastAsia="es-CO"/>
        </w:rPr>
        <w:t xml:space="preserve"> </w:t>
      </w:r>
    </w:p>
    <w:p w14:paraId="7D83C669" w14:textId="69A01BB7" w:rsidR="00FE7EF9" w:rsidRPr="00087596" w:rsidRDefault="00FE7EF9" w:rsidP="00087596">
      <w:pPr>
        <w:pStyle w:val="Prrafodelista"/>
        <w:numPr>
          <w:ilvl w:val="0"/>
          <w:numId w:val="8"/>
        </w:numPr>
        <w:shd w:val="clear" w:color="auto" w:fill="FFFFFF"/>
        <w:spacing w:after="225" w:line="240" w:lineRule="auto"/>
        <w:rPr>
          <w:rFonts w:ascii="Times New Roman" w:eastAsia="Times New Roman" w:hAnsi="Times New Roman" w:cs="Times New Roman"/>
          <w:color w:val="333333"/>
          <w:sz w:val="24"/>
          <w:szCs w:val="24"/>
          <w:lang w:eastAsia="es-CO"/>
        </w:rPr>
      </w:pPr>
      <w:r w:rsidRPr="00087596">
        <w:rPr>
          <w:rFonts w:ascii="Times New Roman" w:eastAsia="Times New Roman" w:hAnsi="Times New Roman" w:cs="Times New Roman"/>
          <w:b/>
          <w:bCs/>
          <w:color w:val="333333"/>
          <w:sz w:val="24"/>
          <w:szCs w:val="24"/>
          <w:lang w:eastAsia="es-CO"/>
        </w:rPr>
        <w:t xml:space="preserve">Defensa. </w:t>
      </w:r>
      <w:r w:rsidRPr="00087596">
        <w:rPr>
          <w:rFonts w:ascii="Times New Roman" w:eastAsia="Times New Roman" w:hAnsi="Times New Roman" w:cs="Times New Roman"/>
          <w:bCs/>
          <w:color w:val="333333"/>
          <w:sz w:val="24"/>
          <w:szCs w:val="24"/>
          <w:lang w:eastAsia="es-CO"/>
        </w:rPr>
        <w:t>El presupuesto de defensa aumentó en los últimos 25 años en 10</w:t>
      </w:r>
      <w:ins w:id="546" w:author="Lilia Carvajal" w:date="2016-05-18T18:11:00Z">
        <w:r w:rsidR="001847A6">
          <w:rPr>
            <w:rFonts w:ascii="Times New Roman" w:eastAsia="Times New Roman" w:hAnsi="Times New Roman" w:cs="Times New Roman"/>
            <w:bCs/>
            <w:color w:val="333333"/>
            <w:sz w:val="24"/>
            <w:szCs w:val="24"/>
            <w:lang w:eastAsia="es-CO"/>
          </w:rPr>
          <w:t xml:space="preserve"> </w:t>
        </w:r>
      </w:ins>
      <w:r w:rsidRPr="00087596">
        <w:rPr>
          <w:rFonts w:ascii="Times New Roman" w:eastAsia="Times New Roman" w:hAnsi="Times New Roman" w:cs="Times New Roman"/>
          <w:bCs/>
          <w:color w:val="333333"/>
          <w:sz w:val="24"/>
          <w:szCs w:val="24"/>
          <w:lang w:eastAsia="es-CO"/>
        </w:rPr>
        <w:t xml:space="preserve">%, lo cual deja claro que al Gobierno </w:t>
      </w:r>
      <w:del w:id="547" w:author="Lilia Carvajal" w:date="2016-05-18T18:12:00Z">
        <w:r w:rsidRPr="00087596" w:rsidDel="001847A6">
          <w:rPr>
            <w:rFonts w:ascii="Times New Roman" w:eastAsia="Times New Roman" w:hAnsi="Times New Roman" w:cs="Times New Roman"/>
            <w:bCs/>
            <w:color w:val="333333"/>
            <w:sz w:val="24"/>
            <w:szCs w:val="24"/>
            <w:lang w:eastAsia="es-CO"/>
          </w:rPr>
          <w:delText xml:space="preserve">chino </w:delText>
        </w:r>
      </w:del>
      <w:r w:rsidRPr="00087596">
        <w:rPr>
          <w:rFonts w:ascii="Times New Roman" w:eastAsia="Times New Roman" w:hAnsi="Times New Roman" w:cs="Times New Roman"/>
          <w:bCs/>
          <w:color w:val="333333"/>
          <w:sz w:val="24"/>
          <w:szCs w:val="24"/>
          <w:lang w:eastAsia="es-CO"/>
        </w:rPr>
        <w:t>le interesa</w:t>
      </w:r>
      <w:r w:rsidR="009455E3" w:rsidRPr="00087596">
        <w:rPr>
          <w:rFonts w:ascii="Times New Roman" w:eastAsia="Times New Roman" w:hAnsi="Times New Roman" w:cs="Times New Roman"/>
          <w:bCs/>
          <w:color w:val="333333"/>
          <w:sz w:val="24"/>
          <w:szCs w:val="24"/>
          <w:lang w:eastAsia="es-CO"/>
        </w:rPr>
        <w:t xml:space="preserve">n unas </w:t>
      </w:r>
      <w:ins w:id="548" w:author="Lilia Carvajal" w:date="2016-05-18T18:12:00Z">
        <w:r w:rsidR="001847A6">
          <w:rPr>
            <w:rFonts w:ascii="Times New Roman" w:eastAsia="Times New Roman" w:hAnsi="Times New Roman" w:cs="Times New Roman"/>
            <w:bCs/>
            <w:color w:val="333333"/>
            <w:sz w:val="24"/>
            <w:szCs w:val="24"/>
            <w:lang w:eastAsia="es-CO"/>
          </w:rPr>
          <w:t>f</w:t>
        </w:r>
      </w:ins>
      <w:del w:id="549" w:author="Lilia Carvajal" w:date="2016-05-18T18:12:00Z">
        <w:r w:rsidR="009455E3" w:rsidRPr="00087596" w:rsidDel="001847A6">
          <w:rPr>
            <w:rFonts w:ascii="Times New Roman" w:eastAsia="Times New Roman" w:hAnsi="Times New Roman" w:cs="Times New Roman"/>
            <w:bCs/>
            <w:color w:val="333333"/>
            <w:sz w:val="24"/>
            <w:szCs w:val="24"/>
            <w:lang w:eastAsia="es-CO"/>
          </w:rPr>
          <w:delText>F</w:delText>
        </w:r>
      </w:del>
      <w:r w:rsidR="009455E3" w:rsidRPr="00087596">
        <w:rPr>
          <w:rFonts w:ascii="Times New Roman" w:eastAsia="Times New Roman" w:hAnsi="Times New Roman" w:cs="Times New Roman"/>
          <w:bCs/>
          <w:color w:val="333333"/>
          <w:sz w:val="24"/>
          <w:szCs w:val="24"/>
          <w:lang w:eastAsia="es-CO"/>
        </w:rPr>
        <w:t xml:space="preserve">uerzas </w:t>
      </w:r>
      <w:ins w:id="550" w:author="Lilia Carvajal" w:date="2016-05-18T18:12:00Z">
        <w:r w:rsidR="001847A6">
          <w:rPr>
            <w:rFonts w:ascii="Times New Roman" w:eastAsia="Times New Roman" w:hAnsi="Times New Roman" w:cs="Times New Roman"/>
            <w:bCs/>
            <w:color w:val="333333"/>
            <w:sz w:val="24"/>
            <w:szCs w:val="24"/>
            <w:lang w:eastAsia="es-CO"/>
          </w:rPr>
          <w:t>a</w:t>
        </w:r>
      </w:ins>
      <w:del w:id="551" w:author="Lilia Carvajal" w:date="2016-05-18T18:12:00Z">
        <w:r w:rsidR="009455E3" w:rsidRPr="00087596" w:rsidDel="001847A6">
          <w:rPr>
            <w:rFonts w:ascii="Times New Roman" w:eastAsia="Times New Roman" w:hAnsi="Times New Roman" w:cs="Times New Roman"/>
            <w:bCs/>
            <w:color w:val="333333"/>
            <w:sz w:val="24"/>
            <w:szCs w:val="24"/>
            <w:lang w:eastAsia="es-CO"/>
          </w:rPr>
          <w:delText>A</w:delText>
        </w:r>
      </w:del>
      <w:r w:rsidRPr="00087596">
        <w:rPr>
          <w:rFonts w:ascii="Times New Roman" w:eastAsia="Times New Roman" w:hAnsi="Times New Roman" w:cs="Times New Roman"/>
          <w:bCs/>
          <w:color w:val="333333"/>
          <w:sz w:val="24"/>
          <w:szCs w:val="24"/>
          <w:lang w:eastAsia="es-CO"/>
        </w:rPr>
        <w:t>rmadas fuertes</w:t>
      </w:r>
      <w:ins w:id="552" w:author="Lilia Carvajal" w:date="2016-05-18T18:12:00Z">
        <w:r w:rsidR="001847A6">
          <w:rPr>
            <w:rFonts w:ascii="Times New Roman" w:eastAsia="Times New Roman" w:hAnsi="Times New Roman" w:cs="Times New Roman"/>
            <w:bCs/>
            <w:color w:val="333333"/>
            <w:sz w:val="24"/>
            <w:szCs w:val="24"/>
            <w:lang w:eastAsia="es-CO"/>
          </w:rPr>
          <w:t>,</w:t>
        </w:r>
      </w:ins>
      <w:r w:rsidRPr="00087596">
        <w:rPr>
          <w:rFonts w:ascii="Times New Roman" w:eastAsia="Times New Roman" w:hAnsi="Times New Roman" w:cs="Times New Roman"/>
          <w:bCs/>
          <w:color w:val="333333"/>
          <w:sz w:val="24"/>
          <w:szCs w:val="24"/>
          <w:lang w:eastAsia="es-CO"/>
        </w:rPr>
        <w:t xml:space="preserve"> que garanticen la soberanía, la seguridad y </w:t>
      </w:r>
      <w:ins w:id="553" w:author="Lilia Carvajal" w:date="2016-05-18T18:12:00Z">
        <w:r w:rsidR="004C1E04">
          <w:rPr>
            <w:rFonts w:ascii="Times New Roman" w:eastAsia="Times New Roman" w:hAnsi="Times New Roman" w:cs="Times New Roman"/>
            <w:bCs/>
            <w:color w:val="333333"/>
            <w:sz w:val="24"/>
            <w:szCs w:val="24"/>
            <w:lang w:eastAsia="es-CO"/>
          </w:rPr>
          <w:t xml:space="preserve">preserven </w:t>
        </w:r>
      </w:ins>
      <w:r w:rsidRPr="00087596">
        <w:rPr>
          <w:rFonts w:ascii="Times New Roman" w:eastAsia="Times New Roman" w:hAnsi="Times New Roman" w:cs="Times New Roman"/>
          <w:bCs/>
          <w:color w:val="333333"/>
          <w:sz w:val="24"/>
          <w:szCs w:val="24"/>
          <w:lang w:eastAsia="es-CO"/>
        </w:rPr>
        <w:t xml:space="preserve">los intereses </w:t>
      </w:r>
      <w:del w:id="554" w:author="Lilia Carvajal" w:date="2016-05-18T18:12:00Z">
        <w:r w:rsidRPr="00087596" w:rsidDel="004C1E04">
          <w:rPr>
            <w:rFonts w:ascii="Times New Roman" w:eastAsia="Times New Roman" w:hAnsi="Times New Roman" w:cs="Times New Roman"/>
            <w:bCs/>
            <w:color w:val="333333"/>
            <w:sz w:val="24"/>
            <w:szCs w:val="24"/>
            <w:lang w:eastAsia="es-CO"/>
          </w:rPr>
          <w:delText>chinos</w:delText>
        </w:r>
      </w:del>
      <w:ins w:id="555" w:author="Lilia Carvajal" w:date="2016-05-18T18:12:00Z">
        <w:r w:rsidR="004C1E04">
          <w:rPr>
            <w:rFonts w:ascii="Times New Roman" w:eastAsia="Times New Roman" w:hAnsi="Times New Roman" w:cs="Times New Roman"/>
            <w:bCs/>
            <w:color w:val="333333"/>
            <w:sz w:val="24"/>
            <w:szCs w:val="24"/>
            <w:lang w:eastAsia="es-CO"/>
          </w:rPr>
          <w:t>del país</w:t>
        </w:r>
      </w:ins>
      <w:r w:rsidR="00087596">
        <w:rPr>
          <w:rFonts w:ascii="Times New Roman" w:eastAsia="Times New Roman" w:hAnsi="Times New Roman" w:cs="Times New Roman"/>
          <w:bCs/>
          <w:color w:val="333333"/>
          <w:sz w:val="24"/>
          <w:szCs w:val="24"/>
          <w:lang w:eastAsia="es-CO"/>
        </w:rPr>
        <w:t>, particularmente en el mar de China Oriental</w:t>
      </w:r>
      <w:r w:rsidRPr="00087596">
        <w:rPr>
          <w:rFonts w:ascii="Times New Roman" w:eastAsia="Times New Roman" w:hAnsi="Times New Roman" w:cs="Times New Roman"/>
          <w:bCs/>
          <w:color w:val="333333"/>
          <w:sz w:val="24"/>
          <w:szCs w:val="24"/>
          <w:lang w:eastAsia="es-CO"/>
        </w:rPr>
        <w:t xml:space="preserve">. </w:t>
      </w:r>
    </w:p>
    <w:tbl>
      <w:tblPr>
        <w:tblStyle w:val="Tablaconcuadrcula"/>
        <w:tblW w:w="0" w:type="auto"/>
        <w:tblInd w:w="113" w:type="dxa"/>
        <w:tblLook w:val="04A0" w:firstRow="1" w:lastRow="0" w:firstColumn="1" w:lastColumn="0" w:noHBand="0" w:noVBand="1"/>
      </w:tblPr>
      <w:tblGrid>
        <w:gridCol w:w="15"/>
        <w:gridCol w:w="1177"/>
        <w:gridCol w:w="766"/>
        <w:gridCol w:w="6977"/>
        <w:gridCol w:w="6"/>
      </w:tblGrid>
      <w:tr w:rsidR="00D33022" w:rsidRPr="005D1738" w:rsidDel="00CE7262" w14:paraId="46D7D85C" w14:textId="07A88994" w:rsidTr="00CE7262">
        <w:trPr>
          <w:gridAfter w:val="1"/>
          <w:del w:id="556" w:author="Cuenta Microsoft" w:date="2016-05-20T11:29:00Z"/>
        </w:trPr>
        <w:tc>
          <w:tcPr>
            <w:tcW w:w="8828" w:type="dxa"/>
            <w:gridSpan w:val="4"/>
            <w:shd w:val="clear" w:color="auto" w:fill="0D0D0D" w:themeFill="text1" w:themeFillTint="F2"/>
          </w:tcPr>
          <w:p w14:paraId="435FA208" w14:textId="1B3CD448" w:rsidR="00D33022" w:rsidRPr="005D1738" w:rsidDel="00CE7262" w:rsidRDefault="00D33022" w:rsidP="0072602C">
            <w:pPr>
              <w:jc w:val="center"/>
              <w:rPr>
                <w:del w:id="557" w:author="Cuenta Microsoft" w:date="2016-05-20T11:29:00Z"/>
                <w:rFonts w:ascii="Times New Roman" w:hAnsi="Times New Roman" w:cs="Times New Roman"/>
                <w:b/>
                <w:color w:val="FFFFFF" w:themeColor="background1"/>
              </w:rPr>
            </w:pPr>
            <w:del w:id="558" w:author="Cuenta Microsoft" w:date="2016-05-20T11:29:00Z">
              <w:r w:rsidRPr="005D1738" w:rsidDel="00CE7262">
                <w:rPr>
                  <w:rFonts w:ascii="Times New Roman" w:hAnsi="Times New Roman" w:cs="Times New Roman"/>
                  <w:b/>
                  <w:color w:val="FFFFFF" w:themeColor="background1"/>
                </w:rPr>
                <w:delText>Imagen (fotografía, gráfica o ilustración)</w:delText>
              </w:r>
            </w:del>
          </w:p>
        </w:tc>
      </w:tr>
      <w:tr w:rsidR="00D33022" w:rsidDel="00CE7262" w14:paraId="0EDACE67" w14:textId="6C02A423" w:rsidTr="00CE7262">
        <w:trPr>
          <w:gridAfter w:val="1"/>
          <w:del w:id="559" w:author="Cuenta Microsoft" w:date="2016-05-20T11:29:00Z"/>
        </w:trPr>
        <w:tc>
          <w:tcPr>
            <w:tcW w:w="2417" w:type="dxa"/>
            <w:gridSpan w:val="3"/>
          </w:tcPr>
          <w:p w14:paraId="619417E3" w14:textId="4BDCC77B" w:rsidR="00D33022" w:rsidRPr="00053744" w:rsidDel="00CE7262" w:rsidRDefault="00D33022" w:rsidP="0072602C">
            <w:pPr>
              <w:rPr>
                <w:del w:id="560" w:author="Cuenta Microsoft" w:date="2016-05-20T11:29:00Z"/>
                <w:rFonts w:ascii="Times New Roman" w:hAnsi="Times New Roman" w:cs="Times New Roman"/>
                <w:b/>
                <w:color w:val="000000"/>
                <w:sz w:val="18"/>
                <w:szCs w:val="18"/>
              </w:rPr>
            </w:pPr>
            <w:del w:id="561" w:author="Cuenta Microsoft" w:date="2016-05-20T11:29:00Z">
              <w:r w:rsidDel="00CE7262">
                <w:rPr>
                  <w:rFonts w:ascii="Times New Roman" w:hAnsi="Times New Roman" w:cs="Times New Roman"/>
                  <w:b/>
                  <w:color w:val="000000"/>
                  <w:sz w:val="18"/>
                  <w:szCs w:val="18"/>
                </w:rPr>
                <w:delText>Código</w:delText>
              </w:r>
            </w:del>
          </w:p>
        </w:tc>
        <w:tc>
          <w:tcPr>
            <w:tcW w:w="6411" w:type="dxa"/>
          </w:tcPr>
          <w:p w14:paraId="096550D6" w14:textId="20E77F12" w:rsidR="00D33022" w:rsidRPr="00E462B5" w:rsidDel="00CE7262" w:rsidRDefault="00FF73D3" w:rsidP="0072602C">
            <w:pPr>
              <w:rPr>
                <w:del w:id="562" w:author="Cuenta Microsoft" w:date="2016-05-20T11:29:00Z"/>
                <w:rFonts w:ascii="Times New Roman" w:hAnsi="Times New Roman" w:cs="Times New Roman"/>
                <w:b/>
                <w:color w:val="000000"/>
                <w:sz w:val="18"/>
                <w:szCs w:val="18"/>
              </w:rPr>
            </w:pPr>
            <w:del w:id="563" w:author="Cuenta Microsoft" w:date="2016-05-20T11:29:00Z">
              <w:r w:rsidDel="00CE7262">
                <w:rPr>
                  <w:rFonts w:ascii="Times New Roman" w:hAnsi="Times New Roman" w:cs="Times New Roman"/>
                  <w:color w:val="000000"/>
                  <w:sz w:val="18"/>
                  <w:szCs w:val="18"/>
                </w:rPr>
                <w:delText>CS_10_02_IMG11</w:delText>
              </w:r>
            </w:del>
          </w:p>
        </w:tc>
      </w:tr>
      <w:tr w:rsidR="00D33022" w:rsidDel="00CE7262" w14:paraId="480EA364" w14:textId="3DA659D7" w:rsidTr="00CE7262">
        <w:trPr>
          <w:gridAfter w:val="1"/>
          <w:del w:id="564" w:author="Cuenta Microsoft" w:date="2016-05-20T11:29:00Z"/>
        </w:trPr>
        <w:tc>
          <w:tcPr>
            <w:tcW w:w="2417" w:type="dxa"/>
            <w:gridSpan w:val="3"/>
          </w:tcPr>
          <w:p w14:paraId="7B2D02C8" w14:textId="4087D16F" w:rsidR="00D33022" w:rsidDel="00CE7262" w:rsidRDefault="00D33022" w:rsidP="0072602C">
            <w:pPr>
              <w:rPr>
                <w:del w:id="565" w:author="Cuenta Microsoft" w:date="2016-05-20T11:29:00Z"/>
                <w:rFonts w:ascii="Times New Roman" w:hAnsi="Times New Roman" w:cs="Times New Roman"/>
                <w:color w:val="000000"/>
              </w:rPr>
            </w:pPr>
            <w:del w:id="566" w:author="Cuenta Microsoft" w:date="2016-05-20T11:29:00Z">
              <w:r w:rsidRPr="00053744" w:rsidDel="00CE7262">
                <w:rPr>
                  <w:rFonts w:ascii="Times New Roman" w:hAnsi="Times New Roman" w:cs="Times New Roman"/>
                  <w:b/>
                  <w:color w:val="000000"/>
                  <w:sz w:val="18"/>
                  <w:szCs w:val="18"/>
                </w:rPr>
                <w:delText>Descripción</w:delText>
              </w:r>
            </w:del>
          </w:p>
        </w:tc>
        <w:tc>
          <w:tcPr>
            <w:tcW w:w="6411" w:type="dxa"/>
          </w:tcPr>
          <w:p w14:paraId="08D0A9CC" w14:textId="3577528A" w:rsidR="00D33022" w:rsidRPr="00E462B5" w:rsidDel="00CE7262" w:rsidRDefault="00D33022" w:rsidP="0072602C">
            <w:pPr>
              <w:rPr>
                <w:del w:id="567" w:author="Cuenta Microsoft" w:date="2016-05-20T11:29:00Z"/>
                <w:rFonts w:ascii="Times New Roman" w:hAnsi="Times New Roman" w:cs="Times New Roman"/>
                <w:color w:val="000000"/>
                <w:sz w:val="18"/>
                <w:szCs w:val="18"/>
              </w:rPr>
            </w:pPr>
            <w:del w:id="568" w:author="Cuenta Microsoft" w:date="2016-05-20T11:29:00Z">
              <w:r w:rsidDel="00CE7262">
                <w:rPr>
                  <w:rFonts w:ascii="Times New Roman" w:hAnsi="Times New Roman" w:cs="Times New Roman"/>
                  <w:color w:val="000000"/>
                  <w:sz w:val="18"/>
                  <w:szCs w:val="18"/>
                </w:rPr>
                <w:delText>Mapa de China.</w:delText>
              </w:r>
            </w:del>
          </w:p>
        </w:tc>
      </w:tr>
      <w:tr w:rsidR="00D33022" w:rsidDel="00CE7262" w14:paraId="0C62099C" w14:textId="26F69F89" w:rsidTr="00CE7262">
        <w:trPr>
          <w:gridAfter w:val="1"/>
          <w:del w:id="569" w:author="Cuenta Microsoft" w:date="2016-05-20T11:29:00Z"/>
        </w:trPr>
        <w:tc>
          <w:tcPr>
            <w:tcW w:w="2417" w:type="dxa"/>
            <w:gridSpan w:val="3"/>
          </w:tcPr>
          <w:p w14:paraId="749F1A94" w14:textId="2BB0BFBB" w:rsidR="00D33022" w:rsidDel="00CE7262" w:rsidRDefault="00D33022" w:rsidP="0072602C">
            <w:pPr>
              <w:rPr>
                <w:del w:id="570" w:author="Cuenta Microsoft" w:date="2016-05-20T11:29:00Z"/>
                <w:rFonts w:ascii="Times New Roman" w:hAnsi="Times New Roman" w:cs="Times New Roman"/>
                <w:color w:val="000000"/>
              </w:rPr>
            </w:pPr>
            <w:del w:id="571" w:author="Cuenta Microsoft" w:date="2016-05-20T11:29:00Z">
              <w:r w:rsidRPr="00053744" w:rsidDel="00CE7262">
                <w:rPr>
                  <w:rFonts w:ascii="Times New Roman" w:hAnsi="Times New Roman" w:cs="Times New Roman"/>
                  <w:b/>
                  <w:color w:val="000000"/>
                  <w:sz w:val="18"/>
                  <w:szCs w:val="18"/>
                </w:rPr>
                <w:delText>Código Shutterstock (o URL</w:delText>
              </w:r>
              <w:r w:rsidDel="00CE7262">
                <w:rPr>
                  <w:rFonts w:ascii="Times New Roman" w:hAnsi="Times New Roman" w:cs="Times New Roman"/>
                  <w:b/>
                  <w:color w:val="000000"/>
                  <w:sz w:val="18"/>
                  <w:szCs w:val="18"/>
                </w:rPr>
                <w:delText xml:space="preserve"> o la ruta en AulaPlaneta</w:delText>
              </w:r>
              <w:r w:rsidRPr="00053744" w:rsidDel="00CE7262">
                <w:rPr>
                  <w:rFonts w:ascii="Times New Roman" w:hAnsi="Times New Roman" w:cs="Times New Roman"/>
                  <w:b/>
                  <w:color w:val="000000"/>
                  <w:sz w:val="18"/>
                  <w:szCs w:val="18"/>
                </w:rPr>
                <w:delText>)</w:delText>
              </w:r>
            </w:del>
          </w:p>
        </w:tc>
        <w:tc>
          <w:tcPr>
            <w:tcW w:w="6411" w:type="dxa"/>
          </w:tcPr>
          <w:p w14:paraId="16CB8525" w14:textId="277D31A7" w:rsidR="00743BC4" w:rsidDel="00CE7262" w:rsidRDefault="00743BC4" w:rsidP="0072602C">
            <w:pPr>
              <w:rPr>
                <w:del w:id="572" w:author="Cuenta Microsoft" w:date="2016-05-20T11:29:00Z"/>
                <w:rFonts w:ascii="Times New Roman" w:hAnsi="Times New Roman" w:cs="Times New Roman"/>
                <w:color w:val="000000"/>
                <w:sz w:val="18"/>
                <w:szCs w:val="18"/>
              </w:rPr>
            </w:pPr>
            <w:del w:id="573" w:author="Cuenta Microsoft" w:date="2016-05-20T11:29:00Z">
              <w:r w:rsidDel="00CE7262">
                <w:rPr>
                  <w:noProof/>
                  <w:lang w:eastAsia="es-CO"/>
                </w:rPr>
                <w:drawing>
                  <wp:inline distT="0" distB="0" distL="0" distR="0" wp14:anchorId="382A7FB3" wp14:editId="5171D82F">
                    <wp:extent cx="1300274" cy="970499"/>
                    <wp:effectExtent l="0" t="0" r="0" b="1270"/>
                    <wp:docPr id="34" name="Imagen 34" descr="http://images.forwallpaper.com/files/thumbs/preview/1/12796__site-map-of-china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forwallpaper.com/files/thumbs/preview/1/12796__site-map-of-china_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3983" cy="980731"/>
                            </a:xfrm>
                            <a:prstGeom prst="rect">
                              <a:avLst/>
                            </a:prstGeom>
                            <a:noFill/>
                            <a:ln>
                              <a:noFill/>
                            </a:ln>
                          </pic:spPr>
                        </pic:pic>
                      </a:graphicData>
                    </a:graphic>
                  </wp:inline>
                </w:drawing>
              </w:r>
              <w:r w:rsidRPr="007F6B8F" w:rsidDel="00CE7262">
                <w:rPr>
                  <w:rFonts w:ascii="Times New Roman" w:hAnsi="Times New Roman" w:cs="Times New Roman"/>
                  <w:color w:val="000000"/>
                  <w:sz w:val="18"/>
                  <w:szCs w:val="18"/>
                </w:rPr>
                <w:delText xml:space="preserve"> </w:delText>
              </w:r>
            </w:del>
          </w:p>
          <w:p w14:paraId="18BFAD24" w14:textId="4FEBDFD4" w:rsidR="00D33022" w:rsidRPr="00E462B5" w:rsidDel="00CE7262" w:rsidRDefault="00061134" w:rsidP="0072602C">
            <w:pPr>
              <w:rPr>
                <w:del w:id="574" w:author="Cuenta Microsoft" w:date="2016-05-20T11:29:00Z"/>
                <w:rFonts w:ascii="Times New Roman" w:hAnsi="Times New Roman" w:cs="Times New Roman"/>
                <w:color w:val="000000"/>
                <w:sz w:val="18"/>
                <w:szCs w:val="18"/>
              </w:rPr>
            </w:pPr>
            <w:del w:id="575" w:author="Cuenta Microsoft" w:date="2016-05-20T11:29:00Z">
              <w:r w:rsidDel="00CE7262">
                <w:fldChar w:fldCharType="begin"/>
              </w:r>
              <w:r w:rsidDel="00CE7262">
                <w:delInstrText xml:space="preserve"> HYPERLINK "http://images.forwallpaper.com/files/thumbs/preview/1/12796__site-map-of-china_p.jpg" </w:delInstrText>
              </w:r>
              <w:r w:rsidDel="00CE7262">
                <w:fldChar w:fldCharType="separate"/>
              </w:r>
              <w:r w:rsidR="00087596" w:rsidRPr="005B44D9" w:rsidDel="00CE7262">
                <w:rPr>
                  <w:rStyle w:val="Hipervnculo"/>
                  <w:rFonts w:ascii="Times New Roman" w:hAnsi="Times New Roman" w:cs="Times New Roman"/>
                  <w:sz w:val="18"/>
                  <w:szCs w:val="18"/>
                </w:rPr>
                <w:delText>http://images.forwallpaper.com/files/thumbs/preview/1/12796__site-map-of-china_p.jpg</w:delText>
              </w:r>
              <w:r w:rsidDel="00CE7262">
                <w:rPr>
                  <w:rStyle w:val="Hipervnculo"/>
                  <w:rFonts w:ascii="Times New Roman" w:hAnsi="Times New Roman" w:cs="Times New Roman"/>
                  <w:sz w:val="18"/>
                  <w:szCs w:val="18"/>
                </w:rPr>
                <w:fldChar w:fldCharType="end"/>
              </w:r>
            </w:del>
          </w:p>
        </w:tc>
      </w:tr>
      <w:tr w:rsidR="00D33022" w:rsidDel="00CE7262" w14:paraId="7B887475" w14:textId="7C9C786A" w:rsidTr="00CE7262">
        <w:trPr>
          <w:gridAfter w:val="1"/>
          <w:del w:id="576" w:author="Cuenta Microsoft" w:date="2016-05-20T11:29:00Z"/>
        </w:trPr>
        <w:tc>
          <w:tcPr>
            <w:tcW w:w="2417" w:type="dxa"/>
            <w:gridSpan w:val="3"/>
          </w:tcPr>
          <w:p w14:paraId="28175CBF" w14:textId="31D67E37" w:rsidR="00D33022" w:rsidRPr="00BA6736" w:rsidDel="00CE7262" w:rsidRDefault="00D33022" w:rsidP="0072602C">
            <w:pPr>
              <w:rPr>
                <w:del w:id="577" w:author="Cuenta Microsoft" w:date="2016-05-20T11:29:00Z"/>
                <w:rFonts w:ascii="Times New Roman" w:hAnsi="Times New Roman" w:cs="Times New Roman"/>
                <w:color w:val="000000"/>
                <w:sz w:val="20"/>
                <w:szCs w:val="20"/>
              </w:rPr>
            </w:pPr>
            <w:del w:id="578" w:author="Cuenta Microsoft" w:date="2016-05-20T11:29:00Z">
              <w:r w:rsidRPr="00BA6736" w:rsidDel="00CE7262">
                <w:rPr>
                  <w:rFonts w:ascii="Times New Roman" w:hAnsi="Times New Roman" w:cs="Times New Roman"/>
                  <w:b/>
                  <w:color w:val="000000"/>
                  <w:sz w:val="20"/>
                  <w:szCs w:val="20"/>
                </w:rPr>
                <w:delText>Pie de imagen</w:delText>
              </w:r>
            </w:del>
          </w:p>
        </w:tc>
        <w:tc>
          <w:tcPr>
            <w:tcW w:w="6411" w:type="dxa"/>
          </w:tcPr>
          <w:p w14:paraId="234DD245" w14:textId="405E4C28" w:rsidR="00D33022" w:rsidRPr="00BA6736" w:rsidDel="00CE7262" w:rsidRDefault="00D33022" w:rsidP="00E368C9">
            <w:pPr>
              <w:shd w:val="clear" w:color="auto" w:fill="FFFFFF"/>
              <w:spacing w:after="225"/>
              <w:rPr>
                <w:del w:id="579" w:author="Cuenta Microsoft" w:date="2016-05-20T11:29:00Z"/>
                <w:rFonts w:ascii="Times New Roman" w:hAnsi="Times New Roman" w:cs="Times New Roman"/>
                <w:color w:val="000000"/>
                <w:sz w:val="20"/>
                <w:szCs w:val="20"/>
              </w:rPr>
            </w:pPr>
            <w:del w:id="580" w:author="Cuenta Microsoft" w:date="2016-05-20T11:29:00Z">
              <w:r w:rsidRPr="00BA6736" w:rsidDel="00CE7262">
                <w:rPr>
                  <w:rFonts w:ascii="Times New Roman" w:hAnsi="Times New Roman" w:cs="Times New Roman"/>
                  <w:color w:val="000000"/>
                  <w:sz w:val="20"/>
                  <w:szCs w:val="20"/>
                </w:rPr>
                <w:delText>El territorio de China esconde diversidad de riquezas para los turistas. En el mapa, algunas de ellas.</w:delText>
              </w:r>
              <w:r w:rsidR="00BA6736" w:rsidRPr="00BA6736" w:rsidDel="00CE7262">
                <w:rPr>
                  <w:rFonts w:ascii="Times New Roman" w:hAnsi="Times New Roman" w:cs="Times New Roman"/>
                  <w:color w:val="000000"/>
                  <w:sz w:val="20"/>
                  <w:szCs w:val="20"/>
                </w:rPr>
                <w:delText xml:space="preserve"> </w:delText>
              </w:r>
              <w:r w:rsidR="00BA6736" w:rsidRPr="00BA6736" w:rsidDel="00CE7262">
                <w:rPr>
                  <w:rFonts w:ascii="Times New Roman" w:eastAsia="Times New Roman" w:hAnsi="Times New Roman" w:cs="Times New Roman"/>
                  <w:bCs/>
                  <w:sz w:val="20"/>
                  <w:szCs w:val="20"/>
                  <w:lang w:eastAsia="es-CO"/>
                </w:rPr>
                <w:delText xml:space="preserve">El Gobierno chino prevé invertir más en </w:delText>
              </w:r>
              <w:r w:rsidR="00BA6736" w:rsidRPr="00BA6736" w:rsidDel="00CE7262">
                <w:rPr>
                  <w:rFonts w:ascii="Times New Roman" w:eastAsia="Times New Roman" w:hAnsi="Times New Roman" w:cs="Times New Roman"/>
                  <w:sz w:val="20"/>
                  <w:szCs w:val="20"/>
                  <w:lang w:eastAsia="es-CO"/>
                </w:rPr>
                <w:delText>reservas de alimentos, sanidad</w:delText>
              </w:r>
            </w:del>
            <w:ins w:id="581" w:author="Lilia Carvajal" w:date="2016-05-18T18:13:00Z">
              <w:del w:id="582" w:author="Cuenta Microsoft" w:date="2016-05-20T11:29:00Z">
                <w:r w:rsidR="004C1E04" w:rsidDel="00CE7262">
                  <w:rPr>
                    <w:rFonts w:ascii="Times New Roman" w:eastAsia="Times New Roman" w:hAnsi="Times New Roman" w:cs="Times New Roman"/>
                    <w:sz w:val="20"/>
                    <w:szCs w:val="20"/>
                    <w:lang w:eastAsia="es-CO"/>
                  </w:rPr>
                  <w:delText>,</w:delText>
                </w:r>
              </w:del>
            </w:ins>
            <w:del w:id="583" w:author="Cuenta Microsoft" w:date="2016-05-20T11:29:00Z">
              <w:r w:rsidR="00BA6736" w:rsidRPr="00BA6736" w:rsidDel="00CE7262">
                <w:rPr>
                  <w:rFonts w:ascii="Times New Roman" w:eastAsia="Times New Roman" w:hAnsi="Times New Roman" w:cs="Times New Roman"/>
                  <w:sz w:val="20"/>
                  <w:szCs w:val="20"/>
                  <w:lang w:eastAsia="es-CO"/>
                </w:rPr>
                <w:delText xml:space="preserve"> y planificación familiar</w:delText>
              </w:r>
            </w:del>
            <w:ins w:id="584" w:author="Lilia Carvajal" w:date="2016-05-18T18:13:00Z">
              <w:del w:id="585" w:author="Cuenta Microsoft" w:date="2016-05-20T11:29:00Z">
                <w:r w:rsidR="004C1E04" w:rsidDel="00CE7262">
                  <w:rPr>
                    <w:rFonts w:ascii="Times New Roman" w:eastAsia="Times New Roman" w:hAnsi="Times New Roman" w:cs="Times New Roman"/>
                    <w:sz w:val="20"/>
                    <w:szCs w:val="20"/>
                    <w:lang w:eastAsia="es-CO"/>
                  </w:rPr>
                  <w:delText>,</w:delText>
                </w:r>
              </w:del>
            </w:ins>
            <w:del w:id="586" w:author="Cuenta Microsoft" w:date="2016-05-20T11:29:00Z">
              <w:r w:rsidR="00BA6736" w:rsidRPr="00BA6736" w:rsidDel="00CE7262">
                <w:rPr>
                  <w:rFonts w:ascii="Times New Roman" w:eastAsia="Times New Roman" w:hAnsi="Times New Roman" w:cs="Times New Roman"/>
                  <w:sz w:val="20"/>
                  <w:szCs w:val="20"/>
                  <w:lang w:eastAsia="es-CO"/>
                </w:rPr>
                <w:delText xml:space="preserve"> y agricultura, silvicultura y conservación del agua, ello implica gastar más de lo que le ingresa al Estado chino. Los expertos calculan que el </w:delText>
              </w:r>
            </w:del>
            <w:ins w:id="587" w:author="Lilia Carvajal" w:date="2016-05-19T17:41:00Z">
              <w:del w:id="588" w:author="Cuenta Microsoft" w:date="2016-05-20T11:29:00Z">
                <w:r w:rsidR="00E368C9" w:rsidDel="00CE7262">
                  <w:rPr>
                    <w:rFonts w:ascii="Times New Roman" w:eastAsia="Times New Roman" w:hAnsi="Times New Roman" w:cs="Times New Roman"/>
                    <w:sz w:val="20"/>
                    <w:szCs w:val="20"/>
                    <w:lang w:eastAsia="es-CO"/>
                  </w:rPr>
                  <w:delText>su</w:delText>
                </w:r>
                <w:r w:rsidR="00E368C9" w:rsidRPr="00BA6736" w:rsidDel="00CE7262">
                  <w:rPr>
                    <w:rFonts w:ascii="Times New Roman" w:eastAsia="Times New Roman" w:hAnsi="Times New Roman" w:cs="Times New Roman"/>
                    <w:sz w:val="20"/>
                    <w:szCs w:val="20"/>
                    <w:lang w:eastAsia="es-CO"/>
                  </w:rPr>
                  <w:delText xml:space="preserve"> </w:delText>
                </w:r>
              </w:del>
            </w:ins>
            <w:del w:id="589" w:author="Cuenta Microsoft" w:date="2016-05-20T11:29:00Z">
              <w:r w:rsidR="00BA6736" w:rsidRPr="00BA6736" w:rsidDel="00CE7262">
                <w:rPr>
                  <w:rFonts w:ascii="Times New Roman" w:eastAsia="Times New Roman" w:hAnsi="Times New Roman" w:cs="Times New Roman"/>
                  <w:sz w:val="20"/>
                  <w:szCs w:val="20"/>
                  <w:lang w:eastAsia="es-CO"/>
                </w:rPr>
                <w:delText>déficit ronda el 2</w:delText>
              </w:r>
            </w:del>
            <w:ins w:id="590" w:author="Lilia Carvajal" w:date="2016-05-18T18:14:00Z">
              <w:del w:id="591" w:author="Cuenta Microsoft" w:date="2016-05-20T11:29:00Z">
                <w:r w:rsidR="004C1E04" w:rsidDel="00CE7262">
                  <w:rPr>
                    <w:rFonts w:ascii="Times New Roman" w:eastAsia="Times New Roman" w:hAnsi="Times New Roman" w:cs="Times New Roman"/>
                    <w:sz w:val="20"/>
                    <w:szCs w:val="20"/>
                    <w:lang w:eastAsia="es-CO"/>
                  </w:rPr>
                  <w:delText xml:space="preserve"> </w:delText>
                </w:r>
              </w:del>
            </w:ins>
            <w:del w:id="592" w:author="Cuenta Microsoft" w:date="2016-05-20T11:29:00Z">
              <w:r w:rsidR="00BA6736" w:rsidRPr="00BA6736" w:rsidDel="00CE7262">
                <w:rPr>
                  <w:rFonts w:ascii="Times New Roman" w:eastAsia="Times New Roman" w:hAnsi="Times New Roman" w:cs="Times New Roman"/>
                  <w:sz w:val="20"/>
                  <w:szCs w:val="20"/>
                  <w:lang w:eastAsia="es-CO"/>
                </w:rPr>
                <w:delText xml:space="preserve">% del </w:delText>
              </w:r>
              <w:r w:rsidR="00BA6736" w:rsidRPr="00BA6736" w:rsidDel="00CE7262">
                <w:rPr>
                  <w:rFonts w:ascii="Times New Roman" w:eastAsia="Times New Roman" w:hAnsi="Times New Roman" w:cs="Times New Roman"/>
                  <w:smallCaps/>
                  <w:sz w:val="20"/>
                  <w:szCs w:val="20"/>
                  <w:lang w:eastAsia="es-CO"/>
                </w:rPr>
                <w:delText>pib</w:delText>
              </w:r>
              <w:r w:rsidR="00BA6736" w:rsidRPr="00BA6736" w:rsidDel="00CE7262">
                <w:rPr>
                  <w:rFonts w:ascii="Times New Roman" w:eastAsia="Times New Roman" w:hAnsi="Times New Roman" w:cs="Times New Roman"/>
                  <w:sz w:val="20"/>
                  <w:szCs w:val="20"/>
                  <w:lang w:eastAsia="es-CO"/>
                </w:rPr>
                <w:delText xml:space="preserve"> del país asiático.</w:delText>
              </w:r>
            </w:del>
          </w:p>
        </w:tc>
      </w:tr>
      <w:tr w:rsidR="00CE7262" w:rsidRPr="005D1738" w14:paraId="5617A8AC" w14:textId="77777777" w:rsidTr="00CE7262">
        <w:trPr>
          <w:gridBefore w:val="1"/>
          <w:ins w:id="593" w:author="Cuenta Microsoft" w:date="2016-05-20T11:29:00Z"/>
        </w:trPr>
        <w:tc>
          <w:tcPr>
            <w:tcW w:w="8828" w:type="dxa"/>
            <w:gridSpan w:val="4"/>
            <w:shd w:val="clear" w:color="auto" w:fill="0D0D0D" w:themeFill="text1" w:themeFillTint="F2"/>
          </w:tcPr>
          <w:p w14:paraId="6625E038" w14:textId="77777777" w:rsidR="00CE7262" w:rsidRPr="005D1738" w:rsidRDefault="00CE7262" w:rsidP="00C00E85">
            <w:pPr>
              <w:jc w:val="center"/>
              <w:rPr>
                <w:ins w:id="594" w:author="Cuenta Microsoft" w:date="2016-05-20T11:29:00Z"/>
                <w:rFonts w:ascii="Times New Roman" w:hAnsi="Times New Roman" w:cs="Times New Roman"/>
                <w:b/>
                <w:color w:val="FFFFFF" w:themeColor="background1"/>
              </w:rPr>
            </w:pPr>
            <w:ins w:id="595" w:author="Cuenta Microsoft" w:date="2016-05-20T11:29:00Z">
              <w:r w:rsidRPr="005D1738">
                <w:rPr>
                  <w:rFonts w:ascii="Times New Roman" w:hAnsi="Times New Roman" w:cs="Times New Roman"/>
                  <w:b/>
                  <w:color w:val="FFFFFF" w:themeColor="background1"/>
                </w:rPr>
                <w:t>Imagen (fotografía, gráfica o ilustración)</w:t>
              </w:r>
            </w:ins>
          </w:p>
        </w:tc>
      </w:tr>
      <w:tr w:rsidR="00CE7262" w14:paraId="5AB0E6E7" w14:textId="77777777" w:rsidTr="00CE7262">
        <w:trPr>
          <w:gridBefore w:val="1"/>
          <w:ins w:id="596" w:author="Cuenta Microsoft" w:date="2016-05-20T11:29:00Z"/>
        </w:trPr>
        <w:tc>
          <w:tcPr>
            <w:tcW w:w="1167" w:type="dxa"/>
          </w:tcPr>
          <w:p w14:paraId="64AEB0A3" w14:textId="77777777" w:rsidR="00CE7262" w:rsidRPr="00053744" w:rsidRDefault="00CE7262" w:rsidP="00C00E85">
            <w:pPr>
              <w:rPr>
                <w:ins w:id="597" w:author="Cuenta Microsoft" w:date="2016-05-20T11:29:00Z"/>
                <w:rFonts w:ascii="Times New Roman" w:hAnsi="Times New Roman" w:cs="Times New Roman"/>
                <w:b/>
                <w:color w:val="000000"/>
                <w:sz w:val="18"/>
                <w:szCs w:val="18"/>
              </w:rPr>
            </w:pPr>
            <w:ins w:id="598" w:author="Cuenta Microsoft" w:date="2016-05-20T11:29:00Z">
              <w:r>
                <w:rPr>
                  <w:rFonts w:ascii="Times New Roman" w:hAnsi="Times New Roman" w:cs="Times New Roman"/>
                  <w:b/>
                  <w:color w:val="000000"/>
                  <w:sz w:val="18"/>
                  <w:szCs w:val="18"/>
                </w:rPr>
                <w:t>Código</w:t>
              </w:r>
            </w:ins>
          </w:p>
        </w:tc>
        <w:tc>
          <w:tcPr>
            <w:tcW w:w="7661" w:type="dxa"/>
            <w:gridSpan w:val="3"/>
          </w:tcPr>
          <w:p w14:paraId="1CBB5B79" w14:textId="77777777" w:rsidR="00CE7262" w:rsidRPr="00E462B5" w:rsidRDefault="00CE7262" w:rsidP="00C00E85">
            <w:pPr>
              <w:rPr>
                <w:ins w:id="599" w:author="Cuenta Microsoft" w:date="2016-05-20T11:29:00Z"/>
                <w:rFonts w:ascii="Times New Roman" w:hAnsi="Times New Roman" w:cs="Times New Roman"/>
                <w:b/>
                <w:color w:val="000000"/>
                <w:sz w:val="18"/>
                <w:szCs w:val="18"/>
              </w:rPr>
            </w:pPr>
            <w:ins w:id="600" w:author="Cuenta Microsoft" w:date="2016-05-20T11:29:00Z">
              <w:r>
                <w:rPr>
                  <w:rFonts w:ascii="Times New Roman" w:hAnsi="Times New Roman" w:cs="Times New Roman"/>
                  <w:color w:val="000000"/>
                  <w:sz w:val="18"/>
                  <w:szCs w:val="18"/>
                </w:rPr>
                <w:t>CS_10_02_IMG08</w:t>
              </w:r>
            </w:ins>
          </w:p>
        </w:tc>
      </w:tr>
      <w:tr w:rsidR="00CE7262" w14:paraId="366BC076" w14:textId="77777777" w:rsidTr="00CE7262">
        <w:trPr>
          <w:gridBefore w:val="1"/>
          <w:ins w:id="601" w:author="Cuenta Microsoft" w:date="2016-05-20T11:29:00Z"/>
        </w:trPr>
        <w:tc>
          <w:tcPr>
            <w:tcW w:w="1167" w:type="dxa"/>
          </w:tcPr>
          <w:p w14:paraId="4F9723BA" w14:textId="77777777" w:rsidR="00CE7262" w:rsidRDefault="00CE7262" w:rsidP="00C00E85">
            <w:pPr>
              <w:rPr>
                <w:ins w:id="602" w:author="Cuenta Microsoft" w:date="2016-05-20T11:29:00Z"/>
                <w:rFonts w:ascii="Times New Roman" w:hAnsi="Times New Roman" w:cs="Times New Roman"/>
                <w:color w:val="000000"/>
              </w:rPr>
            </w:pPr>
            <w:ins w:id="603" w:author="Cuenta Microsoft" w:date="2016-05-20T11:29:00Z">
              <w:r w:rsidRPr="00053744">
                <w:rPr>
                  <w:rFonts w:ascii="Times New Roman" w:hAnsi="Times New Roman" w:cs="Times New Roman"/>
                  <w:b/>
                  <w:color w:val="000000"/>
                  <w:sz w:val="18"/>
                  <w:szCs w:val="18"/>
                </w:rPr>
                <w:t>Descripción</w:t>
              </w:r>
            </w:ins>
          </w:p>
        </w:tc>
        <w:tc>
          <w:tcPr>
            <w:tcW w:w="7661" w:type="dxa"/>
            <w:gridSpan w:val="3"/>
          </w:tcPr>
          <w:p w14:paraId="7442816A" w14:textId="77777777" w:rsidR="00CE7262" w:rsidRPr="00E462B5" w:rsidRDefault="00CE7262" w:rsidP="00C00E85">
            <w:pPr>
              <w:rPr>
                <w:ins w:id="604" w:author="Cuenta Microsoft" w:date="2016-05-20T11:29:00Z"/>
                <w:rFonts w:ascii="Times New Roman" w:hAnsi="Times New Roman" w:cs="Times New Roman"/>
                <w:color w:val="000000"/>
                <w:sz w:val="18"/>
                <w:szCs w:val="18"/>
              </w:rPr>
            </w:pPr>
            <w:ins w:id="605" w:author="Cuenta Microsoft" w:date="2016-05-20T11:29:00Z">
              <w:r>
                <w:rPr>
                  <w:rFonts w:ascii="Times New Roman" w:hAnsi="Times New Roman" w:cs="Times New Roman"/>
                  <w:color w:val="000000"/>
                  <w:sz w:val="18"/>
                  <w:szCs w:val="18"/>
                </w:rPr>
                <w:t>Fotografía encuentro Banco de Construcción de China.</w:t>
              </w:r>
            </w:ins>
          </w:p>
        </w:tc>
      </w:tr>
      <w:tr w:rsidR="00CE7262" w14:paraId="0FC2C62F" w14:textId="77777777" w:rsidTr="00CE7262">
        <w:trPr>
          <w:gridBefore w:val="1"/>
          <w:ins w:id="606" w:author="Cuenta Microsoft" w:date="2016-05-20T11:29:00Z"/>
        </w:trPr>
        <w:tc>
          <w:tcPr>
            <w:tcW w:w="1167" w:type="dxa"/>
          </w:tcPr>
          <w:p w14:paraId="5EC33992" w14:textId="77777777" w:rsidR="00CE7262" w:rsidRDefault="00CE7262" w:rsidP="00C00E85">
            <w:pPr>
              <w:rPr>
                <w:ins w:id="607" w:author="Cuenta Microsoft" w:date="2016-05-20T11:29:00Z"/>
                <w:rFonts w:ascii="Times New Roman" w:hAnsi="Times New Roman" w:cs="Times New Roman"/>
                <w:color w:val="000000"/>
              </w:rPr>
            </w:pPr>
            <w:ins w:id="608" w:author="Cuenta Microsoft" w:date="2016-05-20T11:29: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7661" w:type="dxa"/>
            <w:gridSpan w:val="3"/>
          </w:tcPr>
          <w:p w14:paraId="0284738E" w14:textId="77777777" w:rsidR="00CE7262" w:rsidRDefault="00CE7262" w:rsidP="00C00E85">
            <w:pPr>
              <w:rPr>
                <w:ins w:id="609" w:author="Cuenta Microsoft" w:date="2016-05-20T11:29:00Z"/>
                <w:rFonts w:ascii="Times New Roman" w:hAnsi="Times New Roman" w:cs="Times New Roman"/>
                <w:color w:val="000000"/>
                <w:sz w:val="18"/>
                <w:szCs w:val="18"/>
              </w:rPr>
            </w:pPr>
            <w:ins w:id="610" w:author="Cuenta Microsoft" w:date="2016-05-20T11:29:00Z">
              <w:r w:rsidRPr="007F6B8F">
                <w:rPr>
                  <w:rFonts w:ascii="Times New Roman" w:hAnsi="Times New Roman" w:cs="Times New Roman"/>
                  <w:color w:val="000000"/>
                  <w:sz w:val="18"/>
                  <w:szCs w:val="18"/>
                </w:rPr>
                <w:t xml:space="preserve"> </w:t>
              </w:r>
            </w:ins>
          </w:p>
          <w:p w14:paraId="2E51B613" w14:textId="77777777" w:rsidR="00CE7262" w:rsidRPr="00E462B5" w:rsidRDefault="00CE7262" w:rsidP="00C00E85">
            <w:pPr>
              <w:rPr>
                <w:ins w:id="611" w:author="Cuenta Microsoft" w:date="2016-05-20T11:29:00Z"/>
                <w:rFonts w:ascii="Times New Roman" w:hAnsi="Times New Roman" w:cs="Times New Roman"/>
                <w:color w:val="000000"/>
                <w:sz w:val="18"/>
                <w:szCs w:val="18"/>
              </w:rPr>
            </w:pPr>
            <w:ins w:id="612" w:author="Cuenta Microsoft" w:date="2016-05-20T11:29:00Z">
              <w:r w:rsidRPr="0043433F">
                <w:rPr>
                  <w:rFonts w:ascii="Times New Roman" w:hAnsi="Times New Roman" w:cs="Times New Roman"/>
                  <w:color w:val="000000"/>
                  <w:sz w:val="18"/>
                  <w:szCs w:val="18"/>
                </w:rPr>
                <w:t>http://hispanicasaber.planetasaber.com/encyclopedia/default.asp?idpack=9&amp;idpil=A0903591&amp;ruta=Buscador</w:t>
              </w:r>
            </w:ins>
          </w:p>
        </w:tc>
      </w:tr>
      <w:tr w:rsidR="00CE7262" w14:paraId="3A128F28" w14:textId="77777777" w:rsidTr="00CE7262">
        <w:trPr>
          <w:gridBefore w:val="1"/>
          <w:ins w:id="613" w:author="Cuenta Microsoft" w:date="2016-05-20T11:29:00Z"/>
        </w:trPr>
        <w:tc>
          <w:tcPr>
            <w:tcW w:w="1167" w:type="dxa"/>
          </w:tcPr>
          <w:p w14:paraId="3E39A3EF" w14:textId="77777777" w:rsidR="00CE7262" w:rsidRPr="00BA6736" w:rsidRDefault="00CE7262" w:rsidP="00C00E85">
            <w:pPr>
              <w:rPr>
                <w:ins w:id="614" w:author="Cuenta Microsoft" w:date="2016-05-20T11:29:00Z"/>
                <w:rFonts w:ascii="Times New Roman" w:hAnsi="Times New Roman" w:cs="Times New Roman"/>
                <w:color w:val="000000"/>
                <w:sz w:val="20"/>
                <w:szCs w:val="20"/>
              </w:rPr>
            </w:pPr>
            <w:ins w:id="615" w:author="Cuenta Microsoft" w:date="2016-05-20T11:29:00Z">
              <w:r w:rsidRPr="00BA6736">
                <w:rPr>
                  <w:rFonts w:ascii="Times New Roman" w:hAnsi="Times New Roman" w:cs="Times New Roman"/>
                  <w:b/>
                  <w:color w:val="000000"/>
                  <w:sz w:val="20"/>
                  <w:szCs w:val="20"/>
                </w:rPr>
                <w:t>Pie de imagen</w:t>
              </w:r>
            </w:ins>
          </w:p>
        </w:tc>
        <w:tc>
          <w:tcPr>
            <w:tcW w:w="7661" w:type="dxa"/>
            <w:gridSpan w:val="3"/>
          </w:tcPr>
          <w:p w14:paraId="4452DDC4" w14:textId="77777777" w:rsidR="00CE7262" w:rsidRPr="0043433F" w:rsidRDefault="00CE7262" w:rsidP="00C00E85">
            <w:pPr>
              <w:shd w:val="clear" w:color="auto" w:fill="73ADD6"/>
              <w:rPr>
                <w:ins w:id="616" w:author="Cuenta Microsoft" w:date="2016-05-20T11:29:00Z"/>
                <w:rFonts w:ascii="Times New Roman" w:eastAsia="Times New Roman" w:hAnsi="Times New Roman" w:cs="Times New Roman"/>
                <w:sz w:val="20"/>
                <w:szCs w:val="20"/>
                <w:lang w:eastAsia="es-CO"/>
              </w:rPr>
            </w:pPr>
            <w:ins w:id="617" w:author="Cuenta Microsoft" w:date="2016-05-20T11:29:00Z">
              <w:r w:rsidRPr="0043433F">
                <w:rPr>
                  <w:rFonts w:ascii="Times New Roman" w:eastAsia="Times New Roman" w:hAnsi="Times New Roman" w:cs="Times New Roman"/>
                  <w:sz w:val="20"/>
                  <w:szCs w:val="20"/>
                  <w:lang w:eastAsia="es-CO"/>
                </w:rPr>
                <w:t>China se ha convertido en la primera década del s. XXI en una de las principales economías mundiales. Presentación de los resultados del Banco de Construcción de China en abril de 2007</w:t>
              </w:r>
              <w:r w:rsidRPr="0043433F">
                <w:rPr>
                  <w:rFonts w:ascii="Times New Roman" w:hAnsi="Times New Roman" w:cs="Times New Roman"/>
                  <w:color w:val="000000"/>
                  <w:sz w:val="20"/>
                  <w:szCs w:val="20"/>
                </w:rPr>
                <w:t xml:space="preserve">. </w:t>
              </w:r>
              <w:r>
                <w:rPr>
                  <w:rFonts w:ascii="Times New Roman" w:eastAsia="Times New Roman" w:hAnsi="Times New Roman" w:cs="Times New Roman"/>
                  <w:bCs/>
                  <w:sz w:val="20"/>
                  <w:szCs w:val="20"/>
                  <w:lang w:eastAsia="es-CO"/>
                </w:rPr>
                <w:t>A partir de esta situación, el g</w:t>
              </w:r>
              <w:r w:rsidRPr="0043433F">
                <w:rPr>
                  <w:rFonts w:ascii="Times New Roman" w:eastAsia="Times New Roman" w:hAnsi="Times New Roman" w:cs="Times New Roman"/>
                  <w:bCs/>
                  <w:sz w:val="20"/>
                  <w:szCs w:val="20"/>
                  <w:lang w:eastAsia="es-CO"/>
                </w:rPr>
                <w:t xml:space="preserve">obierno chino prevé invertir más en </w:t>
              </w:r>
              <w:r w:rsidRPr="0043433F">
                <w:rPr>
                  <w:rFonts w:ascii="Times New Roman" w:eastAsia="Times New Roman" w:hAnsi="Times New Roman" w:cs="Times New Roman"/>
                  <w:sz w:val="20"/>
                  <w:szCs w:val="20"/>
                  <w:lang w:eastAsia="es-CO"/>
                </w:rPr>
                <w:t xml:space="preserve">reservas de alimentos, sanidad y planificación familiar y agricultura, silvicultura y conservación del agua, ello implica gastar más de lo que le ingresa al Estado chino. Los expertos calculan que el déficit ronda el 2% del </w:t>
              </w:r>
              <w:proofErr w:type="spellStart"/>
              <w:r w:rsidRPr="0043433F">
                <w:rPr>
                  <w:rFonts w:ascii="Times New Roman" w:eastAsia="Times New Roman" w:hAnsi="Times New Roman" w:cs="Times New Roman"/>
                  <w:smallCaps/>
                  <w:sz w:val="20"/>
                  <w:szCs w:val="20"/>
                  <w:lang w:eastAsia="es-CO"/>
                </w:rPr>
                <w:t>pib</w:t>
              </w:r>
              <w:proofErr w:type="spellEnd"/>
              <w:r w:rsidRPr="0043433F">
                <w:rPr>
                  <w:rFonts w:ascii="Times New Roman" w:eastAsia="Times New Roman" w:hAnsi="Times New Roman" w:cs="Times New Roman"/>
                  <w:sz w:val="20"/>
                  <w:szCs w:val="20"/>
                  <w:lang w:eastAsia="es-CO"/>
                </w:rPr>
                <w:t xml:space="preserve"> del país asiático.</w:t>
              </w:r>
            </w:ins>
          </w:p>
        </w:tc>
      </w:tr>
    </w:tbl>
    <w:p w14:paraId="3CE8B313" w14:textId="77777777" w:rsidR="00D33022" w:rsidRDefault="00D33022"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p>
    <w:p w14:paraId="462AC26F" w14:textId="3EC00817" w:rsidR="00087596" w:rsidRDefault="00C52E11" w:rsidP="002F23E0">
      <w:pPr>
        <w:pStyle w:val="Prrafodelista"/>
        <w:numPr>
          <w:ilvl w:val="0"/>
          <w:numId w:val="9"/>
        </w:numPr>
        <w:shd w:val="clear" w:color="auto" w:fill="FFFFFF"/>
        <w:spacing w:after="225" w:line="240" w:lineRule="auto"/>
        <w:rPr>
          <w:rFonts w:ascii="Times New Roman" w:eastAsia="Times New Roman" w:hAnsi="Times New Roman" w:cs="Times New Roman"/>
          <w:bCs/>
          <w:color w:val="333333"/>
          <w:sz w:val="24"/>
          <w:szCs w:val="24"/>
          <w:lang w:eastAsia="es-CO"/>
        </w:rPr>
      </w:pPr>
      <w:r w:rsidRPr="00087596">
        <w:rPr>
          <w:rFonts w:ascii="Times New Roman" w:eastAsia="Times New Roman" w:hAnsi="Times New Roman" w:cs="Times New Roman"/>
          <w:b/>
          <w:bCs/>
          <w:color w:val="333333"/>
          <w:sz w:val="24"/>
          <w:szCs w:val="24"/>
          <w:lang w:eastAsia="es-CO"/>
        </w:rPr>
        <w:t xml:space="preserve">Protección del medio ambiente. </w:t>
      </w:r>
      <w:r w:rsidRPr="00087596">
        <w:rPr>
          <w:rFonts w:ascii="Times New Roman" w:eastAsia="Times New Roman" w:hAnsi="Times New Roman" w:cs="Times New Roman"/>
          <w:bCs/>
          <w:color w:val="333333"/>
          <w:sz w:val="24"/>
          <w:szCs w:val="24"/>
          <w:lang w:eastAsia="es-CO"/>
        </w:rPr>
        <w:t>Uno de los problemas más álgidos</w:t>
      </w:r>
      <w:del w:id="618" w:author="Lilia Carvajal" w:date="2016-05-18T19:02:00Z">
        <w:r w:rsidRPr="00087596" w:rsidDel="00790A53">
          <w:rPr>
            <w:rFonts w:ascii="Times New Roman" w:eastAsia="Times New Roman" w:hAnsi="Times New Roman" w:cs="Times New Roman"/>
            <w:bCs/>
            <w:color w:val="333333"/>
            <w:sz w:val="24"/>
            <w:szCs w:val="24"/>
            <w:lang w:eastAsia="es-CO"/>
          </w:rPr>
          <w:delText xml:space="preserve"> y</w:delText>
        </w:r>
      </w:del>
      <w:r w:rsidRPr="00087596">
        <w:rPr>
          <w:rFonts w:ascii="Times New Roman" w:eastAsia="Times New Roman" w:hAnsi="Times New Roman" w:cs="Times New Roman"/>
          <w:bCs/>
          <w:color w:val="333333"/>
          <w:sz w:val="24"/>
          <w:szCs w:val="24"/>
          <w:lang w:eastAsia="es-CO"/>
        </w:rPr>
        <w:t xml:space="preserve"> que afectan a la población china es</w:t>
      </w:r>
      <w:ins w:id="619" w:author="Lilia Carvajal" w:date="2016-05-18T19:03:00Z">
        <w:r w:rsidR="00790A53">
          <w:rPr>
            <w:rFonts w:ascii="Times New Roman" w:eastAsia="Times New Roman" w:hAnsi="Times New Roman" w:cs="Times New Roman"/>
            <w:bCs/>
            <w:color w:val="333333"/>
            <w:sz w:val="24"/>
            <w:szCs w:val="24"/>
            <w:lang w:eastAsia="es-CO"/>
          </w:rPr>
          <w:t xml:space="preserve"> la</w:t>
        </w:r>
      </w:ins>
      <w:r w:rsidRPr="00087596">
        <w:rPr>
          <w:rFonts w:ascii="Times New Roman" w:eastAsia="Times New Roman" w:hAnsi="Times New Roman" w:cs="Times New Roman"/>
          <w:bCs/>
          <w:color w:val="333333"/>
          <w:sz w:val="24"/>
          <w:szCs w:val="24"/>
          <w:lang w:eastAsia="es-CO"/>
        </w:rPr>
        <w:t xml:space="preserve"> </w:t>
      </w:r>
      <w:del w:id="620" w:author="Lilia Carvajal" w:date="2016-05-18T18:15:00Z">
        <w:r w:rsidRPr="004C1E04" w:rsidDel="004C1E04">
          <w:rPr>
            <w:rFonts w:ascii="Times New Roman" w:eastAsia="Times New Roman" w:hAnsi="Times New Roman" w:cs="Times New Roman"/>
            <w:b/>
            <w:bCs/>
            <w:color w:val="333333"/>
            <w:sz w:val="24"/>
            <w:szCs w:val="24"/>
            <w:lang w:eastAsia="es-CO"/>
            <w:rPrChange w:id="621" w:author="Lilia Carvajal" w:date="2016-05-18T18:15:00Z">
              <w:rPr>
                <w:rFonts w:ascii="Times New Roman" w:eastAsia="Times New Roman" w:hAnsi="Times New Roman" w:cs="Times New Roman"/>
                <w:bCs/>
                <w:color w:val="333333"/>
                <w:sz w:val="24"/>
                <w:szCs w:val="24"/>
                <w:lang w:eastAsia="es-CO"/>
              </w:rPr>
            </w:rPrChange>
          </w:rPr>
          <w:delText xml:space="preserve">la </w:delText>
        </w:r>
        <w:r w:rsidRPr="004C1E04" w:rsidDel="004C1E04">
          <w:rPr>
            <w:rFonts w:ascii="Times New Roman" w:eastAsia="Times New Roman" w:hAnsi="Times New Roman" w:cs="Times New Roman"/>
            <w:b/>
            <w:bCs/>
            <w:color w:val="333333"/>
            <w:sz w:val="24"/>
            <w:szCs w:val="24"/>
            <w:lang w:eastAsia="es-CO"/>
          </w:rPr>
          <w:delText>contaminación</w:delText>
        </w:r>
      </w:del>
      <w:ins w:id="622" w:author="Lilia Carvajal" w:date="2016-05-18T18:15:00Z">
        <w:r w:rsidR="004C1E04" w:rsidRPr="004C1E04">
          <w:rPr>
            <w:rFonts w:ascii="Times New Roman" w:eastAsia="Times New Roman" w:hAnsi="Times New Roman" w:cs="Times New Roman"/>
            <w:b/>
            <w:bCs/>
            <w:color w:val="333333"/>
            <w:sz w:val="24"/>
            <w:szCs w:val="24"/>
            <w:lang w:eastAsia="es-CO"/>
            <w:rPrChange w:id="623" w:author="Lilia Carvajal" w:date="2016-05-18T18:15:00Z">
              <w:rPr>
                <w:rFonts w:ascii="Times New Roman" w:eastAsia="Times New Roman" w:hAnsi="Times New Roman" w:cs="Times New Roman"/>
                <w:bCs/>
                <w:color w:val="333333"/>
                <w:sz w:val="24"/>
                <w:szCs w:val="24"/>
                <w:lang w:eastAsia="es-CO"/>
              </w:rPr>
            </w:rPrChange>
          </w:rPr>
          <w:t>calidad del aire</w:t>
        </w:r>
      </w:ins>
      <w:r w:rsidRPr="00087596">
        <w:rPr>
          <w:rFonts w:ascii="Times New Roman" w:eastAsia="Times New Roman" w:hAnsi="Times New Roman" w:cs="Times New Roman"/>
          <w:b/>
          <w:bCs/>
          <w:color w:val="333333"/>
          <w:sz w:val="24"/>
          <w:szCs w:val="24"/>
          <w:lang w:eastAsia="es-CO"/>
        </w:rPr>
        <w:t>.</w:t>
      </w:r>
      <w:r w:rsidRPr="00087596">
        <w:rPr>
          <w:rFonts w:ascii="Times New Roman" w:eastAsia="Times New Roman" w:hAnsi="Times New Roman" w:cs="Times New Roman"/>
          <w:bCs/>
          <w:color w:val="333333"/>
          <w:sz w:val="24"/>
          <w:szCs w:val="24"/>
          <w:lang w:eastAsia="es-CO"/>
        </w:rPr>
        <w:t xml:space="preserve"> </w:t>
      </w:r>
      <w:r w:rsidR="00202A6F" w:rsidRPr="00087596">
        <w:rPr>
          <w:rFonts w:ascii="Times New Roman" w:eastAsia="Times New Roman" w:hAnsi="Times New Roman" w:cs="Times New Roman"/>
          <w:bCs/>
          <w:color w:val="333333"/>
          <w:sz w:val="24"/>
          <w:szCs w:val="24"/>
          <w:lang w:eastAsia="es-CO"/>
        </w:rPr>
        <w:t xml:space="preserve">Las ciudades mantienen altas tasas de </w:t>
      </w:r>
      <w:r w:rsidR="00202A6F" w:rsidRPr="00790A53">
        <w:rPr>
          <w:rFonts w:ascii="Times New Roman" w:eastAsia="Times New Roman" w:hAnsi="Times New Roman" w:cs="Times New Roman"/>
          <w:b/>
          <w:bCs/>
          <w:color w:val="333333"/>
          <w:sz w:val="24"/>
          <w:szCs w:val="24"/>
          <w:lang w:eastAsia="es-CO"/>
          <w:rPrChange w:id="624" w:author="Lilia Carvajal" w:date="2016-05-18T19:03:00Z">
            <w:rPr>
              <w:rFonts w:ascii="Times New Roman" w:eastAsia="Times New Roman" w:hAnsi="Times New Roman" w:cs="Times New Roman"/>
              <w:bCs/>
              <w:color w:val="333333"/>
              <w:sz w:val="24"/>
              <w:szCs w:val="24"/>
              <w:lang w:eastAsia="es-CO"/>
            </w:rPr>
          </w:rPrChange>
        </w:rPr>
        <w:t>contaminación</w:t>
      </w:r>
      <w:del w:id="625" w:author="Lilia Carvajal" w:date="2016-05-18T18:15:00Z">
        <w:r w:rsidR="00087596" w:rsidRPr="00790A53" w:rsidDel="004C1E04">
          <w:rPr>
            <w:rFonts w:ascii="Times New Roman" w:eastAsia="Times New Roman" w:hAnsi="Times New Roman" w:cs="Times New Roman"/>
            <w:b/>
            <w:bCs/>
            <w:color w:val="333333"/>
            <w:sz w:val="24"/>
            <w:szCs w:val="24"/>
            <w:lang w:eastAsia="es-CO"/>
            <w:rPrChange w:id="626" w:author="Lilia Carvajal" w:date="2016-05-18T19:03:00Z">
              <w:rPr>
                <w:rFonts w:ascii="Times New Roman" w:eastAsia="Times New Roman" w:hAnsi="Times New Roman" w:cs="Times New Roman"/>
                <w:bCs/>
                <w:color w:val="333333"/>
                <w:sz w:val="24"/>
                <w:szCs w:val="24"/>
                <w:lang w:eastAsia="es-CO"/>
              </w:rPr>
            </w:rPrChange>
          </w:rPr>
          <w:delText xml:space="preserve"> del aire</w:delText>
        </w:r>
      </w:del>
      <w:r w:rsidR="00087596" w:rsidRPr="00790A53">
        <w:rPr>
          <w:rFonts w:ascii="Times New Roman" w:eastAsia="Times New Roman" w:hAnsi="Times New Roman" w:cs="Times New Roman"/>
          <w:b/>
          <w:bCs/>
          <w:color w:val="333333"/>
          <w:sz w:val="24"/>
          <w:szCs w:val="24"/>
          <w:lang w:eastAsia="es-CO"/>
          <w:rPrChange w:id="627" w:author="Lilia Carvajal" w:date="2016-05-18T19:03:00Z">
            <w:rPr>
              <w:rFonts w:ascii="Times New Roman" w:eastAsia="Times New Roman" w:hAnsi="Times New Roman" w:cs="Times New Roman"/>
              <w:bCs/>
              <w:color w:val="333333"/>
              <w:sz w:val="24"/>
              <w:szCs w:val="24"/>
              <w:lang w:eastAsia="es-CO"/>
            </w:rPr>
          </w:rPrChange>
        </w:rPr>
        <w:t>,</w:t>
      </w:r>
      <w:r w:rsidR="00202A6F" w:rsidRPr="00087596">
        <w:rPr>
          <w:rFonts w:ascii="Times New Roman" w:eastAsia="Times New Roman" w:hAnsi="Times New Roman" w:cs="Times New Roman"/>
          <w:bCs/>
          <w:color w:val="333333"/>
          <w:sz w:val="24"/>
          <w:szCs w:val="24"/>
          <w:lang w:eastAsia="es-CO"/>
        </w:rPr>
        <w:t xml:space="preserve"> que obligan a sus habitantes a utilizar protectores de boca y nariz. </w:t>
      </w:r>
    </w:p>
    <w:p w14:paraId="7171F0B1" w14:textId="1F752D54" w:rsidR="00C52E11" w:rsidRPr="00087596" w:rsidRDefault="00202A6F" w:rsidP="00087596">
      <w:pPr>
        <w:pStyle w:val="Prrafodelista"/>
        <w:shd w:val="clear" w:color="auto" w:fill="FFFFFF"/>
        <w:spacing w:after="225" w:line="240" w:lineRule="auto"/>
        <w:rPr>
          <w:rFonts w:ascii="Times New Roman" w:eastAsia="Times New Roman" w:hAnsi="Times New Roman" w:cs="Times New Roman"/>
          <w:bCs/>
          <w:color w:val="333333"/>
          <w:sz w:val="24"/>
          <w:szCs w:val="24"/>
          <w:lang w:eastAsia="es-CO"/>
        </w:rPr>
      </w:pPr>
      <w:r w:rsidRPr="00087596">
        <w:rPr>
          <w:rFonts w:ascii="Times New Roman" w:eastAsia="Times New Roman" w:hAnsi="Times New Roman" w:cs="Times New Roman"/>
          <w:bCs/>
          <w:color w:val="333333"/>
          <w:sz w:val="24"/>
          <w:szCs w:val="24"/>
          <w:lang w:eastAsia="es-CO"/>
        </w:rPr>
        <w:t xml:space="preserve">Además, el daño al ambiente por </w:t>
      </w:r>
      <w:r w:rsidRPr="00790A53">
        <w:rPr>
          <w:rFonts w:ascii="Times New Roman" w:eastAsia="Times New Roman" w:hAnsi="Times New Roman" w:cs="Times New Roman"/>
          <w:b/>
          <w:bCs/>
          <w:color w:val="333333"/>
          <w:sz w:val="24"/>
          <w:szCs w:val="24"/>
          <w:lang w:eastAsia="es-CO"/>
          <w:rPrChange w:id="628" w:author="Lilia Carvajal" w:date="2016-05-18T19:03:00Z">
            <w:rPr>
              <w:rFonts w:ascii="Times New Roman" w:eastAsia="Times New Roman" w:hAnsi="Times New Roman" w:cs="Times New Roman"/>
              <w:bCs/>
              <w:color w:val="333333"/>
              <w:sz w:val="24"/>
              <w:szCs w:val="24"/>
              <w:lang w:eastAsia="es-CO"/>
            </w:rPr>
          </w:rPrChange>
        </w:rPr>
        <w:t>emisiones</w:t>
      </w:r>
      <w:r w:rsidR="00087596" w:rsidRPr="00790A53">
        <w:rPr>
          <w:rFonts w:ascii="Times New Roman" w:eastAsia="Times New Roman" w:hAnsi="Times New Roman" w:cs="Times New Roman"/>
          <w:b/>
          <w:bCs/>
          <w:color w:val="333333"/>
          <w:sz w:val="24"/>
          <w:szCs w:val="24"/>
          <w:lang w:eastAsia="es-CO"/>
          <w:rPrChange w:id="629" w:author="Lilia Carvajal" w:date="2016-05-18T19:03:00Z">
            <w:rPr>
              <w:rFonts w:ascii="Times New Roman" w:eastAsia="Times New Roman" w:hAnsi="Times New Roman" w:cs="Times New Roman"/>
              <w:bCs/>
              <w:color w:val="333333"/>
              <w:sz w:val="24"/>
              <w:szCs w:val="24"/>
              <w:lang w:eastAsia="es-CO"/>
            </w:rPr>
          </w:rPrChange>
        </w:rPr>
        <w:t xml:space="preserve"> de dióxido de carbono</w:t>
      </w:r>
      <w:r w:rsidR="00087596">
        <w:rPr>
          <w:rFonts w:ascii="Times New Roman" w:eastAsia="Times New Roman" w:hAnsi="Times New Roman" w:cs="Times New Roman"/>
          <w:bCs/>
          <w:color w:val="333333"/>
          <w:sz w:val="24"/>
          <w:szCs w:val="24"/>
          <w:lang w:eastAsia="es-CO"/>
        </w:rPr>
        <w:t xml:space="preserve">, vertimiento de residuos tóxicos en las fuentes de agua y la inadecuada disposición de los residuos sólidos, ha </w:t>
      </w:r>
      <w:del w:id="630" w:author="Lilia Carvajal" w:date="2016-05-18T19:03:00Z">
        <w:r w:rsidR="00087596" w:rsidDel="00790A53">
          <w:rPr>
            <w:rFonts w:ascii="Times New Roman" w:eastAsia="Times New Roman" w:hAnsi="Times New Roman" w:cs="Times New Roman"/>
            <w:bCs/>
            <w:color w:val="333333"/>
            <w:sz w:val="24"/>
            <w:szCs w:val="24"/>
            <w:lang w:eastAsia="es-CO"/>
          </w:rPr>
          <w:delText xml:space="preserve">presionado </w:delText>
        </w:r>
      </w:del>
      <w:ins w:id="631" w:author="Lilia Carvajal" w:date="2016-05-18T19:03:00Z">
        <w:r w:rsidR="00790A53">
          <w:rPr>
            <w:rFonts w:ascii="Times New Roman" w:eastAsia="Times New Roman" w:hAnsi="Times New Roman" w:cs="Times New Roman"/>
            <w:bCs/>
            <w:color w:val="333333"/>
            <w:sz w:val="24"/>
            <w:szCs w:val="24"/>
            <w:lang w:eastAsia="es-CO"/>
          </w:rPr>
          <w:t xml:space="preserve">llevado </w:t>
        </w:r>
      </w:ins>
      <w:r w:rsidR="00087596">
        <w:rPr>
          <w:rFonts w:ascii="Times New Roman" w:eastAsia="Times New Roman" w:hAnsi="Times New Roman" w:cs="Times New Roman"/>
          <w:bCs/>
          <w:color w:val="333333"/>
          <w:sz w:val="24"/>
          <w:szCs w:val="24"/>
          <w:lang w:eastAsia="es-CO"/>
        </w:rPr>
        <w:t xml:space="preserve">al </w:t>
      </w:r>
      <w:ins w:id="632" w:author="Lilia Carvajal" w:date="2016-05-18T18:16:00Z">
        <w:r w:rsidR="004C1E04">
          <w:rPr>
            <w:rFonts w:ascii="Times New Roman" w:eastAsia="Times New Roman" w:hAnsi="Times New Roman" w:cs="Times New Roman"/>
            <w:bCs/>
            <w:color w:val="333333"/>
            <w:sz w:val="24"/>
            <w:szCs w:val="24"/>
            <w:lang w:eastAsia="es-CO"/>
          </w:rPr>
          <w:t>G</w:t>
        </w:r>
      </w:ins>
      <w:del w:id="633" w:author="Lilia Carvajal" w:date="2016-05-18T18:16:00Z">
        <w:r w:rsidR="00087596" w:rsidDel="004C1E04">
          <w:rPr>
            <w:rFonts w:ascii="Times New Roman" w:eastAsia="Times New Roman" w:hAnsi="Times New Roman" w:cs="Times New Roman"/>
            <w:bCs/>
            <w:color w:val="333333"/>
            <w:sz w:val="24"/>
            <w:szCs w:val="24"/>
            <w:lang w:eastAsia="es-CO"/>
          </w:rPr>
          <w:delText>g</w:delText>
        </w:r>
      </w:del>
      <w:r w:rsidR="00087596">
        <w:rPr>
          <w:rFonts w:ascii="Times New Roman" w:eastAsia="Times New Roman" w:hAnsi="Times New Roman" w:cs="Times New Roman"/>
          <w:bCs/>
          <w:color w:val="333333"/>
          <w:sz w:val="24"/>
          <w:szCs w:val="24"/>
          <w:lang w:eastAsia="es-CO"/>
        </w:rPr>
        <w:t xml:space="preserve">obierno </w:t>
      </w:r>
      <w:del w:id="634" w:author="Lilia Carvajal" w:date="2016-05-18T18:16:00Z">
        <w:r w:rsidR="00087596" w:rsidDel="004C1E04">
          <w:rPr>
            <w:rFonts w:ascii="Times New Roman" w:eastAsia="Times New Roman" w:hAnsi="Times New Roman" w:cs="Times New Roman"/>
            <w:bCs/>
            <w:color w:val="333333"/>
            <w:sz w:val="24"/>
            <w:szCs w:val="24"/>
            <w:lang w:eastAsia="es-CO"/>
          </w:rPr>
          <w:delText xml:space="preserve">de ese país </w:delText>
        </w:r>
      </w:del>
      <w:del w:id="635" w:author="Lilia Carvajal" w:date="2016-05-18T19:04:00Z">
        <w:r w:rsidR="00087596" w:rsidDel="00790A53">
          <w:rPr>
            <w:rFonts w:ascii="Times New Roman" w:eastAsia="Times New Roman" w:hAnsi="Times New Roman" w:cs="Times New Roman"/>
            <w:bCs/>
            <w:color w:val="333333"/>
            <w:sz w:val="24"/>
            <w:szCs w:val="24"/>
            <w:lang w:eastAsia="es-CO"/>
          </w:rPr>
          <w:delText>para que</w:delText>
        </w:r>
      </w:del>
      <w:ins w:id="636" w:author="Lilia Carvajal" w:date="2016-05-18T19:04:00Z">
        <w:r w:rsidR="00790A53">
          <w:rPr>
            <w:rFonts w:ascii="Times New Roman" w:eastAsia="Times New Roman" w:hAnsi="Times New Roman" w:cs="Times New Roman"/>
            <w:bCs/>
            <w:color w:val="333333"/>
            <w:sz w:val="24"/>
            <w:szCs w:val="24"/>
            <w:lang w:eastAsia="es-CO"/>
          </w:rPr>
          <w:t>a</w:t>
        </w:r>
      </w:ins>
      <w:r w:rsidR="00087596">
        <w:rPr>
          <w:rFonts w:ascii="Times New Roman" w:eastAsia="Times New Roman" w:hAnsi="Times New Roman" w:cs="Times New Roman"/>
          <w:bCs/>
          <w:color w:val="333333"/>
          <w:sz w:val="24"/>
          <w:szCs w:val="24"/>
          <w:lang w:eastAsia="es-CO"/>
        </w:rPr>
        <w:t xml:space="preserve"> tom</w:t>
      </w:r>
      <w:ins w:id="637" w:author="Lilia Carvajal" w:date="2016-05-18T19:04:00Z">
        <w:r w:rsidR="00790A53">
          <w:rPr>
            <w:rFonts w:ascii="Times New Roman" w:eastAsia="Times New Roman" w:hAnsi="Times New Roman" w:cs="Times New Roman"/>
            <w:bCs/>
            <w:color w:val="333333"/>
            <w:sz w:val="24"/>
            <w:szCs w:val="24"/>
            <w:lang w:eastAsia="es-CO"/>
          </w:rPr>
          <w:t>ar</w:t>
        </w:r>
      </w:ins>
      <w:del w:id="638" w:author="Lilia Carvajal" w:date="2016-05-18T19:04:00Z">
        <w:r w:rsidR="00087596" w:rsidDel="00790A53">
          <w:rPr>
            <w:rFonts w:ascii="Times New Roman" w:eastAsia="Times New Roman" w:hAnsi="Times New Roman" w:cs="Times New Roman"/>
            <w:bCs/>
            <w:color w:val="333333"/>
            <w:sz w:val="24"/>
            <w:szCs w:val="24"/>
            <w:lang w:eastAsia="es-CO"/>
          </w:rPr>
          <w:delText>e</w:delText>
        </w:r>
      </w:del>
      <w:r w:rsidRPr="00087596">
        <w:rPr>
          <w:rFonts w:ascii="Times New Roman" w:eastAsia="Times New Roman" w:hAnsi="Times New Roman" w:cs="Times New Roman"/>
          <w:bCs/>
          <w:color w:val="333333"/>
          <w:sz w:val="24"/>
          <w:szCs w:val="24"/>
          <w:lang w:eastAsia="es-CO"/>
        </w:rPr>
        <w:t xml:space="preserve"> medidas </w:t>
      </w:r>
      <w:del w:id="639" w:author="Lilia Carvajal" w:date="2016-05-18T19:04:00Z">
        <w:r w:rsidRPr="00087596" w:rsidDel="00790A53">
          <w:rPr>
            <w:rFonts w:ascii="Times New Roman" w:eastAsia="Times New Roman" w:hAnsi="Times New Roman" w:cs="Times New Roman"/>
            <w:bCs/>
            <w:color w:val="333333"/>
            <w:sz w:val="24"/>
            <w:szCs w:val="24"/>
            <w:lang w:eastAsia="es-CO"/>
          </w:rPr>
          <w:delText xml:space="preserve">que </w:delText>
        </w:r>
      </w:del>
      <w:ins w:id="640" w:author="Lilia Carvajal" w:date="2016-05-18T19:04:00Z">
        <w:r w:rsidR="00790A53">
          <w:rPr>
            <w:rFonts w:ascii="Times New Roman" w:eastAsia="Times New Roman" w:hAnsi="Times New Roman" w:cs="Times New Roman"/>
            <w:bCs/>
            <w:color w:val="333333"/>
            <w:sz w:val="24"/>
            <w:szCs w:val="24"/>
            <w:lang w:eastAsia="es-CO"/>
          </w:rPr>
          <w:t>para</w:t>
        </w:r>
        <w:r w:rsidR="00790A53" w:rsidRPr="00087596">
          <w:rPr>
            <w:rFonts w:ascii="Times New Roman" w:eastAsia="Times New Roman" w:hAnsi="Times New Roman" w:cs="Times New Roman"/>
            <w:bCs/>
            <w:color w:val="333333"/>
            <w:sz w:val="24"/>
            <w:szCs w:val="24"/>
            <w:lang w:eastAsia="es-CO"/>
          </w:rPr>
          <w:t xml:space="preserve"> </w:t>
        </w:r>
      </w:ins>
      <w:r w:rsidRPr="00087596">
        <w:rPr>
          <w:rFonts w:ascii="Times New Roman" w:eastAsia="Times New Roman" w:hAnsi="Times New Roman" w:cs="Times New Roman"/>
          <w:bCs/>
          <w:color w:val="333333"/>
          <w:sz w:val="24"/>
          <w:szCs w:val="24"/>
          <w:lang w:eastAsia="es-CO"/>
        </w:rPr>
        <w:t>fren</w:t>
      </w:r>
      <w:ins w:id="641" w:author="Lilia Carvajal" w:date="2016-05-18T19:04:00Z">
        <w:r w:rsidR="00790A53">
          <w:rPr>
            <w:rFonts w:ascii="Times New Roman" w:eastAsia="Times New Roman" w:hAnsi="Times New Roman" w:cs="Times New Roman"/>
            <w:bCs/>
            <w:color w:val="333333"/>
            <w:sz w:val="24"/>
            <w:szCs w:val="24"/>
            <w:lang w:eastAsia="es-CO"/>
          </w:rPr>
          <w:t>ar</w:t>
        </w:r>
      </w:ins>
      <w:del w:id="642" w:author="Lilia Carvajal" w:date="2016-05-18T19:04:00Z">
        <w:r w:rsidRPr="00087596" w:rsidDel="00790A53">
          <w:rPr>
            <w:rFonts w:ascii="Times New Roman" w:eastAsia="Times New Roman" w:hAnsi="Times New Roman" w:cs="Times New Roman"/>
            <w:bCs/>
            <w:color w:val="333333"/>
            <w:sz w:val="24"/>
            <w:szCs w:val="24"/>
            <w:lang w:eastAsia="es-CO"/>
          </w:rPr>
          <w:delText>en</w:delText>
        </w:r>
      </w:del>
      <w:r w:rsidRPr="00087596">
        <w:rPr>
          <w:rFonts w:ascii="Times New Roman" w:eastAsia="Times New Roman" w:hAnsi="Times New Roman" w:cs="Times New Roman"/>
          <w:bCs/>
          <w:color w:val="333333"/>
          <w:sz w:val="24"/>
          <w:szCs w:val="24"/>
          <w:lang w:eastAsia="es-CO"/>
        </w:rPr>
        <w:t xml:space="preserve"> y castig</w:t>
      </w:r>
      <w:ins w:id="643" w:author="Lilia Carvajal" w:date="2016-05-18T19:04:00Z">
        <w:r w:rsidR="00790A53">
          <w:rPr>
            <w:rFonts w:ascii="Times New Roman" w:eastAsia="Times New Roman" w:hAnsi="Times New Roman" w:cs="Times New Roman"/>
            <w:bCs/>
            <w:color w:val="333333"/>
            <w:sz w:val="24"/>
            <w:szCs w:val="24"/>
            <w:lang w:eastAsia="es-CO"/>
          </w:rPr>
          <w:t>ar con severidad</w:t>
        </w:r>
      </w:ins>
      <w:del w:id="644" w:author="Lilia Carvajal" w:date="2016-05-18T19:04:00Z">
        <w:r w:rsidRPr="00087596" w:rsidDel="00790A53">
          <w:rPr>
            <w:rFonts w:ascii="Times New Roman" w:eastAsia="Times New Roman" w:hAnsi="Times New Roman" w:cs="Times New Roman"/>
            <w:bCs/>
            <w:color w:val="333333"/>
            <w:sz w:val="24"/>
            <w:szCs w:val="24"/>
            <w:lang w:eastAsia="es-CO"/>
          </w:rPr>
          <w:delText>uen</w:delText>
        </w:r>
      </w:del>
      <w:r w:rsidRPr="00087596">
        <w:rPr>
          <w:rFonts w:ascii="Times New Roman" w:eastAsia="Times New Roman" w:hAnsi="Times New Roman" w:cs="Times New Roman"/>
          <w:bCs/>
          <w:color w:val="333333"/>
          <w:sz w:val="24"/>
          <w:szCs w:val="24"/>
          <w:lang w:eastAsia="es-CO"/>
        </w:rPr>
        <w:t xml:space="preserve"> a los infractores. </w:t>
      </w:r>
      <w:del w:id="645" w:author="Lilia Carvajal" w:date="2016-05-18T19:05:00Z">
        <w:r w:rsidR="00087596" w:rsidDel="00790A53">
          <w:rPr>
            <w:rFonts w:ascii="Times New Roman" w:eastAsia="Times New Roman" w:hAnsi="Times New Roman" w:cs="Times New Roman"/>
            <w:bCs/>
            <w:color w:val="333333"/>
            <w:sz w:val="24"/>
            <w:szCs w:val="24"/>
            <w:lang w:eastAsia="es-CO"/>
          </w:rPr>
          <w:delText>Por esa razón, l</w:delText>
        </w:r>
        <w:r w:rsidRPr="002F23E0" w:rsidDel="00790A53">
          <w:rPr>
            <w:rFonts w:ascii="Times New Roman" w:eastAsia="Times New Roman" w:hAnsi="Times New Roman" w:cs="Times New Roman"/>
            <w:bCs/>
            <w:color w:val="333333"/>
            <w:sz w:val="24"/>
            <w:szCs w:val="24"/>
            <w:lang w:eastAsia="es-CO"/>
          </w:rPr>
          <w:delText xml:space="preserve">os últimos </w:delText>
        </w:r>
        <w:r w:rsidR="002770E3" w:rsidDel="00790A53">
          <w:rPr>
            <w:rFonts w:ascii="Times New Roman" w:eastAsia="Times New Roman" w:hAnsi="Times New Roman" w:cs="Times New Roman"/>
            <w:bCs/>
            <w:color w:val="333333"/>
            <w:sz w:val="24"/>
            <w:szCs w:val="24"/>
            <w:lang w:eastAsia="es-CO"/>
          </w:rPr>
          <w:delText>G</w:delText>
        </w:r>
        <w:r w:rsidRPr="002F23E0" w:rsidDel="00790A53">
          <w:rPr>
            <w:rFonts w:ascii="Times New Roman" w:eastAsia="Times New Roman" w:hAnsi="Times New Roman" w:cs="Times New Roman"/>
            <w:bCs/>
            <w:color w:val="333333"/>
            <w:sz w:val="24"/>
            <w:szCs w:val="24"/>
            <w:lang w:eastAsia="es-CO"/>
          </w:rPr>
          <w:delText>obiernos se han comprometido a enfrentar estos problemas con políticas que castigan con severidad a quienes causan</w:delText>
        </w:r>
      </w:del>
      <w:ins w:id="646" w:author="Lilia Carvajal" w:date="2016-05-18T19:05:00Z">
        <w:r w:rsidR="00790A53">
          <w:rPr>
            <w:rFonts w:ascii="Times New Roman" w:eastAsia="Times New Roman" w:hAnsi="Times New Roman" w:cs="Times New Roman"/>
            <w:bCs/>
            <w:color w:val="333333"/>
            <w:sz w:val="24"/>
            <w:szCs w:val="24"/>
            <w:lang w:eastAsia="es-CO"/>
          </w:rPr>
          <w:t>Asimismo, para contrarrestar los</w:t>
        </w:r>
      </w:ins>
      <w:r w:rsidRPr="002F23E0">
        <w:rPr>
          <w:rFonts w:ascii="Times New Roman" w:eastAsia="Times New Roman" w:hAnsi="Times New Roman" w:cs="Times New Roman"/>
          <w:bCs/>
          <w:color w:val="333333"/>
          <w:sz w:val="24"/>
          <w:szCs w:val="24"/>
          <w:lang w:eastAsia="es-CO"/>
        </w:rPr>
        <w:t xml:space="preserve"> </w:t>
      </w:r>
      <w:r w:rsidR="00087596">
        <w:rPr>
          <w:rFonts w:ascii="Times New Roman" w:eastAsia="Times New Roman" w:hAnsi="Times New Roman" w:cs="Times New Roman"/>
          <w:b/>
          <w:bCs/>
          <w:color w:val="333333"/>
          <w:sz w:val="24"/>
          <w:szCs w:val="24"/>
          <w:lang w:eastAsia="es-CO"/>
        </w:rPr>
        <w:t xml:space="preserve">daños </w:t>
      </w:r>
      <w:del w:id="647" w:author="Lilia Carvajal" w:date="2016-05-19T17:41:00Z">
        <w:r w:rsidR="00087596" w:rsidDel="00E368C9">
          <w:rPr>
            <w:rFonts w:ascii="Times New Roman" w:eastAsia="Times New Roman" w:hAnsi="Times New Roman" w:cs="Times New Roman"/>
            <w:b/>
            <w:bCs/>
            <w:color w:val="333333"/>
            <w:sz w:val="24"/>
            <w:szCs w:val="24"/>
            <w:lang w:eastAsia="es-CO"/>
          </w:rPr>
          <w:delText xml:space="preserve">al ambiente, </w:delText>
        </w:r>
      </w:del>
      <w:del w:id="648" w:author="Lilia Carvajal" w:date="2016-05-18T19:05:00Z">
        <w:r w:rsidR="00087596" w:rsidDel="00790A53">
          <w:rPr>
            <w:rFonts w:ascii="Times New Roman" w:eastAsia="Times New Roman" w:hAnsi="Times New Roman" w:cs="Times New Roman"/>
            <w:bCs/>
            <w:color w:val="333333"/>
            <w:sz w:val="24"/>
            <w:szCs w:val="24"/>
            <w:lang w:eastAsia="es-CO"/>
          </w:rPr>
          <w:delText>además de</w:delText>
        </w:r>
      </w:del>
      <w:ins w:id="649" w:author="Lilia Carvajal" w:date="2016-05-18T19:05:00Z">
        <w:r w:rsidR="00790A53">
          <w:rPr>
            <w:rFonts w:ascii="Times New Roman" w:eastAsia="Times New Roman" w:hAnsi="Times New Roman" w:cs="Times New Roman"/>
            <w:bCs/>
            <w:color w:val="333333"/>
            <w:sz w:val="24"/>
            <w:szCs w:val="24"/>
            <w:lang w:eastAsia="es-CO"/>
          </w:rPr>
          <w:t>se</w:t>
        </w:r>
      </w:ins>
      <w:r w:rsidR="00087596">
        <w:rPr>
          <w:rFonts w:ascii="Times New Roman" w:eastAsia="Times New Roman" w:hAnsi="Times New Roman" w:cs="Times New Roman"/>
          <w:bCs/>
          <w:color w:val="333333"/>
          <w:sz w:val="24"/>
          <w:szCs w:val="24"/>
          <w:lang w:eastAsia="es-CO"/>
        </w:rPr>
        <w:t xml:space="preserve"> incentiva</w:t>
      </w:r>
      <w:del w:id="650" w:author="Lilia Carvajal" w:date="2016-05-18T19:05:00Z">
        <w:r w:rsidR="00087596" w:rsidDel="00790A53">
          <w:rPr>
            <w:rFonts w:ascii="Times New Roman" w:eastAsia="Times New Roman" w:hAnsi="Times New Roman" w:cs="Times New Roman"/>
            <w:bCs/>
            <w:color w:val="333333"/>
            <w:sz w:val="24"/>
            <w:szCs w:val="24"/>
            <w:lang w:eastAsia="es-CO"/>
          </w:rPr>
          <w:delText>r</w:delText>
        </w:r>
      </w:del>
      <w:r w:rsidR="00087596">
        <w:rPr>
          <w:rFonts w:ascii="Times New Roman" w:eastAsia="Times New Roman" w:hAnsi="Times New Roman" w:cs="Times New Roman"/>
          <w:bCs/>
          <w:color w:val="333333"/>
          <w:sz w:val="24"/>
          <w:szCs w:val="24"/>
          <w:lang w:eastAsia="es-CO"/>
        </w:rPr>
        <w:t xml:space="preserve"> el uso de energías alternativas, como la solar y la eólica.</w:t>
      </w:r>
    </w:p>
    <w:tbl>
      <w:tblPr>
        <w:tblStyle w:val="Tablaconcuadrcula"/>
        <w:tblW w:w="0" w:type="auto"/>
        <w:tblLook w:val="04A0" w:firstRow="1" w:lastRow="0" w:firstColumn="1" w:lastColumn="0" w:noHBand="0" w:noVBand="1"/>
      </w:tblPr>
      <w:tblGrid>
        <w:gridCol w:w="2484"/>
        <w:gridCol w:w="6344"/>
      </w:tblGrid>
      <w:tr w:rsidR="00930378" w:rsidRPr="005D1738" w14:paraId="144DA3E9" w14:textId="77777777" w:rsidTr="00BA6736">
        <w:tc>
          <w:tcPr>
            <w:tcW w:w="8828" w:type="dxa"/>
            <w:gridSpan w:val="2"/>
            <w:shd w:val="clear" w:color="auto" w:fill="000000" w:themeFill="text1"/>
          </w:tcPr>
          <w:p w14:paraId="3B2BA45F" w14:textId="77777777" w:rsidR="00930378" w:rsidRPr="005D1738" w:rsidRDefault="0093037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30378" w:rsidRPr="00484549" w14:paraId="04E8F489" w14:textId="77777777" w:rsidTr="00BA6736">
        <w:tc>
          <w:tcPr>
            <w:tcW w:w="2484" w:type="dxa"/>
          </w:tcPr>
          <w:p w14:paraId="0195DB7E" w14:textId="77777777" w:rsidR="00930378" w:rsidRPr="00726376" w:rsidRDefault="00930378" w:rsidP="00474376">
            <w:pPr>
              <w:rPr>
                <w:rFonts w:ascii="Times" w:hAnsi="Times"/>
                <w:b/>
                <w:sz w:val="18"/>
                <w:szCs w:val="18"/>
              </w:rPr>
            </w:pPr>
            <w:r w:rsidRPr="00726376">
              <w:rPr>
                <w:rFonts w:ascii="Times" w:hAnsi="Times"/>
                <w:b/>
                <w:sz w:val="18"/>
                <w:szCs w:val="18"/>
              </w:rPr>
              <w:t>Contenido</w:t>
            </w:r>
          </w:p>
        </w:tc>
        <w:tc>
          <w:tcPr>
            <w:tcW w:w="6344" w:type="dxa"/>
          </w:tcPr>
          <w:p w14:paraId="6D122CF0" w14:textId="77777777" w:rsidR="00930378" w:rsidRDefault="00BA6736" w:rsidP="00930378">
            <w:pPr>
              <w:pStyle w:val="Prrafodelista"/>
              <w:ind w:left="0"/>
              <w:rPr>
                <w:rFonts w:ascii="Times New Roman" w:hAnsi="Times New Roman" w:cs="Times New Roman"/>
                <w:sz w:val="18"/>
                <w:szCs w:val="18"/>
              </w:rPr>
            </w:pPr>
            <w:r w:rsidRPr="002F23E0">
              <w:rPr>
                <w:rFonts w:ascii="Times New Roman" w:eastAsia="Times New Roman" w:hAnsi="Times New Roman" w:cs="Times New Roman"/>
                <w:b/>
                <w:bCs/>
                <w:color w:val="333333"/>
                <w:sz w:val="24"/>
                <w:szCs w:val="24"/>
                <w:lang w:eastAsia="es-CO"/>
              </w:rPr>
              <w:t>Lucha contra la corrupción</w:t>
            </w:r>
            <w:r>
              <w:rPr>
                <w:rFonts w:ascii="Times New Roman" w:hAnsi="Times New Roman" w:cs="Times New Roman"/>
                <w:sz w:val="18"/>
                <w:szCs w:val="18"/>
              </w:rPr>
              <w:t xml:space="preserve"> </w:t>
            </w:r>
          </w:p>
          <w:p w14:paraId="6D52EDEB" w14:textId="77777777" w:rsidR="00BA6736" w:rsidRDefault="00BA6736" w:rsidP="00930378">
            <w:pPr>
              <w:pStyle w:val="Prrafodelista"/>
              <w:ind w:left="0"/>
              <w:rPr>
                <w:rFonts w:ascii="Times New Roman" w:hAnsi="Times New Roman" w:cs="Times New Roman"/>
                <w:sz w:val="18"/>
                <w:szCs w:val="18"/>
              </w:rPr>
            </w:pPr>
          </w:p>
          <w:p w14:paraId="217E49FB" w14:textId="7B0F4757" w:rsidR="00930378" w:rsidRPr="00BA6736" w:rsidRDefault="00BA6736" w:rsidP="00790A53">
            <w:pPr>
              <w:shd w:val="clear" w:color="auto" w:fill="FFFFFF"/>
              <w:spacing w:after="225"/>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campaña contra la corrupción </w:t>
            </w:r>
            <w:r w:rsidR="00B31FAF">
              <w:rPr>
                <w:rFonts w:ascii="Times New Roman" w:eastAsia="Times New Roman" w:hAnsi="Times New Roman" w:cs="Times New Roman"/>
                <w:bCs/>
                <w:color w:val="333333"/>
                <w:sz w:val="24"/>
                <w:szCs w:val="24"/>
                <w:lang w:eastAsia="es-CO"/>
              </w:rPr>
              <w:t xml:space="preserve">en China </w:t>
            </w:r>
            <w:r w:rsidRPr="002F23E0">
              <w:rPr>
                <w:rFonts w:ascii="Times New Roman" w:eastAsia="Times New Roman" w:hAnsi="Times New Roman" w:cs="Times New Roman"/>
                <w:bCs/>
                <w:color w:val="333333"/>
                <w:sz w:val="24"/>
                <w:szCs w:val="24"/>
                <w:lang w:eastAsia="es-CO"/>
              </w:rPr>
              <w:t>ha llevado a la cárcel a más de 80</w:t>
            </w:r>
            <w:r>
              <w:rPr>
                <w:rFonts w:ascii="Times New Roman" w:eastAsia="Times New Roman" w:hAnsi="Times New Roman" w:cs="Times New Roman"/>
                <w:bCs/>
                <w:color w:val="333333"/>
                <w:sz w:val="24"/>
                <w:szCs w:val="24"/>
                <w:lang w:eastAsia="es-CO"/>
              </w:rPr>
              <w:t>.000</w:t>
            </w:r>
            <w:r w:rsidRPr="002F23E0">
              <w:rPr>
                <w:rFonts w:ascii="Times New Roman" w:eastAsia="Times New Roman" w:hAnsi="Times New Roman" w:cs="Times New Roman"/>
                <w:bCs/>
                <w:color w:val="333333"/>
                <w:sz w:val="24"/>
                <w:szCs w:val="24"/>
                <w:lang w:eastAsia="es-CO"/>
              </w:rPr>
              <w:t xml:space="preserve"> funcionarios en los ú</w:t>
            </w:r>
            <w:r>
              <w:rPr>
                <w:rFonts w:ascii="Times New Roman" w:eastAsia="Times New Roman" w:hAnsi="Times New Roman" w:cs="Times New Roman"/>
                <w:bCs/>
                <w:color w:val="333333"/>
                <w:sz w:val="24"/>
                <w:szCs w:val="24"/>
                <w:lang w:eastAsia="es-CO"/>
              </w:rPr>
              <w:t>ltimos años. La política del G</w:t>
            </w:r>
            <w:r w:rsidRPr="002F23E0">
              <w:rPr>
                <w:rFonts w:ascii="Times New Roman" w:eastAsia="Times New Roman" w:hAnsi="Times New Roman" w:cs="Times New Roman"/>
                <w:bCs/>
                <w:color w:val="333333"/>
                <w:sz w:val="24"/>
                <w:szCs w:val="24"/>
                <w:lang w:eastAsia="es-CO"/>
              </w:rPr>
              <w:t xml:space="preserve">obierno </w:t>
            </w:r>
            <w:del w:id="651" w:author="Lilia Carvajal" w:date="2016-05-18T19:06:00Z">
              <w:r w:rsidRPr="002F23E0" w:rsidDel="00790A53">
                <w:rPr>
                  <w:rFonts w:ascii="Times New Roman" w:eastAsia="Times New Roman" w:hAnsi="Times New Roman" w:cs="Times New Roman"/>
                  <w:bCs/>
                  <w:color w:val="333333"/>
                  <w:sz w:val="24"/>
                  <w:szCs w:val="24"/>
                  <w:lang w:eastAsia="es-CO"/>
                </w:rPr>
                <w:delText xml:space="preserve">al respecto </w:delText>
              </w:r>
            </w:del>
            <w:r w:rsidRPr="002F23E0">
              <w:rPr>
                <w:rFonts w:ascii="Times New Roman" w:eastAsia="Times New Roman" w:hAnsi="Times New Roman" w:cs="Times New Roman"/>
                <w:bCs/>
                <w:color w:val="333333"/>
                <w:sz w:val="24"/>
                <w:szCs w:val="24"/>
                <w:lang w:eastAsia="es-CO"/>
              </w:rPr>
              <w:t xml:space="preserve">es desestimular </w:t>
            </w:r>
            <w:del w:id="652" w:author="Lilia Carvajal" w:date="2016-05-18T19:06:00Z">
              <w:r w:rsidRPr="002F23E0" w:rsidDel="00790A53">
                <w:rPr>
                  <w:rFonts w:ascii="Times New Roman" w:eastAsia="Times New Roman" w:hAnsi="Times New Roman" w:cs="Times New Roman"/>
                  <w:bCs/>
                  <w:color w:val="333333"/>
                  <w:sz w:val="24"/>
                  <w:szCs w:val="24"/>
                  <w:lang w:eastAsia="es-CO"/>
                </w:rPr>
                <w:delText>la corrupción</w:delText>
              </w:r>
            </w:del>
            <w:ins w:id="653" w:author="Lilia Carvajal" w:date="2016-05-18T19:06:00Z">
              <w:r w:rsidR="00790A53">
                <w:rPr>
                  <w:rFonts w:ascii="Times New Roman" w:eastAsia="Times New Roman" w:hAnsi="Times New Roman" w:cs="Times New Roman"/>
                  <w:bCs/>
                  <w:color w:val="333333"/>
                  <w:sz w:val="24"/>
                  <w:szCs w:val="24"/>
                  <w:lang w:eastAsia="es-CO"/>
                </w:rPr>
                <w:t>prácticas deshonestas</w:t>
              </w:r>
            </w:ins>
            <w:r w:rsidRPr="002F23E0">
              <w:rPr>
                <w:rFonts w:ascii="Times New Roman" w:eastAsia="Times New Roman" w:hAnsi="Times New Roman" w:cs="Times New Roman"/>
                <w:bCs/>
                <w:color w:val="333333"/>
                <w:sz w:val="24"/>
                <w:szCs w:val="24"/>
                <w:lang w:eastAsia="es-CO"/>
              </w:rPr>
              <w:t xml:space="preserve"> en </w:t>
            </w:r>
            <w:del w:id="654" w:author="Lilia Carvajal" w:date="2016-05-18T19:06:00Z">
              <w:r w:rsidRPr="002F23E0" w:rsidDel="00790A53">
                <w:rPr>
                  <w:rFonts w:ascii="Times New Roman" w:eastAsia="Times New Roman" w:hAnsi="Times New Roman" w:cs="Times New Roman"/>
                  <w:bCs/>
                  <w:color w:val="333333"/>
                  <w:sz w:val="24"/>
                  <w:szCs w:val="24"/>
                  <w:lang w:eastAsia="es-CO"/>
                </w:rPr>
                <w:delText>las altas y bajas esferas d</w:delText>
              </w:r>
            </w:del>
            <w:r w:rsidRPr="002F23E0">
              <w:rPr>
                <w:rFonts w:ascii="Times New Roman" w:eastAsia="Times New Roman" w:hAnsi="Times New Roman" w:cs="Times New Roman"/>
                <w:bCs/>
                <w:color w:val="333333"/>
                <w:sz w:val="24"/>
                <w:szCs w:val="24"/>
                <w:lang w:eastAsia="es-CO"/>
              </w:rPr>
              <w:t xml:space="preserve">el </w:t>
            </w:r>
            <w:r w:rsidRPr="00887A20">
              <w:rPr>
                <w:rFonts w:ascii="Times New Roman" w:eastAsia="Times New Roman" w:hAnsi="Times New Roman" w:cs="Times New Roman"/>
                <w:b/>
                <w:bCs/>
                <w:color w:val="333333"/>
                <w:sz w:val="24"/>
                <w:szCs w:val="24"/>
                <w:lang w:eastAsia="es-CO"/>
              </w:rPr>
              <w:t>Partido Comunista</w:t>
            </w:r>
            <w:del w:id="655" w:author="Lilia Carvajal" w:date="2016-05-18T19:06:00Z">
              <w:r w:rsidRPr="00887A20" w:rsidDel="00790A53">
                <w:rPr>
                  <w:rFonts w:ascii="Times New Roman" w:eastAsia="Times New Roman" w:hAnsi="Times New Roman" w:cs="Times New Roman"/>
                  <w:b/>
                  <w:bCs/>
                  <w:color w:val="333333"/>
                  <w:sz w:val="24"/>
                  <w:szCs w:val="24"/>
                  <w:lang w:eastAsia="es-CO"/>
                </w:rPr>
                <w:delText xml:space="preserve"> Chino</w:delText>
              </w:r>
            </w:del>
            <w:r w:rsidRPr="00887A2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p>
        </w:tc>
      </w:tr>
    </w:tbl>
    <w:p w14:paraId="77F9D0C8" w14:textId="77777777" w:rsidR="00930378" w:rsidRDefault="0093037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8A3922" w:rsidRPr="005D1738" w14:paraId="2AC18384" w14:textId="77777777" w:rsidTr="00D24BFB">
        <w:tc>
          <w:tcPr>
            <w:tcW w:w="8828" w:type="dxa"/>
            <w:gridSpan w:val="2"/>
            <w:shd w:val="clear" w:color="auto" w:fill="000000" w:themeFill="text1"/>
          </w:tcPr>
          <w:p w14:paraId="45CB7E85" w14:textId="77777777" w:rsidR="008A3922" w:rsidRPr="005D1738" w:rsidRDefault="008A3922"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8A3922" w14:paraId="19A7C597" w14:textId="77777777" w:rsidTr="00D24BFB">
        <w:tc>
          <w:tcPr>
            <w:tcW w:w="2469" w:type="dxa"/>
          </w:tcPr>
          <w:p w14:paraId="5CDF3891" w14:textId="77777777" w:rsidR="008A3922" w:rsidRPr="00053744" w:rsidRDefault="008A3922"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14:paraId="7A89F5CD" w14:textId="20EC5AC5" w:rsidR="008A3922" w:rsidRPr="00D873FD" w:rsidRDefault="008A3922" w:rsidP="00B0068D">
            <w:pPr>
              <w:rPr>
                <w:rFonts w:ascii="Times New Roman" w:hAnsi="Times New Roman" w:cs="Times New Roman"/>
                <w:b/>
                <w:color w:val="000000"/>
                <w:sz w:val="18"/>
                <w:szCs w:val="18"/>
              </w:rPr>
            </w:pPr>
            <w:r w:rsidRPr="00D873FD">
              <w:rPr>
                <w:rFonts w:ascii="Arial" w:hAnsi="Arial"/>
                <w:sz w:val="18"/>
                <w:szCs w:val="18"/>
                <w:lang w:val="es-ES_tradnl"/>
              </w:rPr>
              <w:t>CS_10_02_CO_REC</w:t>
            </w:r>
            <w:ins w:id="656" w:author="Cuenta Microsoft" w:date="2016-05-20T11:53:00Z">
              <w:r w:rsidR="002A7F9B">
                <w:rPr>
                  <w:rFonts w:ascii="Arial" w:hAnsi="Arial"/>
                  <w:sz w:val="18"/>
                  <w:szCs w:val="18"/>
                  <w:lang w:val="es-ES_tradnl"/>
                </w:rPr>
                <w:t>20</w:t>
              </w:r>
            </w:ins>
            <w:del w:id="657" w:author="Cuenta Microsoft" w:date="2016-05-20T11:53:00Z">
              <w:r w:rsidRPr="00D873FD" w:rsidDel="002A7F9B">
                <w:rPr>
                  <w:rFonts w:ascii="Arial" w:hAnsi="Arial"/>
                  <w:sz w:val="18"/>
                  <w:szCs w:val="18"/>
                  <w:lang w:val="es-ES_tradnl"/>
                </w:rPr>
                <w:delText>40</w:delText>
              </w:r>
            </w:del>
          </w:p>
        </w:tc>
      </w:tr>
      <w:tr w:rsidR="008A3922" w14:paraId="6E0CA7FF" w14:textId="77777777" w:rsidTr="00D24BFB">
        <w:tc>
          <w:tcPr>
            <w:tcW w:w="2469" w:type="dxa"/>
          </w:tcPr>
          <w:p w14:paraId="5453FF1B" w14:textId="77777777" w:rsidR="008A3922" w:rsidRDefault="008A3922"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14:paraId="356E9310" w14:textId="2580CAA9" w:rsidR="008A3922" w:rsidRPr="008A3922" w:rsidRDefault="00C00E85" w:rsidP="00B0068D">
            <w:pPr>
              <w:rPr>
                <w:rFonts w:ascii="Arial" w:hAnsi="Arial" w:cs="Arial"/>
                <w:smallCaps/>
                <w:sz w:val="18"/>
                <w:szCs w:val="18"/>
                <w:lang w:val="es-ES_tradnl"/>
              </w:rPr>
            </w:pPr>
            <w:ins w:id="658" w:author="Cuenta Microsoft" w:date="2016-05-20T11:54:00Z">
              <w:r w:rsidRPr="00C00E85">
                <w:rPr>
                  <w:rFonts w:ascii="Arial" w:hAnsi="Arial" w:cs="Arial"/>
                  <w:sz w:val="18"/>
                  <w:szCs w:val="18"/>
                  <w:lang w:val="es-ES_tradnl"/>
                </w:rPr>
                <w:t>Ordena cronológicamente procesos históricos en Asia durante la segunda mitad del siglo XX</w:t>
              </w:r>
            </w:ins>
            <w:del w:id="659" w:author="Cuenta Microsoft" w:date="2016-05-20T11:53:00Z">
              <w:r w:rsidR="008A3922" w:rsidDel="002A7F9B">
                <w:rPr>
                  <w:rFonts w:ascii="Arial" w:hAnsi="Arial" w:cs="Arial"/>
                  <w:sz w:val="18"/>
                  <w:szCs w:val="18"/>
                  <w:lang w:val="es-ES_tradnl"/>
                </w:rPr>
                <w:delText xml:space="preserve">Acontecimientos de Asia en la segunda mitad del siglo </w:delText>
              </w:r>
              <w:r w:rsidR="008A3922" w:rsidRPr="008E1B6B" w:rsidDel="002A7F9B">
                <w:rPr>
                  <w:rFonts w:ascii="Arial" w:hAnsi="Arial" w:cs="Arial"/>
                  <w:smallCaps/>
                  <w:sz w:val="18"/>
                  <w:szCs w:val="18"/>
                  <w:lang w:val="es-ES_tradnl"/>
                </w:rPr>
                <w:delText>xx</w:delText>
              </w:r>
            </w:del>
          </w:p>
        </w:tc>
      </w:tr>
      <w:tr w:rsidR="008A3922" w14:paraId="49A19896" w14:textId="77777777" w:rsidTr="00D24BFB">
        <w:tc>
          <w:tcPr>
            <w:tcW w:w="2469" w:type="dxa"/>
          </w:tcPr>
          <w:p w14:paraId="7695E402" w14:textId="77777777" w:rsidR="008A3922" w:rsidRDefault="008A3922"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14:paraId="6F592306" w14:textId="614E846A" w:rsidR="008A3922" w:rsidRDefault="00C00E85" w:rsidP="009B4E98">
            <w:pPr>
              <w:rPr>
                <w:rFonts w:ascii="Times New Roman" w:hAnsi="Times New Roman" w:cs="Times New Roman"/>
                <w:color w:val="000000"/>
              </w:rPr>
            </w:pPr>
            <w:ins w:id="660" w:author="Cuenta Microsoft" w:date="2016-05-20T11:54:00Z">
              <w:r w:rsidRPr="00C00E85">
                <w:rPr>
                  <w:rFonts w:ascii="Arial" w:hAnsi="Arial" w:cs="Arial"/>
                  <w:sz w:val="18"/>
                  <w:szCs w:val="18"/>
                  <w:lang w:val="es-ES_tradnl"/>
                </w:rPr>
                <w:t xml:space="preserve">Actividad que exige la organización cronológica de los principales procesos históricos ocurridos en Asia durante la segunda mitad del siglo XX </w:t>
              </w:r>
            </w:ins>
            <w:del w:id="661" w:author="Cuenta Microsoft" w:date="2016-05-20T11:54:00Z">
              <w:r w:rsidR="009B4E98" w:rsidDel="00C00E85">
                <w:rPr>
                  <w:rFonts w:ascii="Arial" w:hAnsi="Arial" w:cs="Arial"/>
                  <w:sz w:val="18"/>
                  <w:szCs w:val="18"/>
                  <w:lang w:val="es-ES_tradnl"/>
                </w:rPr>
                <w:delText>O</w:delText>
              </w:r>
              <w:r w:rsidR="008A3922" w:rsidDel="00C00E85">
                <w:rPr>
                  <w:rFonts w:ascii="Arial" w:hAnsi="Arial" w:cs="Arial"/>
                  <w:sz w:val="18"/>
                  <w:szCs w:val="18"/>
                  <w:lang w:val="es-ES_tradnl"/>
                </w:rPr>
                <w:delText xml:space="preserve">rdena cronológicamente </w:delText>
              </w:r>
              <w:r w:rsidR="009B4E98" w:rsidDel="00C00E85">
                <w:rPr>
                  <w:rFonts w:ascii="Arial" w:hAnsi="Arial" w:cs="Arial"/>
                  <w:sz w:val="18"/>
                  <w:szCs w:val="18"/>
                  <w:lang w:val="es-ES_tradnl"/>
                </w:rPr>
                <w:delText xml:space="preserve">los </w:delText>
              </w:r>
              <w:r w:rsidR="008A3922" w:rsidDel="00C00E85">
                <w:rPr>
                  <w:rFonts w:ascii="Arial" w:hAnsi="Arial" w:cs="Arial"/>
                  <w:sz w:val="18"/>
                  <w:szCs w:val="18"/>
                  <w:lang w:val="es-ES_tradnl"/>
                </w:rPr>
                <w:delText xml:space="preserve">hechos </w:delText>
              </w:r>
              <w:r w:rsidR="009B4E98" w:rsidDel="00C00E85">
                <w:rPr>
                  <w:rFonts w:ascii="Arial" w:hAnsi="Arial" w:cs="Arial"/>
                  <w:sz w:val="18"/>
                  <w:szCs w:val="18"/>
                  <w:lang w:val="es-ES_tradnl"/>
                </w:rPr>
                <w:delText>que se presentan a continuación</w:delText>
              </w:r>
            </w:del>
          </w:p>
        </w:tc>
      </w:tr>
    </w:tbl>
    <w:p w14:paraId="576792A0" w14:textId="77777777" w:rsid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4B09BF" w:rsidRPr="005D1738" w:rsidDel="00C00E85" w14:paraId="74423B6D" w14:textId="53CB5E4C" w:rsidTr="00B0068D">
        <w:trPr>
          <w:del w:id="662" w:author="Cuenta Microsoft" w:date="2016-05-20T11:54:00Z"/>
        </w:trPr>
        <w:tc>
          <w:tcPr>
            <w:tcW w:w="9033" w:type="dxa"/>
            <w:gridSpan w:val="2"/>
            <w:shd w:val="clear" w:color="auto" w:fill="000000" w:themeFill="text1"/>
          </w:tcPr>
          <w:p w14:paraId="3B70DFB0" w14:textId="2E6E2D44" w:rsidR="004B09BF" w:rsidRPr="005D1738" w:rsidDel="00C00E85" w:rsidRDefault="004B09BF" w:rsidP="00B0068D">
            <w:pPr>
              <w:jc w:val="center"/>
              <w:rPr>
                <w:del w:id="663" w:author="Cuenta Microsoft" w:date="2016-05-20T11:54:00Z"/>
                <w:rFonts w:ascii="Times New Roman" w:hAnsi="Times New Roman" w:cs="Times New Roman"/>
                <w:b/>
                <w:color w:val="FFFFFF" w:themeColor="background1"/>
              </w:rPr>
            </w:pPr>
            <w:del w:id="664" w:author="Cuenta Microsoft" w:date="2016-05-20T11:54:00Z">
              <w:r w:rsidRPr="005D1738" w:rsidDel="00C00E85">
                <w:rPr>
                  <w:rFonts w:ascii="Times New Roman" w:hAnsi="Times New Roman" w:cs="Times New Roman"/>
                  <w:b/>
                  <w:color w:val="FFFFFF" w:themeColor="background1"/>
                </w:rPr>
                <w:delText>Profundiza: recurso nuevo</w:delText>
              </w:r>
            </w:del>
          </w:p>
        </w:tc>
      </w:tr>
      <w:tr w:rsidR="004B09BF" w:rsidDel="00C00E85" w14:paraId="0B9B3FD7" w14:textId="7544E53C" w:rsidTr="00B0068D">
        <w:trPr>
          <w:del w:id="665" w:author="Cuenta Microsoft" w:date="2016-05-20T11:54:00Z"/>
        </w:trPr>
        <w:tc>
          <w:tcPr>
            <w:tcW w:w="2518" w:type="dxa"/>
          </w:tcPr>
          <w:p w14:paraId="2BEEB24B" w14:textId="1D775FAB" w:rsidR="004B09BF" w:rsidRPr="00053744" w:rsidDel="00C00E85" w:rsidRDefault="004B09BF" w:rsidP="00B0068D">
            <w:pPr>
              <w:rPr>
                <w:del w:id="666" w:author="Cuenta Microsoft" w:date="2016-05-20T11:54:00Z"/>
                <w:rFonts w:ascii="Times New Roman" w:hAnsi="Times New Roman" w:cs="Times New Roman"/>
                <w:b/>
                <w:color w:val="000000"/>
                <w:sz w:val="18"/>
                <w:szCs w:val="18"/>
              </w:rPr>
            </w:pPr>
            <w:del w:id="667" w:author="Cuenta Microsoft" w:date="2016-05-20T11:54:00Z">
              <w:r w:rsidDel="00C00E85">
                <w:rPr>
                  <w:rFonts w:ascii="Times New Roman" w:hAnsi="Times New Roman" w:cs="Times New Roman"/>
                  <w:b/>
                  <w:color w:val="000000"/>
                  <w:sz w:val="18"/>
                  <w:szCs w:val="18"/>
                </w:rPr>
                <w:delText>Código</w:delText>
              </w:r>
            </w:del>
          </w:p>
        </w:tc>
        <w:tc>
          <w:tcPr>
            <w:tcW w:w="6515" w:type="dxa"/>
          </w:tcPr>
          <w:p w14:paraId="7F3ABE16" w14:textId="4D529C59" w:rsidR="004B09BF" w:rsidRPr="00D873FD" w:rsidDel="00C00E85" w:rsidRDefault="004B09BF" w:rsidP="00B0068D">
            <w:pPr>
              <w:rPr>
                <w:del w:id="668" w:author="Cuenta Microsoft" w:date="2016-05-20T11:54:00Z"/>
                <w:rFonts w:ascii="Times New Roman" w:hAnsi="Times New Roman" w:cs="Times New Roman"/>
                <w:b/>
                <w:color w:val="000000"/>
                <w:sz w:val="18"/>
                <w:szCs w:val="18"/>
              </w:rPr>
            </w:pPr>
            <w:del w:id="669" w:author="Cuenta Microsoft" w:date="2016-05-20T11:54:00Z">
              <w:r w:rsidRPr="00D873FD" w:rsidDel="00C00E85">
                <w:rPr>
                  <w:rFonts w:ascii="Arial" w:hAnsi="Arial"/>
                  <w:sz w:val="18"/>
                  <w:szCs w:val="18"/>
                  <w:lang w:val="es-ES_tradnl"/>
                </w:rPr>
                <w:delText>CS_10_02_CO_REC50</w:delText>
              </w:r>
            </w:del>
          </w:p>
        </w:tc>
      </w:tr>
      <w:tr w:rsidR="004B09BF" w:rsidDel="00C00E85" w14:paraId="3426F8AE" w14:textId="7571B3EE" w:rsidTr="00B0068D">
        <w:trPr>
          <w:del w:id="670" w:author="Cuenta Microsoft" w:date="2016-05-20T11:54:00Z"/>
        </w:trPr>
        <w:tc>
          <w:tcPr>
            <w:tcW w:w="2518" w:type="dxa"/>
          </w:tcPr>
          <w:p w14:paraId="5DECD9AB" w14:textId="7F8DF443" w:rsidR="004B09BF" w:rsidDel="00C00E85" w:rsidRDefault="004B09BF" w:rsidP="00B0068D">
            <w:pPr>
              <w:rPr>
                <w:del w:id="671" w:author="Cuenta Microsoft" w:date="2016-05-20T11:54:00Z"/>
                <w:rFonts w:ascii="Times New Roman" w:hAnsi="Times New Roman" w:cs="Times New Roman"/>
                <w:color w:val="000000"/>
              </w:rPr>
            </w:pPr>
            <w:del w:id="672" w:author="Cuenta Microsoft" w:date="2016-05-20T11:54:00Z">
              <w:r w:rsidDel="00C00E85">
                <w:rPr>
                  <w:rFonts w:ascii="Times New Roman" w:hAnsi="Times New Roman" w:cs="Times New Roman"/>
                  <w:b/>
                  <w:color w:val="000000"/>
                  <w:sz w:val="18"/>
                  <w:szCs w:val="18"/>
                </w:rPr>
                <w:delText>Título</w:delText>
              </w:r>
            </w:del>
          </w:p>
        </w:tc>
        <w:tc>
          <w:tcPr>
            <w:tcW w:w="6515" w:type="dxa"/>
          </w:tcPr>
          <w:p w14:paraId="626768A9" w14:textId="2743F744" w:rsidR="004B09BF" w:rsidRPr="004B09BF" w:rsidDel="00C00E85" w:rsidRDefault="004B09BF" w:rsidP="00B0068D">
            <w:pPr>
              <w:rPr>
                <w:del w:id="673" w:author="Cuenta Microsoft" w:date="2016-05-20T11:54:00Z"/>
                <w:rFonts w:ascii="Arial" w:hAnsi="Arial" w:cs="Arial"/>
                <w:sz w:val="18"/>
                <w:szCs w:val="18"/>
                <w:lang w:val="es-ES_tradnl"/>
              </w:rPr>
            </w:pPr>
            <w:del w:id="674" w:author="Cuenta Microsoft" w:date="2016-05-20T11:54:00Z">
              <w:r w:rsidDel="00C00E85">
                <w:rPr>
                  <w:rFonts w:ascii="Arial" w:hAnsi="Arial" w:cs="Arial"/>
                  <w:sz w:val="18"/>
                  <w:szCs w:val="18"/>
                  <w:lang w:val="es-ES_tradnl"/>
                </w:rPr>
                <w:delText xml:space="preserve">Corea del Norte, miembros de la </w:delText>
              </w:r>
              <w:r w:rsidRPr="00D849D0" w:rsidDel="00C00E85">
                <w:rPr>
                  <w:rFonts w:ascii="Arial" w:hAnsi="Arial" w:cs="Arial"/>
                  <w:smallCaps/>
                  <w:sz w:val="18"/>
                  <w:szCs w:val="18"/>
                  <w:lang w:val="es-ES_tradnl"/>
                </w:rPr>
                <w:delText>apec</w:delText>
              </w:r>
              <w:r w:rsidDel="00C00E85">
                <w:rPr>
                  <w:rFonts w:ascii="Arial" w:hAnsi="Arial" w:cs="Arial"/>
                  <w:sz w:val="18"/>
                  <w:szCs w:val="18"/>
                  <w:lang w:val="es-ES_tradnl"/>
                </w:rPr>
                <w:delText xml:space="preserve"> y conflictos en Asia</w:delText>
              </w:r>
            </w:del>
          </w:p>
        </w:tc>
      </w:tr>
      <w:tr w:rsidR="004B09BF" w:rsidDel="00C00E85" w14:paraId="77345BCE" w14:textId="01BDCCCA" w:rsidTr="00B0068D">
        <w:trPr>
          <w:del w:id="675" w:author="Cuenta Microsoft" w:date="2016-05-20T11:54:00Z"/>
        </w:trPr>
        <w:tc>
          <w:tcPr>
            <w:tcW w:w="2518" w:type="dxa"/>
          </w:tcPr>
          <w:p w14:paraId="561F0A85" w14:textId="6A1211C7" w:rsidR="004B09BF" w:rsidDel="00C00E85" w:rsidRDefault="004B09BF" w:rsidP="00B0068D">
            <w:pPr>
              <w:rPr>
                <w:del w:id="676" w:author="Cuenta Microsoft" w:date="2016-05-20T11:54:00Z"/>
                <w:rFonts w:ascii="Times New Roman" w:hAnsi="Times New Roman" w:cs="Times New Roman"/>
                <w:color w:val="000000"/>
              </w:rPr>
            </w:pPr>
            <w:del w:id="677" w:author="Cuenta Microsoft" w:date="2016-05-20T11:54:00Z">
              <w:r w:rsidRPr="00053744" w:rsidDel="00C00E85">
                <w:rPr>
                  <w:rFonts w:ascii="Times New Roman" w:hAnsi="Times New Roman" w:cs="Times New Roman"/>
                  <w:b/>
                  <w:color w:val="000000"/>
                  <w:sz w:val="18"/>
                  <w:szCs w:val="18"/>
                </w:rPr>
                <w:delText>Descripción</w:delText>
              </w:r>
            </w:del>
          </w:p>
        </w:tc>
        <w:tc>
          <w:tcPr>
            <w:tcW w:w="6515" w:type="dxa"/>
          </w:tcPr>
          <w:p w14:paraId="7FE36BF3" w14:textId="41A8CFE1" w:rsidR="004B09BF" w:rsidRPr="000719EE" w:rsidDel="00C00E85" w:rsidRDefault="009B4E98" w:rsidP="004B09BF">
            <w:pPr>
              <w:rPr>
                <w:del w:id="678" w:author="Cuenta Microsoft" w:date="2016-05-20T11:54:00Z"/>
                <w:rFonts w:ascii="Arial" w:hAnsi="Arial" w:cs="Arial"/>
                <w:sz w:val="18"/>
                <w:szCs w:val="18"/>
                <w:lang w:val="es-ES_tradnl"/>
              </w:rPr>
            </w:pPr>
            <w:del w:id="679" w:author="Cuenta Microsoft" w:date="2016-05-20T11:54:00Z">
              <w:r w:rsidDel="00C00E85">
                <w:rPr>
                  <w:rFonts w:ascii="Arial" w:hAnsi="Arial" w:cs="Arial"/>
                  <w:sz w:val="18"/>
                  <w:szCs w:val="18"/>
                  <w:lang w:val="es-ES_tradnl"/>
                </w:rPr>
                <w:delText>Relaciona los</w:delText>
              </w:r>
              <w:r w:rsidR="004B09BF" w:rsidDel="00C00E85">
                <w:rPr>
                  <w:rFonts w:ascii="Arial" w:hAnsi="Arial" w:cs="Arial"/>
                  <w:sz w:val="18"/>
                  <w:szCs w:val="18"/>
                  <w:lang w:val="es-ES_tradnl"/>
                </w:rPr>
                <w:delText xml:space="preserve"> grupos de imágenes con una categoría</w:delText>
              </w:r>
            </w:del>
          </w:p>
          <w:p w14:paraId="52B14F19" w14:textId="043BB5E5" w:rsidR="004B09BF" w:rsidRPr="004B09BF" w:rsidDel="00C00E85" w:rsidRDefault="004B09BF" w:rsidP="00B0068D">
            <w:pPr>
              <w:rPr>
                <w:del w:id="680" w:author="Cuenta Microsoft" w:date="2016-05-20T11:54:00Z"/>
                <w:rFonts w:ascii="Times New Roman" w:hAnsi="Times New Roman" w:cs="Times New Roman"/>
                <w:color w:val="000000"/>
                <w:lang w:val="es-ES_tradnl"/>
              </w:rPr>
            </w:pPr>
          </w:p>
        </w:tc>
      </w:tr>
    </w:tbl>
    <w:p w14:paraId="2EB2D2FE" w14:textId="77777777" w:rsidR="008A3922" w:rsidDel="00C00E85" w:rsidRDefault="008A3922" w:rsidP="002F23E0">
      <w:pPr>
        <w:shd w:val="clear" w:color="auto" w:fill="FFFFFF"/>
        <w:spacing w:after="225" w:line="240" w:lineRule="auto"/>
        <w:rPr>
          <w:del w:id="681" w:author="Cuenta Microsoft" w:date="2016-05-20T11:54:00Z"/>
          <w:rFonts w:ascii="Times New Roman" w:eastAsia="Times New Roman" w:hAnsi="Times New Roman" w:cs="Times New Roman"/>
          <w:bCs/>
          <w:color w:val="333333"/>
          <w:sz w:val="24"/>
          <w:szCs w:val="24"/>
          <w:lang w:eastAsia="es-CO"/>
        </w:rPr>
      </w:pPr>
    </w:p>
    <w:p w14:paraId="1D551625" w14:textId="77777777" w:rsidR="006E35C4" w:rsidDel="00C00E85" w:rsidRDefault="006E35C4" w:rsidP="002F23E0">
      <w:pPr>
        <w:shd w:val="clear" w:color="auto" w:fill="FFFFFF"/>
        <w:spacing w:after="225" w:line="240" w:lineRule="auto"/>
        <w:rPr>
          <w:del w:id="682" w:author="Cuenta Microsoft" w:date="2016-05-20T11:54:00Z"/>
          <w:rFonts w:ascii="Times New Roman" w:eastAsia="Times New Roman" w:hAnsi="Times New Roman" w:cs="Times New Roman"/>
          <w:bCs/>
          <w:color w:val="333333"/>
          <w:sz w:val="24"/>
          <w:szCs w:val="24"/>
          <w:lang w:eastAsia="es-CO"/>
        </w:rPr>
      </w:pPr>
    </w:p>
    <w:p w14:paraId="643F41EF" w14:textId="77777777" w:rsidR="006E35C4" w:rsidRDefault="006E35C4" w:rsidP="006E35C4">
      <w:pPr>
        <w:spacing w:after="0"/>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1.3 Consolidación</w:t>
      </w:r>
    </w:p>
    <w:p w14:paraId="69D16C60" w14:textId="77777777" w:rsidR="006E35C4" w:rsidRDefault="006E35C4" w:rsidP="006E35C4">
      <w:pPr>
        <w:spacing w:after="0"/>
        <w:rPr>
          <w:rFonts w:ascii="Times" w:hAnsi="Times"/>
          <w:b/>
        </w:rPr>
      </w:pPr>
    </w:p>
    <w:p w14:paraId="22379710" w14:textId="77777777" w:rsidR="006E35C4" w:rsidRPr="00F911A3" w:rsidRDefault="006E35C4" w:rsidP="006E35C4">
      <w:pPr>
        <w:spacing w:after="0"/>
        <w:rPr>
          <w:rFonts w:ascii="Times New Roman" w:hAnsi="Times New Roman"/>
          <w:b/>
        </w:rPr>
      </w:pPr>
      <w:r w:rsidRPr="00F911A3">
        <w:rPr>
          <w:rFonts w:ascii="Times New Roman" w:hAnsi="Times New Roman"/>
          <w:color w:val="333333"/>
          <w:shd w:val="clear" w:color="auto" w:fill="FFFFFF"/>
        </w:rPr>
        <w:t>Actividades para consolidar lo que has aprendido en esta sección.</w:t>
      </w:r>
    </w:p>
    <w:p w14:paraId="49AB01C6" w14:textId="77777777" w:rsidR="006E35C4" w:rsidRDefault="006E35C4" w:rsidP="006E35C4">
      <w:pPr>
        <w:spacing w:after="0"/>
        <w:rPr>
          <w:rFonts w:ascii="Times" w:hAnsi="Times"/>
          <w:b/>
        </w:rPr>
      </w:pPr>
    </w:p>
    <w:p w14:paraId="406FF547" w14:textId="77777777" w:rsidR="006E35C4" w:rsidRDefault="006E35C4" w:rsidP="006E35C4">
      <w:pPr>
        <w:spacing w:after="0"/>
        <w:rPr>
          <w:rFonts w:ascii="Times" w:hAnsi="Times"/>
          <w:highlight w:val="yellow"/>
        </w:rPr>
      </w:pPr>
      <w:r w:rsidRPr="008D5B0F">
        <w:rPr>
          <w:rFonts w:ascii="Times" w:hAnsi="Times"/>
          <w:highlight w:val="yellow"/>
        </w:rPr>
        <w:t xml:space="preserve"> </w:t>
      </w:r>
    </w:p>
    <w:tbl>
      <w:tblPr>
        <w:tblStyle w:val="Tablaconcuadrcula4"/>
        <w:tblW w:w="0" w:type="auto"/>
        <w:tblLook w:val="04A0" w:firstRow="1" w:lastRow="0" w:firstColumn="1" w:lastColumn="0" w:noHBand="0" w:noVBand="1"/>
      </w:tblPr>
      <w:tblGrid>
        <w:gridCol w:w="2518"/>
        <w:gridCol w:w="6536"/>
      </w:tblGrid>
      <w:tr w:rsidR="006E35C4" w:rsidRPr="00D45DAA" w14:paraId="7804358A" w14:textId="77777777" w:rsidTr="006E35C4">
        <w:tc>
          <w:tcPr>
            <w:tcW w:w="9054" w:type="dxa"/>
            <w:gridSpan w:val="2"/>
            <w:shd w:val="clear" w:color="auto" w:fill="000000" w:themeFill="text1"/>
          </w:tcPr>
          <w:p w14:paraId="2221714C" w14:textId="77777777" w:rsidR="006E35C4" w:rsidRPr="00D45DAA" w:rsidRDefault="006E35C4" w:rsidP="006E35C4">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6E35C4" w:rsidRPr="00D45DAA" w14:paraId="310CFF25" w14:textId="77777777" w:rsidTr="006E35C4">
        <w:tc>
          <w:tcPr>
            <w:tcW w:w="2518" w:type="dxa"/>
          </w:tcPr>
          <w:p w14:paraId="5486F388"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14:paraId="583980BF" w14:textId="69661681" w:rsidR="006E35C4" w:rsidRPr="00D45DAA" w:rsidRDefault="005F4768" w:rsidP="006E35C4">
            <w:pPr>
              <w:rPr>
                <w:rFonts w:ascii="Times New Roman" w:hAnsi="Times New Roman" w:cs="Times New Roman"/>
                <w:b/>
                <w:color w:val="000000"/>
                <w:sz w:val="18"/>
                <w:szCs w:val="18"/>
              </w:rPr>
            </w:pPr>
            <w:r>
              <w:rPr>
                <w:rFonts w:ascii="Times New Roman" w:hAnsi="Times New Roman" w:cs="Times New Roman"/>
                <w:color w:val="000000"/>
              </w:rPr>
              <w:t>CS_</w:t>
            </w:r>
            <w:r w:rsidR="0029530B">
              <w:rPr>
                <w:rFonts w:ascii="Times New Roman" w:hAnsi="Times New Roman" w:cs="Times New Roman"/>
                <w:color w:val="000000"/>
              </w:rPr>
              <w:t>10_02</w:t>
            </w:r>
            <w:r w:rsidR="006E35C4" w:rsidRPr="00D45DAA">
              <w:rPr>
                <w:rFonts w:ascii="Times New Roman" w:hAnsi="Times New Roman" w:cs="Times New Roman"/>
                <w:color w:val="000000"/>
              </w:rPr>
              <w:t>_REC</w:t>
            </w:r>
            <w:ins w:id="683" w:author="Cuenta Microsoft" w:date="2016-05-20T11:54:00Z">
              <w:r w:rsidR="00C00E85">
                <w:rPr>
                  <w:rFonts w:ascii="Times New Roman" w:hAnsi="Times New Roman" w:cs="Times New Roman"/>
                  <w:color w:val="000000"/>
                </w:rPr>
                <w:t>30</w:t>
              </w:r>
            </w:ins>
            <w:del w:id="684" w:author="Cuenta Microsoft" w:date="2016-05-20T11:54:00Z">
              <w:r w:rsidR="0029530B" w:rsidDel="00C00E85">
                <w:rPr>
                  <w:rFonts w:ascii="Times New Roman" w:hAnsi="Times New Roman" w:cs="Times New Roman"/>
                  <w:color w:val="000000"/>
                </w:rPr>
                <w:delText>60</w:delText>
              </w:r>
            </w:del>
          </w:p>
        </w:tc>
      </w:tr>
      <w:tr w:rsidR="006E35C4" w:rsidRPr="00D45DAA" w14:paraId="157E29C1" w14:textId="77777777" w:rsidTr="006E35C4">
        <w:tc>
          <w:tcPr>
            <w:tcW w:w="2518" w:type="dxa"/>
          </w:tcPr>
          <w:p w14:paraId="5AA50D86"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14:paraId="0904BAC7" w14:textId="77777777" w:rsidR="006E35C4" w:rsidRPr="00D45DAA" w:rsidRDefault="006E35C4" w:rsidP="00080D4A">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080D4A" w:rsidRPr="00080D4A">
              <w:rPr>
                <w:rFonts w:ascii="Times New Roman" w:hAnsi="Times New Roman" w:cs="Times New Roman"/>
                <w:color w:val="000000"/>
              </w:rPr>
              <w:t>Conflictos y cooperaci</w:t>
            </w:r>
            <w:r w:rsidR="00080D4A" w:rsidRPr="00080D4A">
              <w:rPr>
                <w:rFonts w:ascii="Times New Roman" w:hAnsi="Times New Roman" w:cs="Times New Roman" w:hint="cs"/>
                <w:color w:val="000000"/>
              </w:rPr>
              <w:t>ó</w:t>
            </w:r>
            <w:r w:rsidR="00080D4A" w:rsidRPr="00080D4A">
              <w:rPr>
                <w:rFonts w:ascii="Times New Roman" w:hAnsi="Times New Roman" w:cs="Times New Roman"/>
                <w:color w:val="000000"/>
              </w:rPr>
              <w:t>n en Asia</w:t>
            </w:r>
          </w:p>
        </w:tc>
      </w:tr>
      <w:tr w:rsidR="006E35C4" w:rsidRPr="00D45DAA" w14:paraId="2F1FCB1D" w14:textId="77777777" w:rsidTr="006E35C4">
        <w:tc>
          <w:tcPr>
            <w:tcW w:w="2518" w:type="dxa"/>
          </w:tcPr>
          <w:p w14:paraId="24149334"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14:paraId="445FED4F" w14:textId="77777777" w:rsidR="006E35C4" w:rsidRPr="00D45DAA" w:rsidRDefault="006E35C4" w:rsidP="006E35C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080D4A" w:rsidRPr="00080D4A">
              <w:rPr>
                <w:rFonts w:ascii="Times New Roman" w:hAnsi="Times New Roman" w:cs="Times New Roman"/>
                <w:color w:val="000000"/>
              </w:rPr>
              <w:t>Conflictos y cooperaci</w:t>
            </w:r>
            <w:r w:rsidR="00080D4A" w:rsidRPr="00080D4A">
              <w:rPr>
                <w:rFonts w:ascii="Times New Roman" w:hAnsi="Times New Roman" w:cs="Times New Roman" w:hint="cs"/>
                <w:color w:val="000000"/>
              </w:rPr>
              <w:t>ó</w:t>
            </w:r>
            <w:r w:rsidR="00080D4A" w:rsidRPr="00080D4A">
              <w:rPr>
                <w:rFonts w:ascii="Times New Roman" w:hAnsi="Times New Roman" w:cs="Times New Roman"/>
                <w:color w:val="000000"/>
              </w:rPr>
              <w:t>n en Asia</w:t>
            </w:r>
          </w:p>
        </w:tc>
      </w:tr>
    </w:tbl>
    <w:p w14:paraId="71BFE216" w14:textId="77777777" w:rsidR="006E35C4" w:rsidRPr="008A3922" w:rsidRDefault="006E35C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69515BED" w14:textId="77777777" w:rsidR="00C1315F" w:rsidRPr="002F23E0" w:rsidRDefault="0008759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 xml:space="preserve"> </w:t>
      </w:r>
      <w:r w:rsidR="005C529E" w:rsidRPr="001D6166">
        <w:rPr>
          <w:rFonts w:ascii="Times New Roman" w:hAnsi="Times New Roman" w:cs="Times New Roman"/>
          <w:sz w:val="24"/>
          <w:szCs w:val="24"/>
          <w:highlight w:val="yellow"/>
        </w:rPr>
        <w:t>[SECCIÓN 1]</w:t>
      </w:r>
      <w:r w:rsidR="005C529E" w:rsidRPr="001D6166">
        <w:rPr>
          <w:rFonts w:ascii="Times New Roman" w:hAnsi="Times New Roman" w:cs="Times New Roman"/>
          <w:sz w:val="24"/>
          <w:szCs w:val="24"/>
        </w:rPr>
        <w:t xml:space="preserve"> </w:t>
      </w:r>
      <w:r>
        <w:rPr>
          <w:rFonts w:ascii="Times New Roman" w:hAnsi="Times New Roman" w:cs="Times New Roman"/>
          <w:b/>
          <w:sz w:val="24"/>
          <w:szCs w:val="24"/>
        </w:rPr>
        <w:t>2</w:t>
      </w:r>
      <w:r w:rsidR="005C529E" w:rsidRPr="002D46F9">
        <w:rPr>
          <w:rFonts w:ascii="Times New Roman" w:hAnsi="Times New Roman" w:cs="Times New Roman"/>
          <w:b/>
          <w:sz w:val="24"/>
          <w:szCs w:val="24"/>
        </w:rPr>
        <w:t xml:space="preserve"> </w:t>
      </w:r>
      <w:r w:rsidR="00F21AEF">
        <w:rPr>
          <w:rFonts w:ascii="Times New Roman" w:hAnsi="Times New Roman" w:cs="Times New Roman"/>
          <w:b/>
          <w:sz w:val="24"/>
          <w:szCs w:val="24"/>
        </w:rPr>
        <w:t>Primavera á</w:t>
      </w:r>
      <w:r w:rsidR="00C1315F" w:rsidRPr="002D46F9">
        <w:rPr>
          <w:rFonts w:ascii="Times New Roman" w:hAnsi="Times New Roman" w:cs="Times New Roman"/>
          <w:b/>
          <w:sz w:val="24"/>
          <w:szCs w:val="24"/>
        </w:rPr>
        <w:t>rabe</w:t>
      </w:r>
    </w:p>
    <w:p w14:paraId="71408FB3" w14:textId="1430C4C7" w:rsidR="00C1315F" w:rsidRPr="001C3E80" w:rsidRDefault="00EF0988"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Pr>
          <w:rFonts w:ascii="Times New Roman" w:eastAsia="Times New Roman" w:hAnsi="Times New Roman" w:cs="Times New Roman"/>
          <w:bCs/>
          <w:color w:val="333333"/>
          <w:sz w:val="24"/>
          <w:szCs w:val="24"/>
          <w:lang w:eastAsia="es-CO"/>
        </w:rPr>
        <w:t>Entre</w:t>
      </w:r>
      <w:r w:rsidR="005E650E" w:rsidRPr="002F23E0">
        <w:rPr>
          <w:rFonts w:ascii="Times New Roman" w:eastAsia="Times New Roman" w:hAnsi="Times New Roman" w:cs="Times New Roman"/>
          <w:bCs/>
          <w:color w:val="333333"/>
          <w:sz w:val="24"/>
          <w:szCs w:val="24"/>
          <w:lang w:eastAsia="es-CO"/>
        </w:rPr>
        <w:t xml:space="preserve"> 2010</w:t>
      </w:r>
      <w:r>
        <w:rPr>
          <w:rFonts w:ascii="Times New Roman" w:eastAsia="Times New Roman" w:hAnsi="Times New Roman" w:cs="Times New Roman"/>
          <w:bCs/>
          <w:color w:val="333333"/>
          <w:sz w:val="24"/>
          <w:szCs w:val="24"/>
          <w:lang w:eastAsia="es-CO"/>
        </w:rPr>
        <w:t xml:space="preserve"> y </w:t>
      </w:r>
      <w:r w:rsidR="005E650E" w:rsidRPr="002F23E0">
        <w:rPr>
          <w:rFonts w:ascii="Times New Roman" w:eastAsia="Times New Roman" w:hAnsi="Times New Roman" w:cs="Times New Roman"/>
          <w:bCs/>
          <w:color w:val="333333"/>
          <w:sz w:val="24"/>
          <w:szCs w:val="24"/>
          <w:lang w:eastAsia="es-CO"/>
        </w:rPr>
        <w:t>2011</w:t>
      </w:r>
      <w:r w:rsidR="007D0E54" w:rsidRPr="002F23E0">
        <w:rPr>
          <w:rFonts w:ascii="Times New Roman" w:eastAsia="Times New Roman" w:hAnsi="Times New Roman" w:cs="Times New Roman"/>
          <w:bCs/>
          <w:color w:val="333333"/>
          <w:sz w:val="24"/>
          <w:szCs w:val="24"/>
          <w:lang w:eastAsia="es-CO"/>
        </w:rPr>
        <w:t xml:space="preserve">, movimientos sociales de diferentes países ubicados en el </w:t>
      </w:r>
      <w:r w:rsidR="007D0E54" w:rsidRPr="001C3E80">
        <w:rPr>
          <w:rFonts w:ascii="Times New Roman" w:eastAsia="Times New Roman" w:hAnsi="Times New Roman" w:cs="Times New Roman"/>
          <w:b/>
          <w:bCs/>
          <w:color w:val="333333"/>
          <w:sz w:val="24"/>
          <w:szCs w:val="24"/>
          <w:lang w:eastAsia="es-CO"/>
        </w:rPr>
        <w:t>norte de África</w:t>
      </w:r>
      <w:r w:rsidR="007D0E54" w:rsidRPr="002F23E0">
        <w:rPr>
          <w:rFonts w:ascii="Times New Roman" w:eastAsia="Times New Roman" w:hAnsi="Times New Roman" w:cs="Times New Roman"/>
          <w:bCs/>
          <w:color w:val="333333"/>
          <w:sz w:val="24"/>
          <w:szCs w:val="24"/>
          <w:lang w:eastAsia="es-CO"/>
        </w:rPr>
        <w:t xml:space="preserve"> y </w:t>
      </w:r>
      <w:r w:rsidR="007D0E54" w:rsidRPr="001C3E80">
        <w:rPr>
          <w:rFonts w:ascii="Times New Roman" w:eastAsia="Times New Roman" w:hAnsi="Times New Roman" w:cs="Times New Roman"/>
          <w:b/>
          <w:bCs/>
          <w:color w:val="333333"/>
          <w:sz w:val="24"/>
          <w:szCs w:val="24"/>
          <w:lang w:eastAsia="es-CO"/>
        </w:rPr>
        <w:t>Oriente Medio,</w:t>
      </w:r>
      <w:r w:rsidR="007D0E54" w:rsidRPr="002F23E0">
        <w:rPr>
          <w:rFonts w:ascii="Times New Roman" w:eastAsia="Times New Roman" w:hAnsi="Times New Roman" w:cs="Times New Roman"/>
          <w:bCs/>
          <w:color w:val="333333"/>
          <w:sz w:val="24"/>
          <w:szCs w:val="24"/>
          <w:lang w:eastAsia="es-CO"/>
        </w:rPr>
        <w:t xml:space="preserve"> con tradición musulmana, organizaron una serie de marchas y protestas sociales con el </w:t>
      </w:r>
      <w:r>
        <w:rPr>
          <w:rFonts w:ascii="Times New Roman" w:eastAsia="Times New Roman" w:hAnsi="Times New Roman" w:cs="Times New Roman"/>
          <w:bCs/>
          <w:color w:val="333333"/>
          <w:sz w:val="24"/>
          <w:szCs w:val="24"/>
          <w:lang w:eastAsia="es-CO"/>
        </w:rPr>
        <w:t>fin de acabar con dictaduras o G</w:t>
      </w:r>
      <w:r w:rsidR="007D0E54" w:rsidRPr="002F23E0">
        <w:rPr>
          <w:rFonts w:ascii="Times New Roman" w:eastAsia="Times New Roman" w:hAnsi="Times New Roman" w:cs="Times New Roman"/>
          <w:bCs/>
          <w:color w:val="333333"/>
          <w:sz w:val="24"/>
          <w:szCs w:val="24"/>
          <w:lang w:eastAsia="es-CO"/>
        </w:rPr>
        <w:t xml:space="preserve">obiernos que no garantizaban </w:t>
      </w:r>
      <w:ins w:id="685" w:author="Lilia Carvajal" w:date="2016-05-18T19:08:00Z">
        <w:r w:rsidR="00790A53">
          <w:rPr>
            <w:rFonts w:ascii="Times New Roman" w:eastAsia="Times New Roman" w:hAnsi="Times New Roman" w:cs="Times New Roman"/>
            <w:bCs/>
            <w:color w:val="333333"/>
            <w:sz w:val="24"/>
            <w:szCs w:val="24"/>
            <w:lang w:eastAsia="es-CO"/>
          </w:rPr>
          <w:t xml:space="preserve">los </w:t>
        </w:r>
      </w:ins>
      <w:r w:rsidR="007D0E54" w:rsidRPr="002F23E0">
        <w:rPr>
          <w:rFonts w:ascii="Times New Roman" w:eastAsia="Times New Roman" w:hAnsi="Times New Roman" w:cs="Times New Roman"/>
          <w:bCs/>
          <w:color w:val="333333"/>
          <w:sz w:val="24"/>
          <w:szCs w:val="24"/>
          <w:lang w:eastAsia="es-CO"/>
        </w:rPr>
        <w:t>derechos civiles. E</w:t>
      </w:r>
      <w:r>
        <w:rPr>
          <w:rFonts w:ascii="Times New Roman" w:eastAsia="Times New Roman" w:hAnsi="Times New Roman" w:cs="Times New Roman"/>
          <w:bCs/>
          <w:color w:val="333333"/>
          <w:sz w:val="24"/>
          <w:szCs w:val="24"/>
          <w:lang w:eastAsia="es-CO"/>
        </w:rPr>
        <w:t>ste movimient</w:t>
      </w:r>
      <w:r w:rsidR="00F21AEF">
        <w:rPr>
          <w:rFonts w:ascii="Times New Roman" w:eastAsia="Times New Roman" w:hAnsi="Times New Roman" w:cs="Times New Roman"/>
          <w:bCs/>
          <w:color w:val="333333"/>
          <w:sz w:val="24"/>
          <w:szCs w:val="24"/>
          <w:lang w:eastAsia="es-CO"/>
        </w:rPr>
        <w:t xml:space="preserve">o se conoció como la </w:t>
      </w:r>
      <w:r w:rsidR="00F21AEF" w:rsidRPr="001C3E80">
        <w:rPr>
          <w:rFonts w:ascii="Times New Roman" w:eastAsia="Times New Roman" w:hAnsi="Times New Roman" w:cs="Times New Roman"/>
          <w:b/>
          <w:bCs/>
          <w:color w:val="333333"/>
          <w:sz w:val="24"/>
          <w:szCs w:val="24"/>
          <w:lang w:eastAsia="es-CO"/>
        </w:rPr>
        <w:t>Primavera á</w:t>
      </w:r>
      <w:r w:rsidR="007D0E54" w:rsidRPr="001C3E80">
        <w:rPr>
          <w:rFonts w:ascii="Times New Roman" w:eastAsia="Times New Roman" w:hAnsi="Times New Roman" w:cs="Times New Roman"/>
          <w:b/>
          <w:bCs/>
          <w:color w:val="333333"/>
          <w:sz w:val="24"/>
          <w:szCs w:val="24"/>
          <w:lang w:eastAsia="es-CO"/>
        </w:rPr>
        <w:t xml:space="preserve">rabe. </w:t>
      </w:r>
    </w:p>
    <w:tbl>
      <w:tblPr>
        <w:tblStyle w:val="Tablaconcuadrcula"/>
        <w:tblW w:w="0" w:type="auto"/>
        <w:tblInd w:w="113" w:type="dxa"/>
        <w:tblLook w:val="04A0" w:firstRow="1" w:lastRow="0" w:firstColumn="1" w:lastColumn="0" w:noHBand="0" w:noVBand="1"/>
      </w:tblPr>
      <w:tblGrid>
        <w:gridCol w:w="2603"/>
        <w:gridCol w:w="6106"/>
      </w:tblGrid>
      <w:tr w:rsidR="00B630B4" w:rsidRPr="005D1738" w:rsidDel="00CE7262" w14:paraId="288732BB" w14:textId="65B9976E" w:rsidTr="00CE7262">
        <w:trPr>
          <w:trHeight w:val="86"/>
          <w:del w:id="686" w:author="Cuenta Microsoft" w:date="2016-05-20T11:30:00Z"/>
        </w:trPr>
        <w:tc>
          <w:tcPr>
            <w:tcW w:w="8709" w:type="dxa"/>
            <w:gridSpan w:val="2"/>
            <w:shd w:val="clear" w:color="auto" w:fill="0D0D0D" w:themeFill="text1" w:themeFillTint="F2"/>
          </w:tcPr>
          <w:p w14:paraId="54D5C8DA" w14:textId="76A6528B" w:rsidR="00B630B4" w:rsidRPr="005D1738" w:rsidDel="00CE7262" w:rsidRDefault="00B630B4" w:rsidP="00AB5076">
            <w:pPr>
              <w:jc w:val="center"/>
              <w:rPr>
                <w:del w:id="687" w:author="Cuenta Microsoft" w:date="2016-05-20T11:30:00Z"/>
                <w:rFonts w:ascii="Times New Roman" w:hAnsi="Times New Roman" w:cs="Times New Roman"/>
                <w:b/>
                <w:color w:val="FFFFFF" w:themeColor="background1"/>
              </w:rPr>
            </w:pPr>
            <w:del w:id="688" w:author="Cuenta Microsoft" w:date="2016-05-20T11:30:00Z">
              <w:r w:rsidRPr="005D1738" w:rsidDel="00CE7262">
                <w:rPr>
                  <w:rFonts w:ascii="Times New Roman" w:hAnsi="Times New Roman" w:cs="Times New Roman"/>
                  <w:b/>
                  <w:color w:val="FFFFFF" w:themeColor="background1"/>
                </w:rPr>
                <w:delText>Imagen (fotografía, gráfica o ilustración)</w:delText>
              </w:r>
            </w:del>
          </w:p>
        </w:tc>
      </w:tr>
      <w:tr w:rsidR="00B630B4" w:rsidDel="00CE7262" w14:paraId="4112F430" w14:textId="70D3AE8E" w:rsidTr="00CE7262">
        <w:trPr>
          <w:trHeight w:val="69"/>
          <w:del w:id="689" w:author="Cuenta Microsoft" w:date="2016-05-20T11:30:00Z"/>
        </w:trPr>
        <w:tc>
          <w:tcPr>
            <w:tcW w:w="2603" w:type="dxa"/>
          </w:tcPr>
          <w:p w14:paraId="65B1FA1C" w14:textId="5CA0EEC3" w:rsidR="00B630B4" w:rsidRPr="00053744" w:rsidDel="00CE7262" w:rsidRDefault="00B630B4" w:rsidP="00AB5076">
            <w:pPr>
              <w:rPr>
                <w:del w:id="690" w:author="Cuenta Microsoft" w:date="2016-05-20T11:30:00Z"/>
                <w:rFonts w:ascii="Times New Roman" w:hAnsi="Times New Roman" w:cs="Times New Roman"/>
                <w:b/>
                <w:color w:val="000000"/>
                <w:sz w:val="18"/>
                <w:szCs w:val="18"/>
              </w:rPr>
            </w:pPr>
            <w:del w:id="691" w:author="Cuenta Microsoft" w:date="2016-05-20T11:30:00Z">
              <w:r w:rsidDel="00CE7262">
                <w:rPr>
                  <w:rFonts w:ascii="Times New Roman" w:hAnsi="Times New Roman" w:cs="Times New Roman"/>
                  <w:b/>
                  <w:color w:val="000000"/>
                  <w:sz w:val="18"/>
                  <w:szCs w:val="18"/>
                </w:rPr>
                <w:delText>Código</w:delText>
              </w:r>
            </w:del>
          </w:p>
        </w:tc>
        <w:tc>
          <w:tcPr>
            <w:tcW w:w="6106" w:type="dxa"/>
          </w:tcPr>
          <w:p w14:paraId="77D4FDA1" w14:textId="49EBA988" w:rsidR="00B630B4" w:rsidRPr="00E462B5" w:rsidDel="00CE7262" w:rsidRDefault="00B630B4" w:rsidP="00AB5076">
            <w:pPr>
              <w:rPr>
                <w:del w:id="692" w:author="Cuenta Microsoft" w:date="2016-05-20T11:30:00Z"/>
                <w:rFonts w:ascii="Times New Roman" w:hAnsi="Times New Roman" w:cs="Times New Roman"/>
                <w:b/>
                <w:color w:val="000000"/>
                <w:sz w:val="18"/>
                <w:szCs w:val="18"/>
              </w:rPr>
            </w:pPr>
            <w:del w:id="693" w:author="Cuenta Microsoft" w:date="2016-05-20T11:30:00Z">
              <w:r w:rsidRPr="00E462B5" w:rsidDel="00CE7262">
                <w:rPr>
                  <w:rFonts w:ascii="Times New Roman" w:hAnsi="Times New Roman" w:cs="Times New Roman"/>
                  <w:color w:val="000000"/>
                  <w:sz w:val="18"/>
                  <w:szCs w:val="18"/>
                </w:rPr>
                <w:delText>CS_10_02_IMG</w:delText>
              </w:r>
              <w:r w:rsidR="00FF73D3" w:rsidDel="00CE7262">
                <w:rPr>
                  <w:rFonts w:ascii="Times New Roman" w:hAnsi="Times New Roman" w:cs="Times New Roman"/>
                  <w:color w:val="000000"/>
                  <w:sz w:val="18"/>
                  <w:szCs w:val="18"/>
                </w:rPr>
                <w:delText>21</w:delText>
              </w:r>
            </w:del>
          </w:p>
        </w:tc>
      </w:tr>
      <w:tr w:rsidR="00B630B4" w:rsidDel="00CE7262" w14:paraId="1173C9DE" w14:textId="2C5FCEAA" w:rsidTr="00CE7262">
        <w:trPr>
          <w:trHeight w:val="71"/>
          <w:del w:id="694" w:author="Cuenta Microsoft" w:date="2016-05-20T11:30:00Z"/>
        </w:trPr>
        <w:tc>
          <w:tcPr>
            <w:tcW w:w="2603" w:type="dxa"/>
          </w:tcPr>
          <w:p w14:paraId="0F2EA218" w14:textId="39D5E288" w:rsidR="00B630B4" w:rsidDel="00CE7262" w:rsidRDefault="00B630B4" w:rsidP="00AB5076">
            <w:pPr>
              <w:rPr>
                <w:del w:id="695" w:author="Cuenta Microsoft" w:date="2016-05-20T11:30:00Z"/>
                <w:rFonts w:ascii="Times New Roman" w:hAnsi="Times New Roman" w:cs="Times New Roman"/>
                <w:color w:val="000000"/>
              </w:rPr>
            </w:pPr>
            <w:del w:id="696" w:author="Cuenta Microsoft" w:date="2016-05-20T11:30:00Z">
              <w:r w:rsidRPr="00053744" w:rsidDel="00CE7262">
                <w:rPr>
                  <w:rFonts w:ascii="Times New Roman" w:hAnsi="Times New Roman" w:cs="Times New Roman"/>
                  <w:b/>
                  <w:color w:val="000000"/>
                  <w:sz w:val="18"/>
                  <w:szCs w:val="18"/>
                </w:rPr>
                <w:delText>Descripción</w:delText>
              </w:r>
            </w:del>
          </w:p>
        </w:tc>
        <w:tc>
          <w:tcPr>
            <w:tcW w:w="6106" w:type="dxa"/>
          </w:tcPr>
          <w:p w14:paraId="0B0D1F3B" w14:textId="523A9480" w:rsidR="00B630B4" w:rsidRPr="00E462B5" w:rsidDel="00CE7262" w:rsidRDefault="001646E8" w:rsidP="00AB5076">
            <w:pPr>
              <w:rPr>
                <w:del w:id="697" w:author="Cuenta Microsoft" w:date="2016-05-20T11:30:00Z"/>
                <w:rFonts w:ascii="Times New Roman" w:hAnsi="Times New Roman" w:cs="Times New Roman"/>
                <w:color w:val="000000"/>
                <w:sz w:val="18"/>
                <w:szCs w:val="18"/>
              </w:rPr>
            </w:pPr>
            <w:del w:id="698" w:author="Cuenta Microsoft" w:date="2016-05-20T11:30:00Z">
              <w:r w:rsidDel="00CE7262">
                <w:rPr>
                  <w:rFonts w:ascii="Times New Roman" w:hAnsi="Times New Roman" w:cs="Times New Roman"/>
                  <w:color w:val="000000"/>
                  <w:sz w:val="18"/>
                  <w:szCs w:val="18"/>
                </w:rPr>
                <w:delText>Fotos de la Primavera árabe</w:delText>
              </w:r>
            </w:del>
          </w:p>
        </w:tc>
      </w:tr>
      <w:tr w:rsidR="00B630B4" w:rsidDel="00CE7262" w14:paraId="1B6ABB26" w14:textId="0539B45B" w:rsidTr="00CE7262">
        <w:trPr>
          <w:trHeight w:val="1612"/>
          <w:del w:id="699" w:author="Cuenta Microsoft" w:date="2016-05-20T11:30:00Z"/>
        </w:trPr>
        <w:tc>
          <w:tcPr>
            <w:tcW w:w="2603" w:type="dxa"/>
          </w:tcPr>
          <w:p w14:paraId="2213FC4D" w14:textId="119B372B" w:rsidR="00B630B4" w:rsidDel="00CE7262" w:rsidRDefault="00B630B4" w:rsidP="00AB5076">
            <w:pPr>
              <w:rPr>
                <w:del w:id="700" w:author="Cuenta Microsoft" w:date="2016-05-20T11:30:00Z"/>
                <w:rFonts w:ascii="Times New Roman" w:hAnsi="Times New Roman" w:cs="Times New Roman"/>
                <w:color w:val="000000"/>
              </w:rPr>
            </w:pPr>
            <w:del w:id="701" w:author="Cuenta Microsoft" w:date="2016-05-20T11:30:00Z">
              <w:r w:rsidRPr="00053744" w:rsidDel="00CE7262">
                <w:rPr>
                  <w:rFonts w:ascii="Times New Roman" w:hAnsi="Times New Roman" w:cs="Times New Roman"/>
                  <w:b/>
                  <w:color w:val="000000"/>
                  <w:sz w:val="18"/>
                  <w:szCs w:val="18"/>
                </w:rPr>
                <w:delText>Código Shutterstock (o URL</w:delText>
              </w:r>
              <w:r w:rsidDel="00CE7262">
                <w:rPr>
                  <w:rFonts w:ascii="Times New Roman" w:hAnsi="Times New Roman" w:cs="Times New Roman"/>
                  <w:b/>
                  <w:color w:val="000000"/>
                  <w:sz w:val="18"/>
                  <w:szCs w:val="18"/>
                </w:rPr>
                <w:delText xml:space="preserve"> o la ruta en AulaPlaneta</w:delText>
              </w:r>
              <w:r w:rsidRPr="00053744" w:rsidDel="00CE7262">
                <w:rPr>
                  <w:rFonts w:ascii="Times New Roman" w:hAnsi="Times New Roman" w:cs="Times New Roman"/>
                  <w:b/>
                  <w:color w:val="000000"/>
                  <w:sz w:val="18"/>
                  <w:szCs w:val="18"/>
                </w:rPr>
                <w:delText>)</w:delText>
              </w:r>
            </w:del>
          </w:p>
        </w:tc>
        <w:tc>
          <w:tcPr>
            <w:tcW w:w="6106" w:type="dxa"/>
          </w:tcPr>
          <w:p w14:paraId="73C2E7B7" w14:textId="3BF0B146" w:rsidR="00B630B4" w:rsidDel="00CE7262" w:rsidRDefault="001646E8" w:rsidP="00AB5076">
            <w:pPr>
              <w:rPr>
                <w:del w:id="702" w:author="Cuenta Microsoft" w:date="2016-05-20T11:30:00Z"/>
                <w:rFonts w:ascii="Times New Roman" w:hAnsi="Times New Roman" w:cs="Times New Roman"/>
                <w:color w:val="000000"/>
                <w:sz w:val="18"/>
                <w:szCs w:val="18"/>
              </w:rPr>
            </w:pPr>
            <w:del w:id="703" w:author="Cuenta Microsoft" w:date="2016-05-20T11:30:00Z">
              <w:r w:rsidDel="00CE7262">
                <w:rPr>
                  <w:noProof/>
                  <w:lang w:eastAsia="es-CO"/>
                </w:rPr>
                <w:drawing>
                  <wp:inline distT="0" distB="0" distL="0" distR="0" wp14:anchorId="177F5AF8" wp14:editId="0BD1920C">
                    <wp:extent cx="724277" cy="511639"/>
                    <wp:effectExtent l="0" t="0" r="0" b="3175"/>
                    <wp:docPr id="18" name="Imagen 18" descr="http://thumb7.shutterstock.com/display_pic_with_logo/814174/161912165/stock-photo-azaz-syria-august-a-destroyed-tank-in-front-of-a-similarly-ruined-mosque-16191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7.shutterstock.com/display_pic_with_logo/814174/161912165/stock-photo-azaz-syria-august-a-destroyed-tank-in-front-of-a-similarly-ruined-mosque-16191216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7958" cy="514239"/>
                            </a:xfrm>
                            <a:prstGeom prst="rect">
                              <a:avLst/>
                            </a:prstGeom>
                            <a:noFill/>
                            <a:ln>
                              <a:noFill/>
                            </a:ln>
                          </pic:spPr>
                        </pic:pic>
                      </a:graphicData>
                    </a:graphic>
                  </wp:inline>
                </w:drawing>
              </w:r>
            </w:del>
          </w:p>
          <w:p w14:paraId="17405E34" w14:textId="69CD54C3" w:rsidR="001646E8" w:rsidRPr="00E462B5" w:rsidDel="00CE7262" w:rsidRDefault="00790A53" w:rsidP="00AB5076">
            <w:pPr>
              <w:rPr>
                <w:del w:id="704" w:author="Cuenta Microsoft" w:date="2016-05-20T11:30:00Z"/>
                <w:rFonts w:ascii="Times New Roman" w:hAnsi="Times New Roman" w:cs="Times New Roman"/>
                <w:color w:val="000000"/>
                <w:sz w:val="18"/>
                <w:szCs w:val="18"/>
              </w:rPr>
            </w:pPr>
            <w:ins w:id="705" w:author="Lilia Carvajal" w:date="2016-05-18T19:08:00Z">
              <w:del w:id="706" w:author="Cuenta Microsoft" w:date="2016-05-20T11:30:00Z">
                <w:r w:rsidDel="00CE7262">
                  <w:rPr>
                    <w:rFonts w:ascii="Times New Roman" w:hAnsi="Times New Roman" w:cs="Times New Roman"/>
                    <w:color w:val="000000"/>
                    <w:sz w:val="18"/>
                    <w:szCs w:val="18"/>
                  </w:rPr>
                  <w:fldChar w:fldCharType="begin"/>
                </w:r>
                <w:r w:rsidDel="00CE7262">
                  <w:rPr>
                    <w:rFonts w:ascii="Times New Roman" w:hAnsi="Times New Roman" w:cs="Times New Roman"/>
                    <w:color w:val="000000"/>
                    <w:sz w:val="18"/>
                    <w:szCs w:val="18"/>
                  </w:rPr>
                  <w:delInstrText xml:space="preserve"> HYPERLINK "</w:delInstrText>
                </w:r>
              </w:del>
            </w:ins>
            <w:del w:id="707" w:author="Cuenta Microsoft" w:date="2016-05-20T11:30:00Z">
              <w:r w:rsidRPr="001646E8" w:rsidDel="00CE7262">
                <w:rPr>
                  <w:rFonts w:ascii="Times New Roman" w:hAnsi="Times New Roman" w:cs="Times New Roman"/>
                  <w:color w:val="000000"/>
                  <w:sz w:val="18"/>
                  <w:szCs w:val="18"/>
                </w:rPr>
                <w:delInstrText>http://thumb7.shutterstock.com/display_pic_with_logo/814174/161912165/stock-photo-azaz-syria-august-a-destroyed-tank-in-front-of-a-similarly-ruined-mosque-161912165.jpg</w:delInstrText>
              </w:r>
            </w:del>
            <w:ins w:id="708" w:author="Lilia Carvajal" w:date="2016-05-18T19:08:00Z">
              <w:del w:id="709" w:author="Cuenta Microsoft" w:date="2016-05-20T11:30:00Z">
                <w:r w:rsidDel="00CE7262">
                  <w:rPr>
                    <w:rFonts w:ascii="Times New Roman" w:hAnsi="Times New Roman" w:cs="Times New Roman"/>
                    <w:color w:val="000000"/>
                    <w:sz w:val="18"/>
                    <w:szCs w:val="18"/>
                  </w:rPr>
                  <w:delInstrText xml:space="preserve">" </w:delInstrText>
                </w:r>
                <w:r w:rsidDel="00CE7262">
                  <w:rPr>
                    <w:rFonts w:ascii="Times New Roman" w:hAnsi="Times New Roman" w:cs="Times New Roman"/>
                    <w:color w:val="000000"/>
                    <w:sz w:val="18"/>
                    <w:szCs w:val="18"/>
                  </w:rPr>
                  <w:fldChar w:fldCharType="separate"/>
                </w:r>
              </w:del>
            </w:ins>
            <w:del w:id="710" w:author="Cuenta Microsoft" w:date="2016-05-20T11:30:00Z">
              <w:r w:rsidRPr="00F95FDF" w:rsidDel="00CE7262">
                <w:rPr>
                  <w:rStyle w:val="Hipervnculo"/>
                  <w:rFonts w:ascii="Times New Roman" w:hAnsi="Times New Roman" w:cs="Times New Roman"/>
                  <w:sz w:val="18"/>
                  <w:szCs w:val="18"/>
                </w:rPr>
                <w:delText>http://thumb7.shutterstock.com/display_pic_with_logo/814174/161912165/stock-photo-azaz-syria-august-a-destroyed-tank-in-front-of-a-similarly-ruined-mosque-161912165.jpg</w:delText>
              </w:r>
            </w:del>
            <w:ins w:id="711" w:author="Lilia Carvajal" w:date="2016-05-18T19:08:00Z">
              <w:del w:id="712" w:author="Cuenta Microsoft" w:date="2016-05-20T11:30:00Z">
                <w:r w:rsidDel="00CE7262">
                  <w:rPr>
                    <w:rFonts w:ascii="Times New Roman" w:hAnsi="Times New Roman" w:cs="Times New Roman"/>
                    <w:color w:val="000000"/>
                    <w:sz w:val="18"/>
                    <w:szCs w:val="18"/>
                  </w:rPr>
                  <w:fldChar w:fldCharType="end"/>
                </w:r>
              </w:del>
            </w:ins>
          </w:p>
        </w:tc>
      </w:tr>
      <w:tr w:rsidR="00B630B4" w:rsidDel="00CE7262" w14:paraId="7BC51F13" w14:textId="181842EF" w:rsidTr="00CE7262">
        <w:trPr>
          <w:trHeight w:val="71"/>
          <w:del w:id="713" w:author="Cuenta Microsoft" w:date="2016-05-20T11:30:00Z"/>
        </w:trPr>
        <w:tc>
          <w:tcPr>
            <w:tcW w:w="2603" w:type="dxa"/>
          </w:tcPr>
          <w:p w14:paraId="689A5481" w14:textId="5B081E31" w:rsidR="00B630B4" w:rsidDel="00CE7262" w:rsidRDefault="00B630B4" w:rsidP="00AB5076">
            <w:pPr>
              <w:rPr>
                <w:del w:id="714" w:author="Cuenta Microsoft" w:date="2016-05-20T11:30:00Z"/>
                <w:rFonts w:ascii="Times New Roman" w:hAnsi="Times New Roman" w:cs="Times New Roman"/>
                <w:color w:val="000000"/>
              </w:rPr>
            </w:pPr>
            <w:del w:id="715" w:author="Cuenta Microsoft" w:date="2016-05-20T11:30:00Z">
              <w:r w:rsidRPr="00053744" w:rsidDel="00CE7262">
                <w:rPr>
                  <w:rFonts w:ascii="Times New Roman" w:hAnsi="Times New Roman" w:cs="Times New Roman"/>
                  <w:b/>
                  <w:color w:val="000000"/>
                  <w:sz w:val="18"/>
                  <w:szCs w:val="18"/>
                </w:rPr>
                <w:delText>Pie de imagen</w:delText>
              </w:r>
            </w:del>
          </w:p>
        </w:tc>
        <w:tc>
          <w:tcPr>
            <w:tcW w:w="6106" w:type="dxa"/>
          </w:tcPr>
          <w:p w14:paraId="03A8BF72" w14:textId="24C797D3" w:rsidR="00B630B4" w:rsidRPr="00E462B5" w:rsidDel="00CE7262" w:rsidRDefault="001646E8" w:rsidP="001646E8">
            <w:pPr>
              <w:rPr>
                <w:del w:id="716" w:author="Cuenta Microsoft" w:date="2016-05-20T11:30:00Z"/>
                <w:rFonts w:ascii="Times New Roman" w:hAnsi="Times New Roman" w:cs="Times New Roman"/>
                <w:color w:val="000000"/>
                <w:sz w:val="18"/>
                <w:szCs w:val="18"/>
              </w:rPr>
            </w:pPr>
            <w:del w:id="717" w:author="Cuenta Microsoft" w:date="2016-05-20T11:30:00Z">
              <w:r w:rsidRPr="001646E8" w:rsidDel="00CE7262">
                <w:rPr>
                  <w:rFonts w:ascii="Times New Roman" w:hAnsi="Times New Roman" w:cs="Times New Roman"/>
                  <w:color w:val="000000"/>
                  <w:sz w:val="18"/>
                  <w:szCs w:val="18"/>
                </w:rPr>
                <w:delText xml:space="preserve">La Primavera </w:delText>
              </w:r>
              <w:r w:rsidR="00F21AEF" w:rsidDel="00CE7262">
                <w:rPr>
                  <w:rFonts w:ascii="Times New Roman" w:hAnsi="Times New Roman" w:cs="Times New Roman"/>
                  <w:color w:val="000000"/>
                  <w:sz w:val="18"/>
                  <w:szCs w:val="18"/>
                </w:rPr>
                <w:delText>á</w:delText>
              </w:r>
              <w:r w:rsidRPr="001646E8" w:rsidDel="00CE7262">
                <w:rPr>
                  <w:rFonts w:ascii="Times New Roman" w:hAnsi="Times New Roman" w:cs="Times New Roman"/>
                  <w:color w:val="000000"/>
                  <w:sz w:val="18"/>
                  <w:szCs w:val="18"/>
                </w:rPr>
                <w:delText>rabe</w:delText>
              </w:r>
              <w:r w:rsidDel="00CE7262">
                <w:rPr>
                  <w:rFonts w:ascii="Times New Roman" w:hAnsi="Times New Roman" w:cs="Times New Roman"/>
                  <w:color w:val="000000"/>
                  <w:sz w:val="18"/>
                  <w:szCs w:val="18"/>
                </w:rPr>
                <w:delText xml:space="preserve"> comenzó como una serie de </w:delText>
              </w:r>
              <w:r w:rsidRPr="001646E8" w:rsidDel="00CE7262">
                <w:rPr>
                  <w:rFonts w:ascii="Times New Roman" w:hAnsi="Times New Roman" w:cs="Times New Roman"/>
                  <w:color w:val="000000"/>
                  <w:sz w:val="18"/>
                  <w:szCs w:val="18"/>
                </w:rPr>
                <w:delText>protestas populares</w:delText>
              </w:r>
              <w:r w:rsidR="00087596" w:rsidDel="00CE7262">
                <w:rPr>
                  <w:rFonts w:ascii="Times New Roman" w:hAnsi="Times New Roman" w:cs="Times New Roman"/>
                  <w:color w:val="000000"/>
                  <w:sz w:val="18"/>
                  <w:szCs w:val="18"/>
                </w:rPr>
                <w:delText xml:space="preserve"> en Túnez</w:delText>
              </w:r>
              <w:r w:rsidRPr="001646E8" w:rsidDel="00CE7262">
                <w:rPr>
                  <w:rFonts w:ascii="Times New Roman" w:hAnsi="Times New Roman" w:cs="Times New Roman"/>
                  <w:color w:val="000000"/>
                  <w:sz w:val="18"/>
                  <w:szCs w:val="18"/>
                </w:rPr>
                <w:delText xml:space="preserve">, </w:delText>
              </w:r>
              <w:r w:rsidDel="00CE7262">
                <w:rPr>
                  <w:rFonts w:ascii="Times New Roman" w:hAnsi="Times New Roman" w:cs="Times New Roman"/>
                  <w:color w:val="000000"/>
                  <w:sz w:val="18"/>
                  <w:szCs w:val="18"/>
                </w:rPr>
                <w:delText xml:space="preserve">pero </w:delText>
              </w:r>
              <w:r w:rsidRPr="001646E8" w:rsidDel="00CE7262">
                <w:rPr>
                  <w:rFonts w:ascii="Times New Roman" w:hAnsi="Times New Roman" w:cs="Times New Roman"/>
                  <w:color w:val="000000"/>
                  <w:sz w:val="18"/>
                  <w:szCs w:val="18"/>
                </w:rPr>
                <w:delText>en varios pa</w:delText>
              </w:r>
              <w:r w:rsidRPr="001646E8" w:rsidDel="00CE7262">
                <w:rPr>
                  <w:rFonts w:ascii="Times New Roman" w:hAnsi="Times New Roman" w:cs="Times New Roman" w:hint="cs"/>
                  <w:color w:val="000000"/>
                  <w:sz w:val="18"/>
                  <w:szCs w:val="18"/>
                </w:rPr>
                <w:delText>í</w:delText>
              </w:r>
              <w:r w:rsidRPr="001646E8" w:rsidDel="00CE7262">
                <w:rPr>
                  <w:rFonts w:ascii="Times New Roman" w:hAnsi="Times New Roman" w:cs="Times New Roman"/>
                  <w:color w:val="000000"/>
                  <w:sz w:val="18"/>
                  <w:szCs w:val="18"/>
                </w:rPr>
                <w:delText xml:space="preserve">ses </w:delText>
              </w:r>
              <w:r w:rsidDel="00CE7262">
                <w:rPr>
                  <w:rFonts w:ascii="Times New Roman" w:hAnsi="Times New Roman" w:cs="Times New Roman"/>
                  <w:color w:val="000000"/>
                  <w:sz w:val="18"/>
                  <w:szCs w:val="18"/>
                </w:rPr>
                <w:delText xml:space="preserve">las manifestaciones crecieron </w:delText>
              </w:r>
              <w:r w:rsidRPr="001646E8" w:rsidDel="00CE7262">
                <w:rPr>
                  <w:rFonts w:ascii="Times New Roman" w:hAnsi="Times New Roman" w:cs="Times New Roman"/>
                  <w:color w:val="000000"/>
                  <w:sz w:val="18"/>
                  <w:szCs w:val="18"/>
                </w:rPr>
                <w:delText>sistem</w:delText>
              </w:r>
              <w:r w:rsidRPr="001646E8" w:rsidDel="00CE7262">
                <w:rPr>
                  <w:rFonts w:ascii="Times New Roman" w:hAnsi="Times New Roman" w:cs="Times New Roman" w:hint="cs"/>
                  <w:color w:val="000000"/>
                  <w:sz w:val="18"/>
                  <w:szCs w:val="18"/>
                </w:rPr>
                <w:delText>á</w:delText>
              </w:r>
              <w:r w:rsidRPr="001646E8" w:rsidDel="00CE7262">
                <w:rPr>
                  <w:rFonts w:ascii="Times New Roman" w:hAnsi="Times New Roman" w:cs="Times New Roman"/>
                  <w:color w:val="000000"/>
                  <w:sz w:val="18"/>
                  <w:szCs w:val="18"/>
                </w:rPr>
                <w:delText xml:space="preserve">ticamente y el alzamiento civil </w:delText>
              </w:r>
              <w:r w:rsidDel="00CE7262">
                <w:rPr>
                  <w:rFonts w:ascii="Times New Roman" w:hAnsi="Times New Roman" w:cs="Times New Roman"/>
                  <w:color w:val="000000"/>
                  <w:sz w:val="18"/>
                  <w:szCs w:val="18"/>
                </w:rPr>
                <w:delText>adquirió grandes proporciones,</w:delText>
              </w:r>
              <w:r w:rsidR="00087596" w:rsidDel="00CE7262">
                <w:rPr>
                  <w:rFonts w:ascii="Times New Roman" w:hAnsi="Times New Roman" w:cs="Times New Roman"/>
                  <w:color w:val="000000"/>
                  <w:sz w:val="18"/>
                  <w:szCs w:val="18"/>
                </w:rPr>
                <w:delText xml:space="preserve"> conduciendo a insurrecciones armadas en países como Siria, Yemen y Libia, las cuales se prolongan</w:delText>
              </w:r>
              <w:r w:rsidDel="00CE7262">
                <w:rPr>
                  <w:rFonts w:ascii="Times New Roman" w:hAnsi="Times New Roman" w:cs="Times New Roman"/>
                  <w:color w:val="000000"/>
                  <w:sz w:val="18"/>
                  <w:szCs w:val="18"/>
                </w:rPr>
                <w:delText xml:space="preserve"> hasta</w:delText>
              </w:r>
              <w:r w:rsidR="00087596" w:rsidDel="00CE7262">
                <w:rPr>
                  <w:rFonts w:ascii="Times New Roman" w:hAnsi="Times New Roman" w:cs="Times New Roman"/>
                  <w:color w:val="000000"/>
                  <w:sz w:val="18"/>
                  <w:szCs w:val="18"/>
                </w:rPr>
                <w:delText xml:space="preserve"> el día de</w:delText>
              </w:r>
              <w:r w:rsidDel="00CE7262">
                <w:rPr>
                  <w:rFonts w:ascii="Times New Roman" w:hAnsi="Times New Roman" w:cs="Times New Roman"/>
                  <w:color w:val="000000"/>
                  <w:sz w:val="18"/>
                  <w:szCs w:val="18"/>
                </w:rPr>
                <w:delText xml:space="preserve"> hoy</w:delText>
              </w:r>
              <w:r w:rsidRPr="001646E8" w:rsidDel="00CE7262">
                <w:rPr>
                  <w:rFonts w:ascii="Times New Roman" w:hAnsi="Times New Roman" w:cs="Times New Roman"/>
                  <w:color w:val="000000"/>
                  <w:sz w:val="18"/>
                  <w:szCs w:val="18"/>
                </w:rPr>
                <w:delText>.</w:delText>
              </w:r>
            </w:del>
          </w:p>
        </w:tc>
      </w:tr>
      <w:tr w:rsidR="00CE7262" w:rsidRPr="005D1738" w14:paraId="7132882E" w14:textId="77777777" w:rsidTr="00CE7262">
        <w:trPr>
          <w:trHeight w:val="86"/>
          <w:ins w:id="718" w:author="Cuenta Microsoft" w:date="2016-05-20T11:30:00Z"/>
        </w:trPr>
        <w:tc>
          <w:tcPr>
            <w:tcW w:w="8709" w:type="dxa"/>
            <w:gridSpan w:val="2"/>
            <w:shd w:val="clear" w:color="auto" w:fill="0D0D0D" w:themeFill="text1" w:themeFillTint="F2"/>
          </w:tcPr>
          <w:p w14:paraId="499195F4" w14:textId="77777777" w:rsidR="00CE7262" w:rsidRPr="005D1738" w:rsidRDefault="00CE7262" w:rsidP="00C00E85">
            <w:pPr>
              <w:jc w:val="center"/>
              <w:rPr>
                <w:ins w:id="719" w:author="Cuenta Microsoft" w:date="2016-05-20T11:30:00Z"/>
                <w:rFonts w:ascii="Times New Roman" w:hAnsi="Times New Roman" w:cs="Times New Roman"/>
                <w:b/>
                <w:color w:val="FFFFFF" w:themeColor="background1"/>
              </w:rPr>
            </w:pPr>
            <w:ins w:id="720" w:author="Cuenta Microsoft" w:date="2016-05-20T11:30:00Z">
              <w:r w:rsidRPr="005D1738">
                <w:rPr>
                  <w:rFonts w:ascii="Times New Roman" w:hAnsi="Times New Roman" w:cs="Times New Roman"/>
                  <w:b/>
                  <w:color w:val="FFFFFF" w:themeColor="background1"/>
                </w:rPr>
                <w:t>Imagen (fotografía, gráfica o ilustración)</w:t>
              </w:r>
            </w:ins>
          </w:p>
        </w:tc>
      </w:tr>
      <w:tr w:rsidR="00CE7262" w14:paraId="326B03D3" w14:textId="77777777" w:rsidTr="00CE7262">
        <w:trPr>
          <w:trHeight w:val="69"/>
          <w:ins w:id="721" w:author="Cuenta Microsoft" w:date="2016-05-20T11:30:00Z"/>
        </w:trPr>
        <w:tc>
          <w:tcPr>
            <w:tcW w:w="2603" w:type="dxa"/>
          </w:tcPr>
          <w:p w14:paraId="3A9F450C" w14:textId="77777777" w:rsidR="00CE7262" w:rsidRPr="00053744" w:rsidRDefault="00CE7262" w:rsidP="00C00E85">
            <w:pPr>
              <w:rPr>
                <w:ins w:id="722" w:author="Cuenta Microsoft" w:date="2016-05-20T11:30:00Z"/>
                <w:rFonts w:ascii="Times New Roman" w:hAnsi="Times New Roman" w:cs="Times New Roman"/>
                <w:b/>
                <w:color w:val="000000"/>
                <w:sz w:val="18"/>
                <w:szCs w:val="18"/>
              </w:rPr>
            </w:pPr>
            <w:ins w:id="723" w:author="Cuenta Microsoft" w:date="2016-05-20T11:30:00Z">
              <w:r>
                <w:rPr>
                  <w:rFonts w:ascii="Times New Roman" w:hAnsi="Times New Roman" w:cs="Times New Roman"/>
                  <w:b/>
                  <w:color w:val="000000"/>
                  <w:sz w:val="18"/>
                  <w:szCs w:val="18"/>
                </w:rPr>
                <w:t>Código</w:t>
              </w:r>
            </w:ins>
          </w:p>
        </w:tc>
        <w:tc>
          <w:tcPr>
            <w:tcW w:w="6106" w:type="dxa"/>
          </w:tcPr>
          <w:p w14:paraId="0B28AC6A" w14:textId="77777777" w:rsidR="00CE7262" w:rsidRPr="00E462B5" w:rsidRDefault="00CE7262" w:rsidP="00C00E85">
            <w:pPr>
              <w:rPr>
                <w:ins w:id="724" w:author="Cuenta Microsoft" w:date="2016-05-20T11:30:00Z"/>
                <w:rFonts w:ascii="Times New Roman" w:hAnsi="Times New Roman" w:cs="Times New Roman"/>
                <w:b/>
                <w:color w:val="000000"/>
                <w:sz w:val="18"/>
                <w:szCs w:val="18"/>
              </w:rPr>
            </w:pPr>
            <w:ins w:id="725" w:author="Cuenta Microsoft" w:date="2016-05-20T11:30: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09</w:t>
              </w:r>
            </w:ins>
          </w:p>
        </w:tc>
      </w:tr>
      <w:tr w:rsidR="00CE7262" w14:paraId="2BAE3F33" w14:textId="77777777" w:rsidTr="00CE7262">
        <w:trPr>
          <w:trHeight w:val="71"/>
          <w:ins w:id="726" w:author="Cuenta Microsoft" w:date="2016-05-20T11:30:00Z"/>
        </w:trPr>
        <w:tc>
          <w:tcPr>
            <w:tcW w:w="2603" w:type="dxa"/>
          </w:tcPr>
          <w:p w14:paraId="4E7E7AA9" w14:textId="77777777" w:rsidR="00CE7262" w:rsidRDefault="00CE7262" w:rsidP="00C00E85">
            <w:pPr>
              <w:rPr>
                <w:ins w:id="727" w:author="Cuenta Microsoft" w:date="2016-05-20T11:30:00Z"/>
                <w:rFonts w:ascii="Times New Roman" w:hAnsi="Times New Roman" w:cs="Times New Roman"/>
                <w:color w:val="000000"/>
              </w:rPr>
            </w:pPr>
            <w:ins w:id="728" w:author="Cuenta Microsoft" w:date="2016-05-20T11:30:00Z">
              <w:r w:rsidRPr="00053744">
                <w:rPr>
                  <w:rFonts w:ascii="Times New Roman" w:hAnsi="Times New Roman" w:cs="Times New Roman"/>
                  <w:b/>
                  <w:color w:val="000000"/>
                  <w:sz w:val="18"/>
                  <w:szCs w:val="18"/>
                </w:rPr>
                <w:t>Descripción</w:t>
              </w:r>
            </w:ins>
          </w:p>
        </w:tc>
        <w:tc>
          <w:tcPr>
            <w:tcW w:w="6106" w:type="dxa"/>
          </w:tcPr>
          <w:p w14:paraId="65348A65" w14:textId="77777777" w:rsidR="00CE7262" w:rsidRPr="00E462B5" w:rsidRDefault="00CE7262" w:rsidP="00C00E85">
            <w:pPr>
              <w:rPr>
                <w:ins w:id="729" w:author="Cuenta Microsoft" w:date="2016-05-20T11:30:00Z"/>
                <w:rFonts w:ascii="Times New Roman" w:hAnsi="Times New Roman" w:cs="Times New Roman"/>
                <w:color w:val="000000"/>
                <w:sz w:val="18"/>
                <w:szCs w:val="18"/>
              </w:rPr>
            </w:pPr>
            <w:ins w:id="730" w:author="Cuenta Microsoft" w:date="2016-05-20T11:30:00Z">
              <w:r>
                <w:rPr>
                  <w:rFonts w:ascii="Times New Roman" w:hAnsi="Times New Roman" w:cs="Times New Roman"/>
                  <w:color w:val="000000"/>
                  <w:sz w:val="18"/>
                  <w:szCs w:val="18"/>
                </w:rPr>
                <w:t>Foto de la Guerra Civil Siria</w:t>
              </w:r>
            </w:ins>
          </w:p>
        </w:tc>
      </w:tr>
      <w:tr w:rsidR="00CE7262" w14:paraId="76B2C09C" w14:textId="77777777" w:rsidTr="00CE7262">
        <w:trPr>
          <w:trHeight w:val="1612"/>
          <w:ins w:id="731" w:author="Cuenta Microsoft" w:date="2016-05-20T11:30:00Z"/>
        </w:trPr>
        <w:tc>
          <w:tcPr>
            <w:tcW w:w="2603" w:type="dxa"/>
          </w:tcPr>
          <w:p w14:paraId="56BB60B1" w14:textId="77777777" w:rsidR="00CE7262" w:rsidRDefault="00CE7262" w:rsidP="00C00E85">
            <w:pPr>
              <w:rPr>
                <w:ins w:id="732" w:author="Cuenta Microsoft" w:date="2016-05-20T11:30:00Z"/>
                <w:rFonts w:ascii="Times New Roman" w:hAnsi="Times New Roman" w:cs="Times New Roman"/>
                <w:color w:val="000000"/>
              </w:rPr>
            </w:pPr>
            <w:ins w:id="733" w:author="Cuenta Microsoft" w:date="2016-05-20T11:30: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106" w:type="dxa"/>
          </w:tcPr>
          <w:p w14:paraId="6D7945FB" w14:textId="77777777" w:rsidR="00CE7262" w:rsidRDefault="00CE7262" w:rsidP="00C00E85">
            <w:pPr>
              <w:rPr>
                <w:ins w:id="734" w:author="Cuenta Microsoft" w:date="2016-05-20T11:30:00Z"/>
                <w:rFonts w:ascii="Times New Roman" w:hAnsi="Times New Roman" w:cs="Times New Roman"/>
                <w:color w:val="000000"/>
                <w:sz w:val="18"/>
                <w:szCs w:val="18"/>
              </w:rPr>
            </w:pPr>
            <w:ins w:id="735" w:author="Cuenta Microsoft" w:date="2016-05-20T11:30:00Z">
              <w:r>
                <w:rPr>
                  <w:noProof/>
                  <w:lang w:eastAsia="es-CO"/>
                </w:rPr>
                <w:drawing>
                  <wp:inline distT="0" distB="0" distL="0" distR="0" wp14:anchorId="405AEB97" wp14:editId="7B0CDCC3">
                    <wp:extent cx="724277" cy="511639"/>
                    <wp:effectExtent l="0" t="0" r="0" b="3175"/>
                    <wp:docPr id="9" name="Imagen 9" descr="http://thumb7.shutterstock.com/display_pic_with_logo/814174/161912165/stock-photo-azaz-syria-august-a-destroyed-tank-in-front-of-a-similarly-ruined-mosque-16191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7.shutterstock.com/display_pic_with_logo/814174/161912165/stock-photo-azaz-syria-august-a-destroyed-tank-in-front-of-a-similarly-ruined-mosque-16191216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7958" cy="514239"/>
                            </a:xfrm>
                            <a:prstGeom prst="rect">
                              <a:avLst/>
                            </a:prstGeom>
                            <a:noFill/>
                            <a:ln>
                              <a:noFill/>
                            </a:ln>
                          </pic:spPr>
                        </pic:pic>
                      </a:graphicData>
                    </a:graphic>
                  </wp:inline>
                </w:drawing>
              </w:r>
            </w:ins>
          </w:p>
          <w:p w14:paraId="607EACA9" w14:textId="77777777" w:rsidR="00CE7262" w:rsidRPr="00E462B5" w:rsidRDefault="00CE7262" w:rsidP="00C00E85">
            <w:pPr>
              <w:rPr>
                <w:ins w:id="736" w:author="Cuenta Microsoft" w:date="2016-05-20T11:30:00Z"/>
                <w:rFonts w:ascii="Times New Roman" w:hAnsi="Times New Roman" w:cs="Times New Roman"/>
                <w:color w:val="000000"/>
                <w:sz w:val="18"/>
                <w:szCs w:val="18"/>
              </w:rPr>
            </w:pPr>
            <w:ins w:id="737" w:author="Cuenta Microsoft" w:date="2016-05-20T11:30:00Z">
              <w:r>
                <w:fldChar w:fldCharType="begin"/>
              </w:r>
              <w:r>
                <w:instrText xml:space="preserve"> HYPERLINK "http://thumb7.shutterstock.com/display_pic_with_logo/814174/161912165/stock-photo-azaz-syria-august-a-destroyed-tank-in-front-of-a-similarly-ruined-mosque-161912165.jpg" </w:instrText>
              </w:r>
              <w:r>
                <w:fldChar w:fldCharType="separate"/>
              </w:r>
              <w:r w:rsidRPr="00770F6B">
                <w:rPr>
                  <w:rStyle w:val="Hipervnculo"/>
                  <w:rFonts w:ascii="Times New Roman" w:hAnsi="Times New Roman" w:cs="Times New Roman"/>
                  <w:sz w:val="18"/>
                  <w:szCs w:val="18"/>
                </w:rPr>
                <w:t>http://thumb7.shutterstock.com/display_pic_with_logo/814174/161912165/stock-photo-azaz-syria-august-a-destroyed-tank-in-front-of-a-similarly-ruined-mosque-161912165.jpg</w:t>
              </w:r>
              <w:r>
                <w:rPr>
                  <w:rStyle w:val="Hipervnculo"/>
                  <w:rFonts w:ascii="Times New Roman" w:hAnsi="Times New Roman" w:cs="Times New Roman"/>
                  <w:sz w:val="18"/>
                  <w:szCs w:val="18"/>
                </w:rPr>
                <w:fldChar w:fldCharType="end"/>
              </w:r>
            </w:ins>
          </w:p>
        </w:tc>
      </w:tr>
      <w:tr w:rsidR="00CE7262" w14:paraId="0D5CE8C8" w14:textId="77777777" w:rsidTr="00CE7262">
        <w:trPr>
          <w:trHeight w:val="71"/>
          <w:ins w:id="738" w:author="Cuenta Microsoft" w:date="2016-05-20T11:30:00Z"/>
        </w:trPr>
        <w:tc>
          <w:tcPr>
            <w:tcW w:w="2603" w:type="dxa"/>
          </w:tcPr>
          <w:p w14:paraId="42940C1F" w14:textId="77777777" w:rsidR="00CE7262" w:rsidRDefault="00CE7262" w:rsidP="00C00E85">
            <w:pPr>
              <w:rPr>
                <w:ins w:id="739" w:author="Cuenta Microsoft" w:date="2016-05-20T11:30:00Z"/>
                <w:rFonts w:ascii="Times New Roman" w:hAnsi="Times New Roman" w:cs="Times New Roman"/>
                <w:color w:val="000000"/>
              </w:rPr>
            </w:pPr>
            <w:ins w:id="740" w:author="Cuenta Microsoft" w:date="2016-05-20T11:30:00Z">
              <w:r w:rsidRPr="00053744">
                <w:rPr>
                  <w:rFonts w:ascii="Times New Roman" w:hAnsi="Times New Roman" w:cs="Times New Roman"/>
                  <w:b/>
                  <w:color w:val="000000"/>
                  <w:sz w:val="18"/>
                  <w:szCs w:val="18"/>
                </w:rPr>
                <w:t>Pie de imagen</w:t>
              </w:r>
            </w:ins>
          </w:p>
        </w:tc>
        <w:tc>
          <w:tcPr>
            <w:tcW w:w="6106" w:type="dxa"/>
          </w:tcPr>
          <w:p w14:paraId="44A1C705" w14:textId="77777777" w:rsidR="00CE7262" w:rsidRPr="00E462B5" w:rsidRDefault="00CE7262" w:rsidP="00C00E85">
            <w:pPr>
              <w:rPr>
                <w:ins w:id="741" w:author="Cuenta Microsoft" w:date="2016-05-20T11:30:00Z"/>
                <w:rFonts w:ascii="Times New Roman" w:hAnsi="Times New Roman" w:cs="Times New Roman"/>
                <w:color w:val="000000"/>
                <w:sz w:val="18"/>
                <w:szCs w:val="18"/>
              </w:rPr>
            </w:pPr>
            <w:ins w:id="742" w:author="Cuenta Microsoft" w:date="2016-05-20T11:30:00Z">
              <w:r w:rsidRPr="001646E8">
                <w:rPr>
                  <w:rFonts w:ascii="Times New Roman" w:hAnsi="Times New Roman" w:cs="Times New Roman"/>
                  <w:color w:val="000000"/>
                  <w:sz w:val="18"/>
                  <w:szCs w:val="18"/>
                </w:rPr>
                <w:t xml:space="preserve">La </w:t>
              </w:r>
              <w:proofErr w:type="gramStart"/>
              <w:r w:rsidRPr="001646E8">
                <w:rPr>
                  <w:rFonts w:ascii="Times New Roman" w:hAnsi="Times New Roman" w:cs="Times New Roman"/>
                  <w:color w:val="000000"/>
                  <w:sz w:val="18"/>
                  <w:szCs w:val="18"/>
                </w:rPr>
                <w:t>Primavera</w:t>
              </w:r>
              <w:proofErr w:type="gramEnd"/>
              <w:r w:rsidRPr="001646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á</w:t>
              </w:r>
              <w:r w:rsidRPr="001646E8">
                <w:rPr>
                  <w:rFonts w:ascii="Times New Roman" w:hAnsi="Times New Roman" w:cs="Times New Roman"/>
                  <w:color w:val="000000"/>
                  <w:sz w:val="18"/>
                  <w:szCs w:val="18"/>
                </w:rPr>
                <w:t>rabe</w:t>
              </w:r>
              <w:r>
                <w:rPr>
                  <w:rFonts w:ascii="Times New Roman" w:hAnsi="Times New Roman" w:cs="Times New Roman"/>
                  <w:color w:val="000000"/>
                  <w:sz w:val="18"/>
                  <w:szCs w:val="18"/>
                </w:rPr>
                <w:t xml:space="preserve"> comenzó como una serie de </w:t>
              </w:r>
              <w:r w:rsidRPr="001646E8">
                <w:rPr>
                  <w:rFonts w:ascii="Times New Roman" w:hAnsi="Times New Roman" w:cs="Times New Roman"/>
                  <w:color w:val="000000"/>
                  <w:sz w:val="18"/>
                  <w:szCs w:val="18"/>
                </w:rPr>
                <w:t>protestas populares</w:t>
              </w:r>
              <w:r>
                <w:rPr>
                  <w:rFonts w:ascii="Times New Roman" w:hAnsi="Times New Roman" w:cs="Times New Roman"/>
                  <w:color w:val="000000"/>
                  <w:sz w:val="18"/>
                  <w:szCs w:val="18"/>
                </w:rPr>
                <w:t xml:space="preserve"> en Túnez</w:t>
              </w:r>
              <w:r w:rsidRPr="001646E8">
                <w:rPr>
                  <w:rFonts w:ascii="Times New Roman" w:hAnsi="Times New Roman" w:cs="Times New Roman"/>
                  <w:color w:val="000000"/>
                  <w:sz w:val="18"/>
                  <w:szCs w:val="18"/>
                </w:rPr>
                <w:t xml:space="preserve">, </w:t>
              </w:r>
              <w:r>
                <w:rPr>
                  <w:rFonts w:ascii="Times New Roman" w:hAnsi="Times New Roman" w:cs="Times New Roman"/>
                  <w:color w:val="000000"/>
                  <w:sz w:val="18"/>
                  <w:szCs w:val="18"/>
                </w:rPr>
                <w:t xml:space="preserve">pero </w:t>
              </w:r>
              <w:r w:rsidRPr="001646E8">
                <w:rPr>
                  <w:rFonts w:ascii="Times New Roman" w:hAnsi="Times New Roman" w:cs="Times New Roman"/>
                  <w:color w:val="000000"/>
                  <w:sz w:val="18"/>
                  <w:szCs w:val="18"/>
                </w:rPr>
                <w:t>en varios pa</w:t>
              </w:r>
              <w:r w:rsidRPr="001646E8">
                <w:rPr>
                  <w:rFonts w:ascii="Times New Roman" w:hAnsi="Times New Roman" w:cs="Times New Roman" w:hint="cs"/>
                  <w:color w:val="000000"/>
                  <w:sz w:val="18"/>
                  <w:szCs w:val="18"/>
                </w:rPr>
                <w:t>í</w:t>
              </w:r>
              <w:r w:rsidRPr="001646E8">
                <w:rPr>
                  <w:rFonts w:ascii="Times New Roman" w:hAnsi="Times New Roman" w:cs="Times New Roman"/>
                  <w:color w:val="000000"/>
                  <w:sz w:val="18"/>
                  <w:szCs w:val="18"/>
                </w:rPr>
                <w:t xml:space="preserve">ses </w:t>
              </w:r>
              <w:r>
                <w:rPr>
                  <w:rFonts w:ascii="Times New Roman" w:hAnsi="Times New Roman" w:cs="Times New Roman"/>
                  <w:color w:val="000000"/>
                  <w:sz w:val="18"/>
                  <w:szCs w:val="18"/>
                </w:rPr>
                <w:t xml:space="preserve">las manifestaciones crecieron </w:t>
              </w:r>
              <w:r w:rsidRPr="001646E8">
                <w:rPr>
                  <w:rFonts w:ascii="Times New Roman" w:hAnsi="Times New Roman" w:cs="Times New Roman"/>
                  <w:color w:val="000000"/>
                  <w:sz w:val="18"/>
                  <w:szCs w:val="18"/>
                </w:rPr>
                <w:t>sistem</w:t>
              </w:r>
              <w:r w:rsidRPr="001646E8">
                <w:rPr>
                  <w:rFonts w:ascii="Times New Roman" w:hAnsi="Times New Roman" w:cs="Times New Roman" w:hint="cs"/>
                  <w:color w:val="000000"/>
                  <w:sz w:val="18"/>
                  <w:szCs w:val="18"/>
                </w:rPr>
                <w:t>á</w:t>
              </w:r>
              <w:r w:rsidRPr="001646E8">
                <w:rPr>
                  <w:rFonts w:ascii="Times New Roman" w:hAnsi="Times New Roman" w:cs="Times New Roman"/>
                  <w:color w:val="000000"/>
                  <w:sz w:val="18"/>
                  <w:szCs w:val="18"/>
                </w:rPr>
                <w:t xml:space="preserve">ticamente y el alzamiento civil </w:t>
              </w:r>
              <w:r>
                <w:rPr>
                  <w:rFonts w:ascii="Times New Roman" w:hAnsi="Times New Roman" w:cs="Times New Roman"/>
                  <w:color w:val="000000"/>
                  <w:sz w:val="18"/>
                  <w:szCs w:val="18"/>
                </w:rPr>
                <w:t>adquirió grandes proporciones, conduciendo a insurrecciones armadas en países como Siria, Yemen y Libia, las cuales se prolongan hasta el día de hoy</w:t>
              </w:r>
              <w:r w:rsidRPr="001646E8">
                <w:rPr>
                  <w:rFonts w:ascii="Times New Roman" w:hAnsi="Times New Roman" w:cs="Times New Roman"/>
                  <w:color w:val="000000"/>
                  <w:sz w:val="18"/>
                  <w:szCs w:val="18"/>
                </w:rPr>
                <w:t>.</w:t>
              </w:r>
            </w:ins>
          </w:p>
        </w:tc>
      </w:tr>
    </w:tbl>
    <w:p w14:paraId="5446119D" w14:textId="77777777"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6E93EFFF" w14:textId="77777777" w:rsidR="008D4508" w:rsidRDefault="00F21AEF" w:rsidP="002F23E0">
      <w:pPr>
        <w:shd w:val="clear" w:color="auto" w:fill="FFFFFF"/>
        <w:spacing w:after="225" w:line="240" w:lineRule="auto"/>
        <w:rPr>
          <w:ins w:id="743" w:author="Lilia Carvajal" w:date="2016-05-18T19:34:00Z"/>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Un efecto</w:t>
      </w:r>
      <w:r w:rsidR="005E650E" w:rsidRPr="002F23E0">
        <w:rPr>
          <w:rFonts w:ascii="Times New Roman" w:eastAsia="Times New Roman" w:hAnsi="Times New Roman" w:cs="Times New Roman"/>
          <w:bCs/>
          <w:color w:val="333333"/>
          <w:sz w:val="24"/>
          <w:szCs w:val="24"/>
          <w:lang w:eastAsia="es-CO"/>
        </w:rPr>
        <w:t xml:space="preserve"> importante de los levantamiento</w:t>
      </w:r>
      <w:r w:rsidR="00D0355B" w:rsidRPr="002F23E0">
        <w:rPr>
          <w:rFonts w:ascii="Times New Roman" w:eastAsia="Times New Roman" w:hAnsi="Times New Roman" w:cs="Times New Roman"/>
          <w:bCs/>
          <w:color w:val="333333"/>
          <w:sz w:val="24"/>
          <w:szCs w:val="24"/>
          <w:lang w:eastAsia="es-CO"/>
        </w:rPr>
        <w:t>s</w:t>
      </w:r>
      <w:r w:rsidR="005E650E" w:rsidRPr="002F23E0">
        <w:rPr>
          <w:rFonts w:ascii="Times New Roman" w:eastAsia="Times New Roman" w:hAnsi="Times New Roman" w:cs="Times New Roman"/>
          <w:bCs/>
          <w:color w:val="333333"/>
          <w:sz w:val="24"/>
          <w:szCs w:val="24"/>
          <w:lang w:eastAsia="es-CO"/>
        </w:rPr>
        <w:t xml:space="preserve"> populares fue el </w:t>
      </w:r>
      <w:r w:rsidR="005E650E" w:rsidRPr="00C14CD2">
        <w:rPr>
          <w:rFonts w:ascii="Times New Roman" w:eastAsia="Times New Roman" w:hAnsi="Times New Roman" w:cs="Times New Roman"/>
          <w:b/>
          <w:bCs/>
          <w:color w:val="333333"/>
          <w:sz w:val="24"/>
          <w:szCs w:val="24"/>
          <w:lang w:eastAsia="es-CO"/>
        </w:rPr>
        <w:t>derrocamiento de dictaduras</w:t>
      </w:r>
      <w:r w:rsidR="005E650E" w:rsidRPr="002F23E0">
        <w:rPr>
          <w:rFonts w:ascii="Times New Roman" w:eastAsia="Times New Roman" w:hAnsi="Times New Roman" w:cs="Times New Roman"/>
          <w:bCs/>
          <w:color w:val="333333"/>
          <w:sz w:val="24"/>
          <w:szCs w:val="24"/>
          <w:lang w:eastAsia="es-CO"/>
        </w:rPr>
        <w:t xml:space="preserve"> en cuatro países: Túnez, Egipt</w:t>
      </w:r>
      <w:r w:rsidR="00C14CD2">
        <w:rPr>
          <w:rFonts w:ascii="Times New Roman" w:eastAsia="Times New Roman" w:hAnsi="Times New Roman" w:cs="Times New Roman"/>
          <w:bCs/>
          <w:color w:val="333333"/>
          <w:sz w:val="24"/>
          <w:szCs w:val="24"/>
          <w:lang w:eastAsia="es-CO"/>
        </w:rPr>
        <w:t>o</w:t>
      </w:r>
      <w:ins w:id="744" w:author="Lilia Carvajal" w:date="2016-05-18T19:11:00Z">
        <w:r w:rsidR="00790A53">
          <w:rPr>
            <w:rFonts w:ascii="Times New Roman" w:eastAsia="Times New Roman" w:hAnsi="Times New Roman" w:cs="Times New Roman"/>
            <w:bCs/>
            <w:color w:val="333333"/>
            <w:sz w:val="24"/>
            <w:szCs w:val="24"/>
            <w:lang w:eastAsia="es-CO"/>
          </w:rPr>
          <w:t>,</w:t>
        </w:r>
      </w:ins>
      <w:del w:id="745" w:author="Lilia Carvajal" w:date="2016-05-18T19:11:00Z">
        <w:r w:rsidR="00C14CD2" w:rsidDel="00790A53">
          <w:rPr>
            <w:rFonts w:ascii="Times New Roman" w:eastAsia="Times New Roman" w:hAnsi="Times New Roman" w:cs="Times New Roman"/>
            <w:bCs/>
            <w:color w:val="333333"/>
            <w:sz w:val="24"/>
            <w:szCs w:val="24"/>
            <w:lang w:eastAsia="es-CO"/>
          </w:rPr>
          <w:delText xml:space="preserve"> y</w:delText>
        </w:r>
      </w:del>
      <w:r w:rsidR="00C14CD2">
        <w:rPr>
          <w:rFonts w:ascii="Times New Roman" w:eastAsia="Times New Roman" w:hAnsi="Times New Roman" w:cs="Times New Roman"/>
          <w:bCs/>
          <w:color w:val="333333"/>
          <w:sz w:val="24"/>
          <w:szCs w:val="24"/>
          <w:lang w:eastAsia="es-CO"/>
        </w:rPr>
        <w:t xml:space="preserve"> Yemen</w:t>
      </w:r>
      <w:ins w:id="746" w:author="Lilia Carvajal" w:date="2016-05-18T19:11:00Z">
        <w:r w:rsidR="00790A53">
          <w:rPr>
            <w:rFonts w:ascii="Times New Roman" w:eastAsia="Times New Roman" w:hAnsi="Times New Roman" w:cs="Times New Roman"/>
            <w:bCs/>
            <w:color w:val="333333"/>
            <w:sz w:val="24"/>
            <w:szCs w:val="24"/>
            <w:lang w:eastAsia="es-CO"/>
          </w:rPr>
          <w:t xml:space="preserve"> y Libia</w:t>
        </w:r>
      </w:ins>
      <w:r w:rsidR="00C14CD2">
        <w:rPr>
          <w:rFonts w:ascii="Times New Roman" w:eastAsia="Times New Roman" w:hAnsi="Times New Roman" w:cs="Times New Roman"/>
          <w:bCs/>
          <w:color w:val="333333"/>
          <w:sz w:val="24"/>
          <w:szCs w:val="24"/>
          <w:lang w:eastAsia="es-CO"/>
        </w:rPr>
        <w:t xml:space="preserve">. En </w:t>
      </w:r>
      <w:ins w:id="747" w:author="Lilia Carvajal" w:date="2016-05-18T19:15:00Z">
        <w:r w:rsidR="00DF2AE5">
          <w:rPr>
            <w:rFonts w:ascii="Times New Roman" w:eastAsia="Times New Roman" w:hAnsi="Times New Roman" w:cs="Times New Roman"/>
            <w:bCs/>
            <w:color w:val="333333"/>
            <w:sz w:val="24"/>
            <w:szCs w:val="24"/>
            <w:lang w:eastAsia="es-CO"/>
          </w:rPr>
          <w:t xml:space="preserve">este último país y en </w:t>
        </w:r>
      </w:ins>
      <w:r w:rsidR="00C14CD2">
        <w:rPr>
          <w:rFonts w:ascii="Times New Roman" w:eastAsia="Times New Roman" w:hAnsi="Times New Roman" w:cs="Times New Roman"/>
          <w:bCs/>
          <w:color w:val="333333"/>
          <w:sz w:val="24"/>
          <w:szCs w:val="24"/>
          <w:lang w:eastAsia="es-CO"/>
        </w:rPr>
        <w:t xml:space="preserve">Siria </w:t>
      </w:r>
      <w:del w:id="748" w:author="Lilia Carvajal" w:date="2016-05-18T19:15:00Z">
        <w:r w:rsidR="00C14CD2" w:rsidDel="00DF2AE5">
          <w:rPr>
            <w:rFonts w:ascii="Times New Roman" w:eastAsia="Times New Roman" w:hAnsi="Times New Roman" w:cs="Times New Roman"/>
            <w:bCs/>
            <w:color w:val="333333"/>
            <w:sz w:val="24"/>
            <w:szCs w:val="24"/>
            <w:lang w:eastAsia="es-CO"/>
          </w:rPr>
          <w:delText>y Libia</w:delText>
        </w:r>
        <w:r w:rsidR="005E650E" w:rsidRPr="002F23E0" w:rsidDel="00DF2AE5">
          <w:rPr>
            <w:rFonts w:ascii="Times New Roman" w:eastAsia="Times New Roman" w:hAnsi="Times New Roman" w:cs="Times New Roman"/>
            <w:bCs/>
            <w:color w:val="333333"/>
            <w:sz w:val="24"/>
            <w:szCs w:val="24"/>
            <w:lang w:eastAsia="es-CO"/>
          </w:rPr>
          <w:delText xml:space="preserve"> </w:delText>
        </w:r>
      </w:del>
      <w:r w:rsidR="00D0355B" w:rsidRPr="002F23E0">
        <w:rPr>
          <w:rFonts w:ascii="Times New Roman" w:eastAsia="Times New Roman" w:hAnsi="Times New Roman" w:cs="Times New Roman"/>
          <w:bCs/>
          <w:color w:val="333333"/>
          <w:sz w:val="24"/>
          <w:szCs w:val="24"/>
          <w:lang w:eastAsia="es-CO"/>
        </w:rPr>
        <w:t>los levantamientos populares desencadenaron guerras civiles</w:t>
      </w:r>
      <w:ins w:id="749" w:author="Lilia Carvajal" w:date="2016-05-18T19:32:00Z">
        <w:r w:rsidR="009B577B">
          <w:rPr>
            <w:rFonts w:ascii="Times New Roman" w:eastAsia="Times New Roman" w:hAnsi="Times New Roman" w:cs="Times New Roman"/>
            <w:bCs/>
            <w:color w:val="333333"/>
            <w:sz w:val="24"/>
            <w:szCs w:val="24"/>
            <w:lang w:eastAsia="es-CO"/>
          </w:rPr>
          <w:t>, guerra que persiste en Siria</w:t>
        </w:r>
      </w:ins>
      <w:ins w:id="750" w:author="Lilia Carvajal" w:date="2016-05-18T19:18:00Z">
        <w:r w:rsidR="00DF2AE5">
          <w:rPr>
            <w:rFonts w:ascii="Times New Roman" w:eastAsia="Times New Roman" w:hAnsi="Times New Roman" w:cs="Times New Roman"/>
            <w:bCs/>
            <w:color w:val="333333"/>
            <w:sz w:val="24"/>
            <w:szCs w:val="24"/>
            <w:lang w:eastAsia="es-CO"/>
          </w:rPr>
          <w:t>.</w:t>
        </w:r>
      </w:ins>
      <w:r w:rsidR="00D0355B" w:rsidRPr="002F23E0">
        <w:rPr>
          <w:rFonts w:ascii="Times New Roman" w:eastAsia="Times New Roman" w:hAnsi="Times New Roman" w:cs="Times New Roman"/>
          <w:bCs/>
          <w:color w:val="333333"/>
          <w:sz w:val="24"/>
          <w:szCs w:val="24"/>
          <w:lang w:eastAsia="es-CO"/>
        </w:rPr>
        <w:t xml:space="preserve"> </w:t>
      </w:r>
    </w:p>
    <w:p w14:paraId="1F1E9BAA" w14:textId="086D3400" w:rsidR="00F21AEF"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del w:id="751" w:author="Lilia Carvajal" w:date="2016-05-18T19:18:00Z">
        <w:r w:rsidRPr="002F23E0" w:rsidDel="00DF2AE5">
          <w:rPr>
            <w:rFonts w:ascii="Times New Roman" w:eastAsia="Times New Roman" w:hAnsi="Times New Roman" w:cs="Times New Roman"/>
            <w:bCs/>
            <w:color w:val="333333"/>
            <w:sz w:val="24"/>
            <w:szCs w:val="24"/>
            <w:lang w:eastAsia="es-CO"/>
          </w:rPr>
          <w:delText xml:space="preserve">por medio de las cuales los </w:delText>
        </w:r>
        <w:r w:rsidRPr="001C3E80" w:rsidDel="00DF2AE5">
          <w:rPr>
            <w:rFonts w:ascii="Times New Roman" w:eastAsia="Times New Roman" w:hAnsi="Times New Roman" w:cs="Times New Roman"/>
            <w:b/>
            <w:bCs/>
            <w:color w:val="333333"/>
            <w:sz w:val="24"/>
            <w:szCs w:val="24"/>
            <w:lang w:eastAsia="es-CO"/>
          </w:rPr>
          <w:delText>movimientos sociales</w:delText>
        </w:r>
        <w:r w:rsidRPr="002F23E0" w:rsidDel="00DF2AE5">
          <w:rPr>
            <w:rFonts w:ascii="Times New Roman" w:eastAsia="Times New Roman" w:hAnsi="Times New Roman" w:cs="Times New Roman"/>
            <w:bCs/>
            <w:color w:val="333333"/>
            <w:sz w:val="24"/>
            <w:szCs w:val="24"/>
            <w:lang w:eastAsia="es-CO"/>
          </w:rPr>
          <w:delText xml:space="preserve"> intenta</w:delText>
        </w:r>
        <w:r w:rsidR="00EF0988" w:rsidDel="00DF2AE5">
          <w:rPr>
            <w:rFonts w:ascii="Times New Roman" w:eastAsia="Times New Roman" w:hAnsi="Times New Roman" w:cs="Times New Roman"/>
            <w:bCs/>
            <w:color w:val="333333"/>
            <w:sz w:val="24"/>
            <w:szCs w:val="24"/>
            <w:lang w:eastAsia="es-CO"/>
          </w:rPr>
          <w:delText>ro</w:delText>
        </w:r>
        <w:r w:rsidRPr="002F23E0" w:rsidDel="00DF2AE5">
          <w:rPr>
            <w:rFonts w:ascii="Times New Roman" w:eastAsia="Times New Roman" w:hAnsi="Times New Roman" w:cs="Times New Roman"/>
            <w:bCs/>
            <w:color w:val="333333"/>
            <w:sz w:val="24"/>
            <w:szCs w:val="24"/>
            <w:lang w:eastAsia="es-CO"/>
          </w:rPr>
          <w:delText xml:space="preserve">n derrocar a los dictadores. </w:delText>
        </w:r>
      </w:del>
      <w:r w:rsidR="00C14CD2">
        <w:rPr>
          <w:rFonts w:ascii="Times New Roman" w:eastAsia="Times New Roman" w:hAnsi="Times New Roman" w:cs="Times New Roman"/>
          <w:bCs/>
          <w:color w:val="333333"/>
          <w:sz w:val="24"/>
          <w:szCs w:val="24"/>
          <w:lang w:eastAsia="es-CO"/>
        </w:rPr>
        <w:t xml:space="preserve">En </w:t>
      </w:r>
      <w:ins w:id="752" w:author="Lilia Carvajal" w:date="2016-05-18T19:34:00Z">
        <w:r w:rsidR="008D4508">
          <w:rPr>
            <w:rFonts w:ascii="Times New Roman" w:eastAsia="Times New Roman" w:hAnsi="Times New Roman" w:cs="Times New Roman"/>
            <w:bCs/>
            <w:color w:val="333333"/>
            <w:sz w:val="24"/>
            <w:szCs w:val="24"/>
            <w:lang w:eastAsia="es-CO"/>
          </w:rPr>
          <w:t>Egipto se eligió democrá</w:t>
        </w:r>
      </w:ins>
      <w:ins w:id="753" w:author="Lilia Carvajal" w:date="2016-05-18T19:35:00Z">
        <w:r w:rsidR="008D4508">
          <w:rPr>
            <w:rFonts w:ascii="Times New Roman" w:eastAsia="Times New Roman" w:hAnsi="Times New Roman" w:cs="Times New Roman"/>
            <w:bCs/>
            <w:color w:val="333333"/>
            <w:sz w:val="24"/>
            <w:szCs w:val="24"/>
            <w:lang w:eastAsia="es-CO"/>
          </w:rPr>
          <w:t xml:space="preserve">ticamente un presidente, perteneciente al movimiento de los </w:t>
        </w:r>
        <w:r w:rsidR="008D4508" w:rsidRPr="008D4508">
          <w:rPr>
            <w:rFonts w:ascii="Times New Roman" w:eastAsia="Times New Roman" w:hAnsi="Times New Roman" w:cs="Times New Roman"/>
            <w:b/>
            <w:bCs/>
            <w:color w:val="333333"/>
            <w:sz w:val="24"/>
            <w:szCs w:val="24"/>
            <w:lang w:eastAsia="es-CO"/>
            <w:rPrChange w:id="754" w:author="Lilia Carvajal" w:date="2016-05-18T19:36:00Z">
              <w:rPr>
                <w:rFonts w:ascii="Times New Roman" w:eastAsia="Times New Roman" w:hAnsi="Times New Roman" w:cs="Times New Roman"/>
                <w:bCs/>
                <w:color w:val="333333"/>
                <w:sz w:val="24"/>
                <w:szCs w:val="24"/>
                <w:lang w:eastAsia="es-CO"/>
              </w:rPr>
            </w:rPrChange>
          </w:rPr>
          <w:t>Hermanos Musulmanes,</w:t>
        </w:r>
        <w:r w:rsidR="008D4508">
          <w:rPr>
            <w:rFonts w:ascii="Times New Roman" w:eastAsia="Times New Roman" w:hAnsi="Times New Roman" w:cs="Times New Roman"/>
            <w:bCs/>
            <w:color w:val="333333"/>
            <w:sz w:val="24"/>
            <w:szCs w:val="24"/>
            <w:lang w:eastAsia="es-CO"/>
          </w:rPr>
          <w:t xml:space="preserve"> pero fue depuesto por un </w:t>
        </w:r>
      </w:ins>
      <w:ins w:id="755" w:author="Lilia Carvajal" w:date="2016-05-18T19:40:00Z">
        <w:r w:rsidR="008D4508">
          <w:rPr>
            <w:rFonts w:ascii="Times New Roman" w:eastAsia="Times New Roman" w:hAnsi="Times New Roman" w:cs="Times New Roman"/>
            <w:bCs/>
            <w:color w:val="333333"/>
            <w:sz w:val="24"/>
            <w:szCs w:val="24"/>
            <w:lang w:eastAsia="es-CO"/>
          </w:rPr>
          <w:t>golpe de Estado</w:t>
        </w:r>
      </w:ins>
      <w:ins w:id="756" w:author="Lilia Carvajal" w:date="2016-05-18T19:35:00Z">
        <w:r w:rsidR="008D4508">
          <w:rPr>
            <w:rFonts w:ascii="Times New Roman" w:eastAsia="Times New Roman" w:hAnsi="Times New Roman" w:cs="Times New Roman"/>
            <w:bCs/>
            <w:color w:val="333333"/>
            <w:sz w:val="24"/>
            <w:szCs w:val="24"/>
            <w:lang w:eastAsia="es-CO"/>
          </w:rPr>
          <w:t xml:space="preserve">. En </w:t>
        </w:r>
      </w:ins>
      <w:r w:rsidR="00C14CD2">
        <w:rPr>
          <w:rFonts w:ascii="Times New Roman" w:eastAsia="Times New Roman" w:hAnsi="Times New Roman" w:cs="Times New Roman"/>
          <w:bCs/>
          <w:color w:val="333333"/>
          <w:sz w:val="24"/>
          <w:szCs w:val="24"/>
          <w:lang w:eastAsia="es-CO"/>
        </w:rPr>
        <w:t>Baréin, el alzamiento civil de la población ch</w:t>
      </w:r>
      <w:ins w:id="757" w:author="Lilia Carvajal" w:date="2016-05-18T20:53:00Z">
        <w:r w:rsidR="00415905">
          <w:rPr>
            <w:rFonts w:ascii="Times New Roman" w:eastAsia="Times New Roman" w:hAnsi="Times New Roman" w:cs="Times New Roman"/>
            <w:bCs/>
            <w:color w:val="333333"/>
            <w:sz w:val="24"/>
            <w:szCs w:val="24"/>
            <w:lang w:eastAsia="es-CO"/>
          </w:rPr>
          <w:t>i</w:t>
        </w:r>
      </w:ins>
      <w:del w:id="758" w:author="Lilia Carvajal" w:date="2016-05-18T20:53:00Z">
        <w:r w:rsidR="00C14CD2" w:rsidDel="00415905">
          <w:rPr>
            <w:rFonts w:ascii="Times New Roman" w:eastAsia="Times New Roman" w:hAnsi="Times New Roman" w:cs="Times New Roman"/>
            <w:bCs/>
            <w:color w:val="333333"/>
            <w:sz w:val="24"/>
            <w:szCs w:val="24"/>
            <w:lang w:eastAsia="es-CO"/>
          </w:rPr>
          <w:delText>í</w:delText>
        </w:r>
      </w:del>
      <w:r w:rsidR="00C14CD2">
        <w:rPr>
          <w:rFonts w:ascii="Times New Roman" w:eastAsia="Times New Roman" w:hAnsi="Times New Roman" w:cs="Times New Roman"/>
          <w:bCs/>
          <w:color w:val="333333"/>
          <w:sz w:val="24"/>
          <w:szCs w:val="24"/>
          <w:lang w:eastAsia="es-CO"/>
        </w:rPr>
        <w:t xml:space="preserve">ita en contra de la monarquía sunita fue reprimido </w:t>
      </w:r>
      <w:del w:id="759" w:author="Lilia Carvajal" w:date="2016-05-18T19:18:00Z">
        <w:r w:rsidR="00C14CD2" w:rsidDel="00DF2AE5">
          <w:rPr>
            <w:rFonts w:ascii="Times New Roman" w:eastAsia="Times New Roman" w:hAnsi="Times New Roman" w:cs="Times New Roman"/>
            <w:bCs/>
            <w:color w:val="333333"/>
            <w:sz w:val="24"/>
            <w:szCs w:val="24"/>
            <w:lang w:eastAsia="es-CO"/>
          </w:rPr>
          <w:delText xml:space="preserve">recurriendo </w:delText>
        </w:r>
      </w:del>
      <w:ins w:id="760" w:author="Lilia Carvajal" w:date="2016-05-18T19:18:00Z">
        <w:r w:rsidR="00DF2AE5">
          <w:rPr>
            <w:rFonts w:ascii="Times New Roman" w:eastAsia="Times New Roman" w:hAnsi="Times New Roman" w:cs="Times New Roman"/>
            <w:bCs/>
            <w:color w:val="333333"/>
            <w:sz w:val="24"/>
            <w:szCs w:val="24"/>
            <w:lang w:eastAsia="es-CO"/>
          </w:rPr>
          <w:t xml:space="preserve">mediante </w:t>
        </w:r>
      </w:ins>
      <w:del w:id="761" w:author="Lilia Carvajal" w:date="2016-05-18T19:18:00Z">
        <w:r w:rsidR="00C14CD2" w:rsidDel="00DF2AE5">
          <w:rPr>
            <w:rFonts w:ascii="Times New Roman" w:eastAsia="Times New Roman" w:hAnsi="Times New Roman" w:cs="Times New Roman"/>
            <w:bCs/>
            <w:color w:val="333333"/>
            <w:sz w:val="24"/>
            <w:szCs w:val="24"/>
            <w:lang w:eastAsia="es-CO"/>
          </w:rPr>
          <w:delText>a</w:delText>
        </w:r>
      </w:del>
      <w:del w:id="762" w:author="Lilia Carvajal" w:date="2016-05-18T19:32:00Z">
        <w:r w:rsidR="00C14CD2" w:rsidDel="009B577B">
          <w:rPr>
            <w:rFonts w:ascii="Times New Roman" w:eastAsia="Times New Roman" w:hAnsi="Times New Roman" w:cs="Times New Roman"/>
            <w:bCs/>
            <w:color w:val="333333"/>
            <w:sz w:val="24"/>
            <w:szCs w:val="24"/>
            <w:lang w:eastAsia="es-CO"/>
          </w:rPr>
          <w:delText xml:space="preserve">l uso de </w:delText>
        </w:r>
      </w:del>
      <w:r w:rsidR="00C14CD2">
        <w:rPr>
          <w:rFonts w:ascii="Times New Roman" w:eastAsia="Times New Roman" w:hAnsi="Times New Roman" w:cs="Times New Roman"/>
          <w:bCs/>
          <w:color w:val="333333"/>
          <w:sz w:val="24"/>
          <w:szCs w:val="24"/>
          <w:lang w:eastAsia="es-CO"/>
        </w:rPr>
        <w:t>la fuerza.</w:t>
      </w:r>
    </w:p>
    <w:p w14:paraId="7446843F" w14:textId="6C1CCA59" w:rsidR="005E650E" w:rsidRPr="002F23E0"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Las </w:t>
      </w:r>
      <w:r w:rsidRPr="001C3E80">
        <w:rPr>
          <w:rFonts w:ascii="Times New Roman" w:eastAsia="Times New Roman" w:hAnsi="Times New Roman" w:cs="Times New Roman"/>
          <w:b/>
          <w:bCs/>
          <w:color w:val="333333"/>
          <w:sz w:val="24"/>
          <w:szCs w:val="24"/>
          <w:lang w:eastAsia="es-CO"/>
        </w:rPr>
        <w:t>monarquías árabes,</w:t>
      </w:r>
      <w:r w:rsidRPr="002F23E0">
        <w:rPr>
          <w:rFonts w:ascii="Times New Roman" w:eastAsia="Times New Roman" w:hAnsi="Times New Roman" w:cs="Times New Roman"/>
          <w:bCs/>
          <w:color w:val="333333"/>
          <w:sz w:val="24"/>
          <w:szCs w:val="24"/>
          <w:lang w:eastAsia="es-CO"/>
        </w:rPr>
        <w:t xml:space="preserve"> temerosas de que la ola democrática lleg</w:t>
      </w:r>
      <w:r w:rsidR="00EF0988">
        <w:rPr>
          <w:rFonts w:ascii="Times New Roman" w:eastAsia="Times New Roman" w:hAnsi="Times New Roman" w:cs="Times New Roman"/>
          <w:bCs/>
          <w:color w:val="333333"/>
          <w:sz w:val="24"/>
          <w:szCs w:val="24"/>
          <w:lang w:eastAsia="es-CO"/>
        </w:rPr>
        <w:t>ara</w:t>
      </w:r>
      <w:r w:rsidRPr="002F23E0">
        <w:rPr>
          <w:rFonts w:ascii="Times New Roman" w:eastAsia="Times New Roman" w:hAnsi="Times New Roman" w:cs="Times New Roman"/>
          <w:bCs/>
          <w:color w:val="333333"/>
          <w:sz w:val="24"/>
          <w:szCs w:val="24"/>
          <w:lang w:eastAsia="es-CO"/>
        </w:rPr>
        <w:t xml:space="preserve"> a sus países</w:t>
      </w:r>
      <w:r w:rsidR="00EF0988">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EF0988">
        <w:rPr>
          <w:rFonts w:ascii="Times New Roman" w:eastAsia="Times New Roman" w:hAnsi="Times New Roman" w:cs="Times New Roman"/>
          <w:bCs/>
          <w:color w:val="333333"/>
          <w:sz w:val="24"/>
          <w:szCs w:val="24"/>
          <w:lang w:eastAsia="es-CO"/>
        </w:rPr>
        <w:t>tomaron</w:t>
      </w:r>
      <w:r w:rsidRPr="002F23E0">
        <w:rPr>
          <w:rFonts w:ascii="Times New Roman" w:eastAsia="Times New Roman" w:hAnsi="Times New Roman" w:cs="Times New Roman"/>
          <w:bCs/>
          <w:color w:val="333333"/>
          <w:sz w:val="24"/>
          <w:szCs w:val="24"/>
          <w:lang w:eastAsia="es-CO"/>
        </w:rPr>
        <w:t xml:space="preserve"> medidas para contrarrestar su </w:t>
      </w:r>
      <w:del w:id="763" w:author="Lilia Carvajal" w:date="2016-05-19T17:45:00Z">
        <w:r w:rsidRPr="002F23E0" w:rsidDel="00846D44">
          <w:rPr>
            <w:rFonts w:ascii="Times New Roman" w:eastAsia="Times New Roman" w:hAnsi="Times New Roman" w:cs="Times New Roman"/>
            <w:bCs/>
            <w:color w:val="333333"/>
            <w:sz w:val="24"/>
            <w:szCs w:val="24"/>
            <w:lang w:eastAsia="es-CO"/>
          </w:rPr>
          <w:delText>influencia</w:delText>
        </w:r>
      </w:del>
      <w:ins w:id="764" w:author="Lilia Carvajal" w:date="2016-05-19T17:45:00Z">
        <w:r w:rsidR="00846D44">
          <w:rPr>
            <w:rFonts w:ascii="Times New Roman" w:eastAsia="Times New Roman" w:hAnsi="Times New Roman" w:cs="Times New Roman"/>
            <w:bCs/>
            <w:color w:val="333333"/>
            <w:sz w:val="24"/>
            <w:szCs w:val="24"/>
            <w:lang w:eastAsia="es-CO"/>
          </w:rPr>
          <w:t>avance</w:t>
        </w:r>
      </w:ins>
      <w:ins w:id="765" w:author="Lilia Carvajal" w:date="2016-05-18T19:33:00Z">
        <w:r w:rsidR="008D4508">
          <w:rPr>
            <w:rFonts w:ascii="Times New Roman" w:eastAsia="Times New Roman" w:hAnsi="Times New Roman" w:cs="Times New Roman"/>
            <w:bCs/>
            <w:color w:val="333333"/>
            <w:sz w:val="24"/>
            <w:szCs w:val="24"/>
            <w:lang w:eastAsia="es-CO"/>
          </w:rPr>
          <w:t>.</w:t>
        </w:r>
      </w:ins>
      <w:commentRangeStart w:id="766"/>
      <w:del w:id="767" w:author="Lilia Carvajal" w:date="2016-05-18T19:33:00Z">
        <w:r w:rsidRPr="002F23E0" w:rsidDel="008D4508">
          <w:rPr>
            <w:rFonts w:ascii="Times New Roman" w:eastAsia="Times New Roman" w:hAnsi="Times New Roman" w:cs="Times New Roman"/>
            <w:bCs/>
            <w:color w:val="333333"/>
            <w:sz w:val="24"/>
            <w:szCs w:val="24"/>
            <w:lang w:eastAsia="es-CO"/>
          </w:rPr>
          <w:delText>,</w:delText>
        </w:r>
      </w:del>
      <w:r w:rsidRPr="002F23E0">
        <w:rPr>
          <w:rFonts w:ascii="Times New Roman" w:eastAsia="Times New Roman" w:hAnsi="Times New Roman" w:cs="Times New Roman"/>
          <w:bCs/>
          <w:color w:val="333333"/>
          <w:sz w:val="24"/>
          <w:szCs w:val="24"/>
          <w:lang w:eastAsia="es-CO"/>
        </w:rPr>
        <w:t xml:space="preserve"> </w:t>
      </w:r>
      <w:commentRangeEnd w:id="766"/>
      <w:r w:rsidR="008D4508">
        <w:rPr>
          <w:rStyle w:val="Refdecomentario"/>
        </w:rPr>
        <w:commentReference w:id="766"/>
      </w:r>
      <w:del w:id="768" w:author="Lilia Carvajal" w:date="2016-05-18T19:35:00Z">
        <w:r w:rsidRPr="002F23E0" w:rsidDel="008D4508">
          <w:rPr>
            <w:rFonts w:ascii="Times New Roman" w:eastAsia="Times New Roman" w:hAnsi="Times New Roman" w:cs="Times New Roman"/>
            <w:bCs/>
            <w:color w:val="333333"/>
            <w:sz w:val="24"/>
            <w:szCs w:val="24"/>
            <w:lang w:eastAsia="es-CO"/>
          </w:rPr>
          <w:delText xml:space="preserve">especialmente la de los </w:delText>
        </w:r>
        <w:r w:rsidRPr="001C3E80" w:rsidDel="008D4508">
          <w:rPr>
            <w:rFonts w:ascii="Times New Roman" w:eastAsia="Times New Roman" w:hAnsi="Times New Roman" w:cs="Times New Roman"/>
            <w:b/>
            <w:bCs/>
            <w:color w:val="333333"/>
            <w:sz w:val="24"/>
            <w:szCs w:val="24"/>
            <w:lang w:eastAsia="es-CO"/>
          </w:rPr>
          <w:delText>Hermanos Musulmanes,</w:delText>
        </w:r>
        <w:r w:rsidRPr="002F23E0" w:rsidDel="008D4508">
          <w:rPr>
            <w:rFonts w:ascii="Times New Roman" w:eastAsia="Times New Roman" w:hAnsi="Times New Roman" w:cs="Times New Roman"/>
            <w:bCs/>
            <w:color w:val="333333"/>
            <w:sz w:val="24"/>
            <w:szCs w:val="24"/>
            <w:lang w:eastAsia="es-CO"/>
          </w:rPr>
          <w:delText xml:space="preserve"> </w:delText>
        </w:r>
        <w:r w:rsidR="00C14CD2" w:rsidDel="008D4508">
          <w:rPr>
            <w:rFonts w:ascii="Times New Roman" w:eastAsia="Times New Roman" w:hAnsi="Times New Roman" w:cs="Times New Roman"/>
            <w:bCs/>
            <w:color w:val="333333"/>
            <w:sz w:val="24"/>
            <w:szCs w:val="24"/>
            <w:lang w:eastAsia="es-CO"/>
          </w:rPr>
          <w:delText xml:space="preserve">asociación de </w:delText>
        </w:r>
        <w:r w:rsidRPr="002F23E0" w:rsidDel="008D4508">
          <w:rPr>
            <w:rFonts w:ascii="Times New Roman" w:eastAsia="Times New Roman" w:hAnsi="Times New Roman" w:cs="Times New Roman"/>
            <w:bCs/>
            <w:color w:val="333333"/>
            <w:sz w:val="24"/>
            <w:szCs w:val="24"/>
            <w:lang w:eastAsia="es-CO"/>
          </w:rPr>
          <w:delText>rad</w:delText>
        </w:r>
        <w:r w:rsidR="00C14CD2" w:rsidDel="008D4508">
          <w:rPr>
            <w:rFonts w:ascii="Times New Roman" w:eastAsia="Times New Roman" w:hAnsi="Times New Roman" w:cs="Times New Roman"/>
            <w:bCs/>
            <w:color w:val="333333"/>
            <w:sz w:val="24"/>
            <w:szCs w:val="24"/>
            <w:lang w:eastAsia="es-CO"/>
          </w:rPr>
          <w:delText>icales islamistas que aprovechó la caída de la dictadura egipcia</w:delText>
        </w:r>
        <w:r w:rsidRPr="002F23E0" w:rsidDel="008D4508">
          <w:rPr>
            <w:rFonts w:ascii="Times New Roman" w:eastAsia="Times New Roman" w:hAnsi="Times New Roman" w:cs="Times New Roman"/>
            <w:bCs/>
            <w:color w:val="333333"/>
            <w:sz w:val="24"/>
            <w:szCs w:val="24"/>
            <w:lang w:eastAsia="es-CO"/>
          </w:rPr>
          <w:delText xml:space="preserve"> para hacerse con el poder político</w:delText>
        </w:r>
        <w:r w:rsidR="00C14CD2" w:rsidDel="008D4508">
          <w:rPr>
            <w:rFonts w:ascii="Times New Roman" w:eastAsia="Times New Roman" w:hAnsi="Times New Roman" w:cs="Times New Roman"/>
            <w:bCs/>
            <w:color w:val="333333"/>
            <w:sz w:val="24"/>
            <w:szCs w:val="24"/>
            <w:lang w:eastAsia="es-CO"/>
          </w:rPr>
          <w:delText xml:space="preserve"> e imponer la ley islámica</w:delText>
        </w:r>
        <w:r w:rsidRPr="002F23E0" w:rsidDel="008D4508">
          <w:rPr>
            <w:rFonts w:ascii="Times New Roman" w:eastAsia="Times New Roman" w:hAnsi="Times New Roman" w:cs="Times New Roman"/>
            <w:bCs/>
            <w:color w:val="333333"/>
            <w:sz w:val="24"/>
            <w:szCs w:val="24"/>
            <w:lang w:eastAsia="es-CO"/>
          </w:rPr>
          <w:delText xml:space="preserve">. </w:delText>
        </w:r>
      </w:del>
    </w:p>
    <w:p w14:paraId="504C6DA1" w14:textId="77777777" w:rsidR="00D77509" w:rsidRPr="00C14CD2"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Estos fueron</w:t>
      </w:r>
      <w:r w:rsidR="00D0355B" w:rsidRPr="002F23E0">
        <w:rPr>
          <w:rFonts w:ascii="Times New Roman" w:eastAsia="Times New Roman" w:hAnsi="Times New Roman" w:cs="Times New Roman"/>
          <w:bCs/>
          <w:color w:val="333333"/>
          <w:sz w:val="24"/>
          <w:szCs w:val="24"/>
          <w:lang w:eastAsia="es-CO"/>
        </w:rPr>
        <w:t xml:space="preserve"> los movimientos </w:t>
      </w:r>
      <w:r w:rsidR="00EF0988">
        <w:rPr>
          <w:rFonts w:ascii="Times New Roman" w:eastAsia="Times New Roman" w:hAnsi="Times New Roman" w:cs="Times New Roman"/>
          <w:bCs/>
          <w:color w:val="333333"/>
          <w:sz w:val="24"/>
          <w:szCs w:val="24"/>
          <w:lang w:eastAsia="es-CO"/>
        </w:rPr>
        <w:t xml:space="preserve">sociales </w:t>
      </w:r>
      <w:r>
        <w:rPr>
          <w:rFonts w:ascii="Times New Roman" w:eastAsia="Times New Roman" w:hAnsi="Times New Roman" w:cs="Times New Roman"/>
          <w:bCs/>
          <w:color w:val="333333"/>
          <w:sz w:val="24"/>
          <w:szCs w:val="24"/>
          <w:lang w:eastAsia="es-CO"/>
        </w:rPr>
        <w:t>de la Primavera á</w:t>
      </w:r>
      <w:r w:rsidR="00D0355B" w:rsidRPr="002F23E0">
        <w:rPr>
          <w:rFonts w:ascii="Times New Roman" w:eastAsia="Times New Roman" w:hAnsi="Times New Roman" w:cs="Times New Roman"/>
          <w:bCs/>
          <w:color w:val="333333"/>
          <w:sz w:val="24"/>
          <w:szCs w:val="24"/>
          <w:lang w:eastAsia="es-CO"/>
        </w:rPr>
        <w:t>rabe en algunos paíse</w:t>
      </w:r>
      <w:r w:rsidR="00DB69CE">
        <w:rPr>
          <w:rFonts w:ascii="Times New Roman" w:eastAsia="Times New Roman" w:hAnsi="Times New Roman" w:cs="Times New Roman"/>
          <w:bCs/>
          <w:color w:val="333333"/>
          <w:sz w:val="24"/>
          <w:szCs w:val="24"/>
          <w:lang w:eastAsia="es-CO"/>
        </w:rPr>
        <w:t>s</w:t>
      </w:r>
      <w:r w:rsidR="00EF0988">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518"/>
        <w:gridCol w:w="6536"/>
      </w:tblGrid>
      <w:tr w:rsidR="00D44AAF" w:rsidRPr="005D1738" w14:paraId="42F8EE57" w14:textId="77777777" w:rsidTr="0072602C">
        <w:tc>
          <w:tcPr>
            <w:tcW w:w="9054" w:type="dxa"/>
            <w:gridSpan w:val="2"/>
            <w:shd w:val="clear" w:color="auto" w:fill="000000" w:themeFill="text1"/>
          </w:tcPr>
          <w:p w14:paraId="1F16A65D" w14:textId="77777777" w:rsidR="00D44AAF" w:rsidRPr="005D1738" w:rsidRDefault="00D44AAF"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D44AAF" w:rsidRPr="00053744" w14:paraId="1F1F1201" w14:textId="77777777" w:rsidTr="0072602C">
        <w:tc>
          <w:tcPr>
            <w:tcW w:w="2518" w:type="dxa"/>
          </w:tcPr>
          <w:p w14:paraId="62DC4E0E" w14:textId="77777777" w:rsidR="00D44AAF" w:rsidRPr="00053744" w:rsidRDefault="00D44AAF" w:rsidP="0072602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8AB4FBF" w14:textId="0C7A4AC1" w:rsidR="00D44AAF" w:rsidRPr="00053744" w:rsidRDefault="0029530B" w:rsidP="0072602C">
            <w:pPr>
              <w:rPr>
                <w:rFonts w:ascii="Times New Roman" w:hAnsi="Times New Roman" w:cs="Times New Roman"/>
                <w:b/>
                <w:color w:val="000000"/>
                <w:sz w:val="18"/>
                <w:szCs w:val="18"/>
              </w:rPr>
            </w:pPr>
            <w:r>
              <w:rPr>
                <w:rFonts w:ascii="Arial" w:hAnsi="Arial"/>
                <w:sz w:val="18"/>
                <w:szCs w:val="18"/>
                <w:lang w:val="es-ES_tradnl"/>
              </w:rPr>
              <w:t>CS_10_02_CO_REC</w:t>
            </w:r>
            <w:ins w:id="769" w:author="Cuenta Microsoft" w:date="2016-05-20T11:55:00Z">
              <w:r w:rsidR="00C00E85">
                <w:rPr>
                  <w:rFonts w:ascii="Arial" w:hAnsi="Arial"/>
                  <w:sz w:val="18"/>
                  <w:szCs w:val="18"/>
                  <w:lang w:val="es-ES_tradnl"/>
                </w:rPr>
                <w:t>4</w:t>
              </w:r>
            </w:ins>
            <w:del w:id="770" w:author="Cuenta Microsoft" w:date="2016-05-20T11:55:00Z">
              <w:r w:rsidDel="00C00E85">
                <w:rPr>
                  <w:rFonts w:ascii="Arial" w:hAnsi="Arial"/>
                  <w:sz w:val="18"/>
                  <w:szCs w:val="18"/>
                  <w:lang w:val="es-ES_tradnl"/>
                </w:rPr>
                <w:delText>9</w:delText>
              </w:r>
            </w:del>
            <w:r w:rsidR="00D44AAF" w:rsidRPr="00D873FD">
              <w:rPr>
                <w:rFonts w:ascii="Arial" w:hAnsi="Arial"/>
                <w:sz w:val="18"/>
                <w:szCs w:val="18"/>
                <w:lang w:val="es-ES_tradnl"/>
              </w:rPr>
              <w:t>0</w:t>
            </w:r>
          </w:p>
        </w:tc>
      </w:tr>
      <w:tr w:rsidR="00D44AAF" w:rsidRPr="00053744" w14:paraId="75CEC1C3" w14:textId="77777777" w:rsidTr="0072602C">
        <w:tc>
          <w:tcPr>
            <w:tcW w:w="2518" w:type="dxa"/>
          </w:tcPr>
          <w:p w14:paraId="06026C03" w14:textId="77777777" w:rsidR="00D44AAF" w:rsidRPr="00053744" w:rsidRDefault="00D44AAF" w:rsidP="0072602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5F652AF" w14:textId="77777777"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http://profesores.aulaplaneta.com/#/buscador?q=primavera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053744" w14:paraId="7593A3B8" w14:textId="77777777" w:rsidTr="0072602C">
        <w:tc>
          <w:tcPr>
            <w:tcW w:w="2518" w:type="dxa"/>
          </w:tcPr>
          <w:p w14:paraId="17EC4CE7" w14:textId="77777777" w:rsidR="00D44AAF" w:rsidRDefault="00D44AAF" w:rsidP="0072602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5F4F0585" w14:textId="77777777" w:rsidR="00D44AAF" w:rsidRPr="00053744" w:rsidRDefault="00D44AAF" w:rsidP="0072602C">
            <w:pPr>
              <w:rPr>
                <w:rFonts w:ascii="Times New Roman" w:hAnsi="Times New Roman" w:cs="Times New Roman"/>
                <w:color w:val="000000"/>
              </w:rPr>
            </w:pPr>
          </w:p>
        </w:tc>
      </w:tr>
      <w:tr w:rsidR="00D44AAF" w:rsidRPr="00053744" w14:paraId="5EB985D7" w14:textId="77777777" w:rsidTr="0072602C">
        <w:tc>
          <w:tcPr>
            <w:tcW w:w="2518" w:type="dxa"/>
          </w:tcPr>
          <w:p w14:paraId="3BFCB2F8" w14:textId="77777777" w:rsidR="00D44AAF" w:rsidRDefault="00D44AAF"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86AA7F0" w14:textId="77777777"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La 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D44AAF" w14:paraId="56842A4C" w14:textId="77777777" w:rsidTr="0072602C">
        <w:tc>
          <w:tcPr>
            <w:tcW w:w="2518" w:type="dxa"/>
          </w:tcPr>
          <w:p w14:paraId="0E507947" w14:textId="77777777"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Descripción</w:t>
            </w:r>
          </w:p>
        </w:tc>
        <w:tc>
          <w:tcPr>
            <w:tcW w:w="6536" w:type="dxa"/>
          </w:tcPr>
          <w:p w14:paraId="4049490C" w14:textId="1215FDF4" w:rsidR="00D44AAF" w:rsidRPr="00C00E85" w:rsidRDefault="00C00E85" w:rsidP="0072602C">
            <w:pPr>
              <w:rPr>
                <w:rFonts w:ascii="Times New Roman" w:hAnsi="Times New Roman" w:cs="Times New Roman"/>
                <w:color w:val="000000" w:themeColor="text1"/>
                <w:sz w:val="20"/>
                <w:szCs w:val="20"/>
                <w:rPrChange w:id="771" w:author="Cuenta Microsoft" w:date="2016-05-20T11:56:00Z">
                  <w:rPr>
                    <w:rFonts w:ascii="Times New Roman" w:hAnsi="Times New Roman" w:cs="Times New Roman"/>
                    <w:color w:val="000000" w:themeColor="text1"/>
                    <w:sz w:val="20"/>
                    <w:szCs w:val="20"/>
                  </w:rPr>
                </w:rPrChange>
              </w:rPr>
            </w:pPr>
            <w:ins w:id="772" w:author="Cuenta Microsoft" w:date="2016-05-20T11:55:00Z">
              <w:r w:rsidRPr="00C00E85">
                <w:rPr>
                  <w:rFonts w:ascii="Times New Roman" w:hAnsi="Times New Roman" w:cs="Times New Roman"/>
                  <w:color w:val="000000" w:themeColor="text1"/>
                  <w:sz w:val="20"/>
                  <w:szCs w:val="20"/>
                  <w:rPrChange w:id="773" w:author="Cuenta Microsoft" w:date="2016-05-20T11:56:00Z">
                    <w:rPr>
                      <w:rFonts w:ascii="Times New Roman" w:hAnsi="Times New Roman" w:cs="Times New Roman"/>
                      <w:i/>
                      <w:color w:val="000000" w:themeColor="text1"/>
                      <w:sz w:val="20"/>
                      <w:szCs w:val="20"/>
                    </w:rPr>
                  </w:rPrChange>
                </w:rPr>
                <w:t>Interactivo que presenta las revoluciones que estallaron en África del Norte y el Cercano Oriente a finales de 2010</w:t>
              </w:r>
            </w:ins>
            <w:del w:id="774" w:author="Cuenta Microsoft" w:date="2016-05-20T11:55:00Z">
              <w:r w:rsidR="00D44AAF" w:rsidRPr="00C00E85" w:rsidDel="00C00E85">
                <w:rPr>
                  <w:rFonts w:ascii="Times New Roman" w:hAnsi="Times New Roman" w:cs="Times New Roman"/>
                  <w:color w:val="000000" w:themeColor="text1"/>
                  <w:sz w:val="20"/>
                  <w:szCs w:val="20"/>
                  <w:rPrChange w:id="775" w:author="Cuenta Microsoft" w:date="2016-05-20T11:56:00Z">
                    <w:rPr>
                      <w:rFonts w:ascii="Times New Roman" w:hAnsi="Times New Roman" w:cs="Times New Roman"/>
                      <w:i/>
                      <w:color w:val="000000" w:themeColor="text1"/>
                      <w:sz w:val="20"/>
                      <w:szCs w:val="20"/>
                    </w:rPr>
                  </w:rPrChange>
                </w:rPr>
                <w:delText xml:space="preserve">Webquest </w:delText>
              </w:r>
              <w:r w:rsidR="00D44AAF" w:rsidRPr="00C00E85" w:rsidDel="00C00E85">
                <w:rPr>
                  <w:rFonts w:ascii="Times New Roman" w:hAnsi="Times New Roman" w:cs="Times New Roman"/>
                  <w:color w:val="000000" w:themeColor="text1"/>
                  <w:sz w:val="20"/>
                  <w:szCs w:val="20"/>
                  <w:rPrChange w:id="776" w:author="Cuenta Microsoft" w:date="2016-05-20T11:56:00Z">
                    <w:rPr>
                      <w:rFonts w:ascii="Times New Roman" w:hAnsi="Times New Roman" w:cs="Times New Roman"/>
                      <w:color w:val="000000" w:themeColor="text1"/>
                      <w:sz w:val="20"/>
                      <w:szCs w:val="20"/>
                    </w:rPr>
                  </w:rPrChange>
                </w:rPr>
                <w:delText xml:space="preserve">sobre las revoluciones que estallaron en África del Norte y </w:delText>
              </w:r>
              <w:r w:rsidR="007E22CF" w:rsidRPr="00C00E85" w:rsidDel="00C00E85">
                <w:rPr>
                  <w:rFonts w:ascii="Times New Roman" w:hAnsi="Times New Roman" w:cs="Times New Roman"/>
                  <w:color w:val="000000" w:themeColor="text1"/>
                  <w:sz w:val="20"/>
                  <w:szCs w:val="20"/>
                  <w:rPrChange w:id="777" w:author="Cuenta Microsoft" w:date="2016-05-20T11:56:00Z">
                    <w:rPr>
                      <w:rFonts w:ascii="Times New Roman" w:hAnsi="Times New Roman" w:cs="Times New Roman"/>
                      <w:color w:val="000000" w:themeColor="text1"/>
                      <w:sz w:val="20"/>
                      <w:szCs w:val="20"/>
                    </w:rPr>
                  </w:rPrChange>
                </w:rPr>
                <w:delText>el Cercano</w:delText>
              </w:r>
              <w:r w:rsidR="00D44AAF" w:rsidRPr="00C00E85" w:rsidDel="00C00E85">
                <w:rPr>
                  <w:rFonts w:ascii="Times New Roman" w:hAnsi="Times New Roman" w:cs="Times New Roman"/>
                  <w:color w:val="000000" w:themeColor="text1"/>
                  <w:sz w:val="20"/>
                  <w:szCs w:val="20"/>
                  <w:rPrChange w:id="778" w:author="Cuenta Microsoft" w:date="2016-05-20T11:56:00Z">
                    <w:rPr>
                      <w:rFonts w:ascii="Times New Roman" w:hAnsi="Times New Roman" w:cs="Times New Roman"/>
                      <w:color w:val="000000" w:themeColor="text1"/>
                      <w:sz w:val="20"/>
                      <w:szCs w:val="20"/>
                    </w:rPr>
                  </w:rPrChange>
                </w:rPr>
                <w:delText xml:space="preserve"> Oriente a finales de 2010</w:delText>
              </w:r>
            </w:del>
            <w:ins w:id="779" w:author="Lilia Carvajal" w:date="2016-05-19T17:45:00Z">
              <w:del w:id="780" w:author="Cuenta Microsoft" w:date="2016-05-20T11:55:00Z">
                <w:r w:rsidR="00846D44" w:rsidRPr="00C00E85" w:rsidDel="00C00E85">
                  <w:rPr>
                    <w:rFonts w:ascii="Times New Roman" w:hAnsi="Times New Roman" w:cs="Times New Roman"/>
                    <w:color w:val="000000" w:themeColor="text1"/>
                    <w:sz w:val="20"/>
                    <w:szCs w:val="20"/>
                    <w:rPrChange w:id="781" w:author="Cuenta Microsoft" w:date="2016-05-20T11:56:00Z">
                      <w:rPr>
                        <w:rFonts w:ascii="Times New Roman" w:hAnsi="Times New Roman" w:cs="Times New Roman"/>
                        <w:color w:val="000000" w:themeColor="text1"/>
                        <w:sz w:val="20"/>
                        <w:szCs w:val="20"/>
                      </w:rPr>
                    </w:rPrChange>
                  </w:rPr>
                  <w:delText>.</w:delText>
                </w:r>
              </w:del>
            </w:ins>
          </w:p>
        </w:tc>
      </w:tr>
    </w:tbl>
    <w:p w14:paraId="275796C1" w14:textId="77777777" w:rsidR="00D44AAF" w:rsidRDefault="00D44AAF" w:rsidP="002F23E0">
      <w:pPr>
        <w:shd w:val="clear" w:color="auto" w:fill="FFFFFF"/>
        <w:spacing w:after="225" w:line="240" w:lineRule="auto"/>
        <w:rPr>
          <w:ins w:id="782" w:author="Cuenta Microsoft" w:date="2016-05-20T11:58:00Z"/>
          <w:rFonts w:ascii="Times" w:hAnsi="Times"/>
          <w:highlight w:val="cyan"/>
        </w:rPr>
      </w:pPr>
    </w:p>
    <w:tbl>
      <w:tblPr>
        <w:tblStyle w:val="Tablaconcuadrcula"/>
        <w:tblW w:w="0" w:type="auto"/>
        <w:tblLook w:val="04A0" w:firstRow="1" w:lastRow="0" w:firstColumn="1" w:lastColumn="0" w:noHBand="0" w:noVBand="1"/>
      </w:tblPr>
      <w:tblGrid>
        <w:gridCol w:w="952"/>
        <w:gridCol w:w="8102"/>
      </w:tblGrid>
      <w:tr w:rsidR="00C00E85" w:rsidRPr="005D1738" w14:paraId="7A63BF7D" w14:textId="77777777" w:rsidTr="00C00E85">
        <w:trPr>
          <w:ins w:id="783" w:author="Cuenta Microsoft" w:date="2016-05-20T11:58:00Z"/>
        </w:trPr>
        <w:tc>
          <w:tcPr>
            <w:tcW w:w="9033" w:type="dxa"/>
            <w:gridSpan w:val="2"/>
            <w:shd w:val="clear" w:color="auto" w:fill="000000" w:themeFill="text1"/>
          </w:tcPr>
          <w:p w14:paraId="32A18B24" w14:textId="77777777" w:rsidR="00C00E85" w:rsidRPr="005D1738" w:rsidRDefault="00C00E85" w:rsidP="00C00E85">
            <w:pPr>
              <w:jc w:val="center"/>
              <w:rPr>
                <w:ins w:id="784" w:author="Cuenta Microsoft" w:date="2016-05-20T11:58:00Z"/>
                <w:rFonts w:ascii="Times New Roman" w:hAnsi="Times New Roman" w:cs="Times New Roman"/>
                <w:b/>
                <w:color w:val="FFFFFF" w:themeColor="background1"/>
              </w:rPr>
            </w:pPr>
            <w:ins w:id="785" w:author="Cuenta Microsoft" w:date="2016-05-20T11:58:00Z">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ofundiza</w:t>
              </w:r>
              <w:r w:rsidRPr="005D1738">
                <w:rPr>
                  <w:rFonts w:ascii="Times New Roman" w:hAnsi="Times New Roman" w:cs="Times New Roman"/>
                  <w:b/>
                  <w:color w:val="FFFFFF" w:themeColor="background1"/>
                </w:rPr>
                <w:t>: recurso</w:t>
              </w:r>
              <w:r>
                <w:rPr>
                  <w:rFonts w:ascii="Times New Roman" w:hAnsi="Times New Roman" w:cs="Times New Roman"/>
                  <w:b/>
                  <w:color w:val="FFFFFF" w:themeColor="background1"/>
                </w:rPr>
                <w:t xml:space="preserve"> aprovechado</w:t>
              </w:r>
            </w:ins>
          </w:p>
        </w:tc>
      </w:tr>
      <w:tr w:rsidR="00C00E85" w14:paraId="7875FD51" w14:textId="77777777" w:rsidTr="00C00E85">
        <w:trPr>
          <w:ins w:id="786" w:author="Cuenta Microsoft" w:date="2016-05-20T11:58:00Z"/>
        </w:trPr>
        <w:tc>
          <w:tcPr>
            <w:tcW w:w="2518" w:type="dxa"/>
          </w:tcPr>
          <w:p w14:paraId="5FB60F53" w14:textId="77777777" w:rsidR="00C00E85" w:rsidRPr="00053744" w:rsidRDefault="00C00E85" w:rsidP="00C00E85">
            <w:pPr>
              <w:rPr>
                <w:ins w:id="787" w:author="Cuenta Microsoft" w:date="2016-05-20T11:58:00Z"/>
                <w:rFonts w:ascii="Times New Roman" w:hAnsi="Times New Roman" w:cs="Times New Roman"/>
                <w:b/>
                <w:color w:val="000000"/>
                <w:sz w:val="18"/>
                <w:szCs w:val="18"/>
              </w:rPr>
            </w:pPr>
            <w:ins w:id="788" w:author="Cuenta Microsoft" w:date="2016-05-20T11:58:00Z">
              <w:r>
                <w:rPr>
                  <w:rFonts w:ascii="Times New Roman" w:hAnsi="Times New Roman" w:cs="Times New Roman"/>
                  <w:b/>
                  <w:color w:val="000000"/>
                  <w:sz w:val="18"/>
                  <w:szCs w:val="18"/>
                </w:rPr>
                <w:t>Código</w:t>
              </w:r>
            </w:ins>
          </w:p>
        </w:tc>
        <w:tc>
          <w:tcPr>
            <w:tcW w:w="6515" w:type="dxa"/>
          </w:tcPr>
          <w:p w14:paraId="6676D92A" w14:textId="77777777" w:rsidR="00C00E85" w:rsidRPr="00D873FD" w:rsidRDefault="00C00E85" w:rsidP="00C00E85">
            <w:pPr>
              <w:rPr>
                <w:ins w:id="789" w:author="Cuenta Microsoft" w:date="2016-05-20T11:58:00Z"/>
                <w:rFonts w:ascii="Times New Roman" w:hAnsi="Times New Roman" w:cs="Times New Roman"/>
                <w:b/>
                <w:color w:val="000000"/>
                <w:sz w:val="18"/>
                <w:szCs w:val="18"/>
              </w:rPr>
            </w:pPr>
            <w:ins w:id="790" w:author="Cuenta Microsoft" w:date="2016-05-20T11:58:00Z">
              <w:r>
                <w:rPr>
                  <w:rFonts w:ascii="Arial" w:hAnsi="Arial"/>
                  <w:sz w:val="18"/>
                  <w:szCs w:val="18"/>
                  <w:lang w:val="es-ES_tradnl"/>
                </w:rPr>
                <w:t>CS_10_02_CO_REC50</w:t>
              </w:r>
            </w:ins>
          </w:p>
        </w:tc>
      </w:tr>
      <w:tr w:rsidR="00C00E85" w14:paraId="233022DE" w14:textId="77777777" w:rsidTr="00C00E85">
        <w:trPr>
          <w:ins w:id="791" w:author="Cuenta Microsoft" w:date="2016-05-20T11:58:00Z"/>
        </w:trPr>
        <w:tc>
          <w:tcPr>
            <w:tcW w:w="2518" w:type="dxa"/>
          </w:tcPr>
          <w:p w14:paraId="19D17356" w14:textId="77777777" w:rsidR="00C00E85" w:rsidRDefault="00C00E85" w:rsidP="00C00E85">
            <w:pPr>
              <w:rPr>
                <w:ins w:id="792" w:author="Cuenta Microsoft" w:date="2016-05-20T11:59:00Z"/>
                <w:rFonts w:ascii="Times New Roman" w:hAnsi="Times New Roman" w:cs="Times New Roman"/>
                <w:b/>
                <w:color w:val="000000"/>
                <w:sz w:val="18"/>
                <w:szCs w:val="18"/>
              </w:rPr>
            </w:pPr>
            <w:ins w:id="793" w:author="Cuenta Microsoft" w:date="2016-05-20T11:58:00Z">
              <w:r>
                <w:rPr>
                  <w:rFonts w:ascii="Times New Roman" w:hAnsi="Times New Roman" w:cs="Times New Roman"/>
                  <w:b/>
                  <w:color w:val="000000"/>
                  <w:sz w:val="18"/>
                  <w:szCs w:val="18"/>
                </w:rPr>
                <w:t>Ubicaci</w:t>
              </w:r>
            </w:ins>
            <w:ins w:id="794" w:author="Cuenta Microsoft" w:date="2016-05-20T11:59:00Z">
              <w:r>
                <w:rPr>
                  <w:rFonts w:ascii="Times New Roman" w:hAnsi="Times New Roman" w:cs="Times New Roman"/>
                  <w:b/>
                  <w:color w:val="000000"/>
                  <w:sz w:val="18"/>
                  <w:szCs w:val="18"/>
                </w:rPr>
                <w:t>ón en Aula Planeta</w:t>
              </w:r>
            </w:ins>
          </w:p>
          <w:p w14:paraId="44878A8B" w14:textId="77777777" w:rsidR="00C00E85" w:rsidRDefault="00C00E85" w:rsidP="00C00E85">
            <w:pPr>
              <w:rPr>
                <w:ins w:id="795" w:author="Cuenta Microsoft" w:date="2016-05-20T11:59:00Z"/>
                <w:rFonts w:ascii="Times New Roman" w:hAnsi="Times New Roman" w:cs="Times New Roman"/>
                <w:b/>
                <w:color w:val="000000"/>
                <w:sz w:val="18"/>
                <w:szCs w:val="18"/>
              </w:rPr>
            </w:pPr>
          </w:p>
          <w:p w14:paraId="6183FD31" w14:textId="78287E70" w:rsidR="00C00E85" w:rsidRDefault="00C00E85" w:rsidP="00C00E85">
            <w:pPr>
              <w:rPr>
                <w:ins w:id="796" w:author="Cuenta Microsoft" w:date="2016-05-20T11:58:00Z"/>
                <w:rFonts w:ascii="Times New Roman" w:hAnsi="Times New Roman" w:cs="Times New Roman"/>
                <w:color w:val="000000"/>
              </w:rPr>
            </w:pPr>
            <w:ins w:id="797" w:author="Cuenta Microsoft" w:date="2016-05-20T11:59:00Z">
              <w:r>
                <w:rPr>
                  <w:rFonts w:ascii="Times New Roman" w:hAnsi="Times New Roman" w:cs="Times New Roman"/>
                  <w:b/>
                  <w:color w:val="000000"/>
                  <w:sz w:val="18"/>
                  <w:szCs w:val="18"/>
                </w:rPr>
                <w:t>Título</w:t>
              </w:r>
            </w:ins>
          </w:p>
        </w:tc>
        <w:tc>
          <w:tcPr>
            <w:tcW w:w="6515" w:type="dxa"/>
          </w:tcPr>
          <w:p w14:paraId="1F9528E1" w14:textId="7E90F344" w:rsidR="00C00E85" w:rsidRDefault="00C00E85" w:rsidP="00C00E85">
            <w:pPr>
              <w:rPr>
                <w:ins w:id="798" w:author="Cuenta Microsoft" w:date="2016-05-20T11:58:00Z"/>
                <w:rFonts w:ascii="Arial" w:hAnsi="Arial" w:cs="Arial"/>
                <w:sz w:val="18"/>
                <w:szCs w:val="18"/>
                <w:lang w:val="es-ES_tradnl"/>
              </w:rPr>
            </w:pPr>
          </w:p>
          <w:p w14:paraId="1EDADA14" w14:textId="053BCB0F" w:rsidR="00C00E85" w:rsidRDefault="00C00E85" w:rsidP="00C00E85">
            <w:pPr>
              <w:rPr>
                <w:ins w:id="799" w:author="Cuenta Microsoft" w:date="2016-05-20T11:59:00Z"/>
                <w:rFonts w:ascii="Arial" w:hAnsi="Arial" w:cs="Arial"/>
                <w:sz w:val="18"/>
                <w:szCs w:val="18"/>
                <w:lang w:val="es-ES_tradnl"/>
              </w:rPr>
            </w:pPr>
            <w:ins w:id="800" w:author="Cuenta Microsoft" w:date="2016-05-20T11:59:00Z">
              <w:r>
                <w:rPr>
                  <w:rFonts w:ascii="Arial" w:hAnsi="Arial" w:cs="Arial"/>
                  <w:sz w:val="18"/>
                  <w:szCs w:val="18"/>
                  <w:lang w:val="es-ES_tradnl"/>
                </w:rPr>
                <w:fldChar w:fldCharType="begin"/>
              </w:r>
              <w:r>
                <w:rPr>
                  <w:rFonts w:ascii="Arial" w:hAnsi="Arial" w:cs="Arial"/>
                  <w:sz w:val="18"/>
                  <w:szCs w:val="18"/>
                  <w:lang w:val="es-ES_tradnl"/>
                </w:rPr>
                <w:instrText xml:space="preserve"> HYPERLINK "</w:instrText>
              </w:r>
            </w:ins>
            <w:ins w:id="801" w:author="Cuenta Microsoft" w:date="2016-05-20T11:58:00Z">
              <w:r w:rsidRPr="00C00E85">
                <w:rPr>
                  <w:rFonts w:ascii="Arial" w:hAnsi="Arial" w:cs="Arial"/>
                  <w:sz w:val="18"/>
                  <w:szCs w:val="18"/>
                  <w:lang w:val="es-ES_tradnl"/>
                </w:rPr>
                <w:instrText>http://profesores.aulaplaneta.com/AuxPages/RecursoProfesor.aspx?IdGuion=14572&amp;IdRecurso=749995&amp;Transparent=on</w:instrText>
              </w:r>
            </w:ins>
            <w:ins w:id="802" w:author="Cuenta Microsoft" w:date="2016-05-20T11:59:00Z">
              <w:r>
                <w:rPr>
                  <w:rFonts w:ascii="Arial" w:hAnsi="Arial" w:cs="Arial"/>
                  <w:sz w:val="18"/>
                  <w:szCs w:val="18"/>
                  <w:lang w:val="es-ES_tradnl"/>
                </w:rPr>
                <w:instrText xml:space="preserve">" </w:instrText>
              </w:r>
              <w:r>
                <w:rPr>
                  <w:rFonts w:ascii="Arial" w:hAnsi="Arial" w:cs="Arial"/>
                  <w:sz w:val="18"/>
                  <w:szCs w:val="18"/>
                  <w:lang w:val="es-ES_tradnl"/>
                </w:rPr>
                <w:fldChar w:fldCharType="separate"/>
              </w:r>
            </w:ins>
            <w:ins w:id="803" w:author="Cuenta Microsoft" w:date="2016-05-20T11:58:00Z">
              <w:r w:rsidRPr="008A234B">
                <w:rPr>
                  <w:rStyle w:val="Hipervnculo"/>
                  <w:rFonts w:ascii="Arial" w:hAnsi="Arial" w:cs="Arial"/>
                  <w:sz w:val="18"/>
                  <w:szCs w:val="18"/>
                  <w:lang w:val="es-ES_tradnl"/>
                </w:rPr>
                <w:t>http://profesores.aulaplaneta.com/AuxPages/RecursoProfesor.aspx?IdGuion=14572&amp;IdRecurso=749995&amp;Transparent=on</w:t>
              </w:r>
            </w:ins>
            <w:ins w:id="804" w:author="Cuenta Microsoft" w:date="2016-05-20T11:59:00Z">
              <w:r>
                <w:rPr>
                  <w:rFonts w:ascii="Arial" w:hAnsi="Arial" w:cs="Arial"/>
                  <w:sz w:val="18"/>
                  <w:szCs w:val="18"/>
                  <w:lang w:val="es-ES_tradnl"/>
                </w:rPr>
                <w:fldChar w:fldCharType="end"/>
              </w:r>
            </w:ins>
          </w:p>
          <w:p w14:paraId="61E9AF13" w14:textId="77777777" w:rsidR="00C00E85" w:rsidRDefault="00C00E85" w:rsidP="00C00E85">
            <w:pPr>
              <w:rPr>
                <w:ins w:id="805" w:author="Cuenta Microsoft" w:date="2016-05-20T11:59:00Z"/>
                <w:rFonts w:ascii="Arial" w:hAnsi="Arial" w:cs="Arial"/>
                <w:sz w:val="18"/>
                <w:szCs w:val="18"/>
                <w:lang w:val="es-ES_tradnl"/>
              </w:rPr>
            </w:pPr>
          </w:p>
          <w:p w14:paraId="5CEE67AF" w14:textId="77777777" w:rsidR="00C00E85" w:rsidRDefault="00C00E85" w:rsidP="00C00E85">
            <w:pPr>
              <w:rPr>
                <w:ins w:id="806" w:author="Cuenta Microsoft" w:date="2016-05-20T11:59:00Z"/>
                <w:rFonts w:ascii="Arial" w:hAnsi="Arial" w:cs="Arial"/>
                <w:sz w:val="18"/>
                <w:szCs w:val="18"/>
                <w:lang w:val="es-ES_tradnl"/>
              </w:rPr>
            </w:pPr>
          </w:p>
          <w:p w14:paraId="384DFEAE" w14:textId="49EC02B1" w:rsidR="00C00E85" w:rsidRPr="006C25D9" w:rsidRDefault="00C00E85" w:rsidP="00C00E85">
            <w:pPr>
              <w:rPr>
                <w:ins w:id="807" w:author="Cuenta Microsoft" w:date="2016-05-20T11:58:00Z"/>
                <w:rFonts w:ascii="Arial" w:hAnsi="Arial" w:cs="Arial"/>
                <w:sz w:val="18"/>
                <w:szCs w:val="18"/>
                <w:lang w:val="es-ES_tradnl"/>
              </w:rPr>
            </w:pPr>
            <w:ins w:id="808" w:author="Cuenta Microsoft" w:date="2016-05-20T12:00:00Z">
              <w:r w:rsidRPr="00C00E85">
                <w:rPr>
                  <w:rFonts w:ascii="Arial" w:hAnsi="Arial" w:cs="Arial"/>
                  <w:sz w:val="18"/>
                  <w:szCs w:val="18"/>
                  <w:lang w:val="es-ES_tradnl"/>
                </w:rPr>
                <w:t>Incidencia de internet en los Movimientos Sociales</w:t>
              </w:r>
            </w:ins>
          </w:p>
        </w:tc>
      </w:tr>
      <w:tr w:rsidR="00C00E85" w14:paraId="1553B70F" w14:textId="77777777" w:rsidTr="00C00E85">
        <w:trPr>
          <w:ins w:id="809" w:author="Cuenta Microsoft" w:date="2016-05-20T11:58:00Z"/>
        </w:trPr>
        <w:tc>
          <w:tcPr>
            <w:tcW w:w="2518" w:type="dxa"/>
          </w:tcPr>
          <w:p w14:paraId="08B66755" w14:textId="77777777" w:rsidR="00C00E85" w:rsidRDefault="00C00E85" w:rsidP="00C00E85">
            <w:pPr>
              <w:rPr>
                <w:ins w:id="810" w:author="Cuenta Microsoft" w:date="2016-05-20T11:58:00Z"/>
                <w:rFonts w:ascii="Times New Roman" w:hAnsi="Times New Roman" w:cs="Times New Roman"/>
                <w:color w:val="000000"/>
              </w:rPr>
            </w:pPr>
            <w:ins w:id="811" w:author="Cuenta Microsoft" w:date="2016-05-20T11:58:00Z">
              <w:r w:rsidRPr="00053744">
                <w:rPr>
                  <w:rFonts w:ascii="Times New Roman" w:hAnsi="Times New Roman" w:cs="Times New Roman"/>
                  <w:b/>
                  <w:color w:val="000000"/>
                  <w:sz w:val="18"/>
                  <w:szCs w:val="18"/>
                </w:rPr>
                <w:t>Descripción</w:t>
              </w:r>
            </w:ins>
          </w:p>
        </w:tc>
        <w:tc>
          <w:tcPr>
            <w:tcW w:w="6515" w:type="dxa"/>
          </w:tcPr>
          <w:p w14:paraId="58A6E2B2" w14:textId="77777777" w:rsidR="00C00E85" w:rsidRPr="006C25D9" w:rsidRDefault="00C00E85" w:rsidP="00C00E85">
            <w:pPr>
              <w:rPr>
                <w:ins w:id="812" w:author="Cuenta Microsoft" w:date="2016-05-20T11:58:00Z"/>
                <w:rFonts w:ascii="Arial" w:hAnsi="Arial" w:cs="Arial"/>
                <w:sz w:val="18"/>
                <w:szCs w:val="18"/>
                <w:lang w:val="es-ES_tradnl"/>
              </w:rPr>
            </w:pPr>
            <w:ins w:id="813" w:author="Cuenta Microsoft" w:date="2016-05-20T11:58:00Z">
              <w:r w:rsidRPr="00C00E85">
                <w:rPr>
                  <w:rFonts w:ascii="Arial" w:hAnsi="Arial" w:cs="Arial"/>
                  <w:sz w:val="18"/>
                  <w:szCs w:val="18"/>
                  <w:lang w:val="es-ES_tradnl"/>
                </w:rPr>
                <w:t>Interactivo que permite analizar la importancia de Internet y las redes sociales en las revueltas árabes de 2011</w:t>
              </w:r>
            </w:ins>
          </w:p>
        </w:tc>
      </w:tr>
    </w:tbl>
    <w:p w14:paraId="2F7C3258" w14:textId="77777777" w:rsidR="00C00E85" w:rsidRDefault="00C00E85" w:rsidP="002F23E0">
      <w:pPr>
        <w:shd w:val="clear" w:color="auto" w:fill="FFFFFF"/>
        <w:spacing w:after="225" w:line="240" w:lineRule="auto"/>
        <w:rPr>
          <w:rFonts w:ascii="Times" w:hAnsi="Times"/>
          <w:highlight w:val="cyan"/>
        </w:rPr>
      </w:pPr>
    </w:p>
    <w:p w14:paraId="663F283A" w14:textId="77777777"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1543E">
        <w:rPr>
          <w:rFonts w:ascii="Times" w:hAnsi="Times"/>
          <w:highlight w:val="yellow"/>
        </w:rPr>
        <w:t>[SECCIÓN 2]</w:t>
      </w:r>
      <w:r w:rsidRPr="0011543E">
        <w:rPr>
          <w:rFonts w:ascii="Times" w:hAnsi="Times"/>
        </w:rPr>
        <w:t xml:space="preserve"> </w:t>
      </w:r>
      <w:r w:rsidR="006522B2">
        <w:rPr>
          <w:rFonts w:ascii="Times" w:hAnsi="Times"/>
          <w:b/>
        </w:rPr>
        <w:t>2</w:t>
      </w:r>
      <w:r w:rsidR="00B943ED" w:rsidRPr="0011543E">
        <w:rPr>
          <w:rFonts w:ascii="Times" w:hAnsi="Times"/>
          <w:b/>
        </w:rPr>
        <w:t>.1</w:t>
      </w:r>
      <w:r w:rsidRPr="0011543E">
        <w:rPr>
          <w:rFonts w:ascii="Times" w:hAnsi="Times"/>
          <w:b/>
        </w:rPr>
        <w:t xml:space="preserve"> </w:t>
      </w:r>
      <w:r w:rsidR="005E650E" w:rsidRPr="0011543E">
        <w:rPr>
          <w:rFonts w:ascii="Times" w:hAnsi="Times"/>
          <w:b/>
        </w:rPr>
        <w:t>Túnez</w:t>
      </w:r>
    </w:p>
    <w:p w14:paraId="1FF7292A" w14:textId="77777777" w:rsidR="00B80116"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manifestaciones que derrocaron al </w:t>
      </w:r>
      <w:r w:rsidR="0076146B" w:rsidRPr="002F23E0">
        <w:rPr>
          <w:rFonts w:ascii="Times New Roman" w:eastAsia="Times New Roman" w:hAnsi="Times New Roman" w:cs="Times New Roman"/>
          <w:bCs/>
          <w:color w:val="333333"/>
          <w:sz w:val="24"/>
          <w:szCs w:val="24"/>
          <w:lang w:eastAsia="es-CO"/>
        </w:rPr>
        <w:t xml:space="preserve">presidente </w:t>
      </w:r>
      <w:r w:rsidR="00C14CD2" w:rsidRPr="00F50210">
        <w:rPr>
          <w:rFonts w:ascii="Times New Roman" w:eastAsia="Times New Roman" w:hAnsi="Times New Roman" w:cs="Times New Roman"/>
          <w:bCs/>
          <w:color w:val="333333"/>
          <w:sz w:val="24"/>
          <w:szCs w:val="24"/>
          <w:lang w:eastAsia="es-CO"/>
        </w:rPr>
        <w:t>Zine el Abidine</w:t>
      </w:r>
      <w:r w:rsidR="00C14CD2">
        <w:rPr>
          <w:rFonts w:ascii="Times New Roman" w:eastAsia="Times New Roman" w:hAnsi="Times New Roman" w:cs="Times New Roman"/>
          <w:bCs/>
          <w:color w:val="333333"/>
          <w:sz w:val="24"/>
          <w:szCs w:val="24"/>
          <w:lang w:eastAsia="es-CO"/>
        </w:rPr>
        <w:t xml:space="preserve"> </w:t>
      </w:r>
      <w:r w:rsidR="0076146B" w:rsidRPr="002F23E0">
        <w:rPr>
          <w:rFonts w:ascii="Times New Roman" w:eastAsia="Times New Roman" w:hAnsi="Times New Roman" w:cs="Times New Roman"/>
          <w:bCs/>
          <w:color w:val="333333"/>
          <w:sz w:val="24"/>
          <w:szCs w:val="24"/>
          <w:lang w:eastAsia="es-CO"/>
        </w:rPr>
        <w:t>Ben</w:t>
      </w:r>
      <w:r w:rsidR="00B943ED">
        <w:rPr>
          <w:rFonts w:ascii="Times New Roman" w:eastAsia="Times New Roman" w:hAnsi="Times New Roman" w:cs="Times New Roman"/>
          <w:bCs/>
          <w:color w:val="333333"/>
          <w:sz w:val="24"/>
          <w:szCs w:val="24"/>
          <w:lang w:eastAsia="es-CO"/>
        </w:rPr>
        <w:t xml:space="preserve"> Ali,</w:t>
      </w:r>
      <w:r w:rsidRPr="002F23E0">
        <w:rPr>
          <w:rFonts w:ascii="Times New Roman" w:eastAsia="Times New Roman" w:hAnsi="Times New Roman" w:cs="Times New Roman"/>
          <w:bCs/>
          <w:color w:val="333333"/>
          <w:sz w:val="24"/>
          <w:szCs w:val="24"/>
          <w:lang w:eastAsia="es-CO"/>
        </w:rPr>
        <w:t xml:space="preserve"> en las elecciones convocadas venció el </w:t>
      </w:r>
      <w:r w:rsidRPr="001C3E80">
        <w:rPr>
          <w:rFonts w:ascii="Times New Roman" w:eastAsia="Times New Roman" w:hAnsi="Times New Roman" w:cs="Times New Roman"/>
          <w:b/>
          <w:bCs/>
          <w:color w:val="333333"/>
          <w:sz w:val="24"/>
          <w:szCs w:val="24"/>
          <w:lang w:eastAsia="es-CO"/>
        </w:rPr>
        <w:t>partido islamista Ennahda</w:t>
      </w:r>
      <w:r w:rsidR="00B943ED"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gobierna Túnez en coalición con dos partidos laicos. </w:t>
      </w:r>
    </w:p>
    <w:p w14:paraId="67F2FFE8" w14:textId="54434203" w:rsidR="00D0355B"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amenaza más grave </w:t>
      </w:r>
      <w:r w:rsidR="00B943ED">
        <w:rPr>
          <w:rFonts w:ascii="Times New Roman" w:eastAsia="Times New Roman" w:hAnsi="Times New Roman" w:cs="Times New Roman"/>
          <w:bCs/>
          <w:color w:val="333333"/>
          <w:sz w:val="24"/>
          <w:szCs w:val="24"/>
          <w:lang w:eastAsia="es-CO"/>
        </w:rPr>
        <w:t>de</w:t>
      </w:r>
      <w:r w:rsidRPr="002F23E0">
        <w:rPr>
          <w:rFonts w:ascii="Times New Roman" w:eastAsia="Times New Roman" w:hAnsi="Times New Roman" w:cs="Times New Roman"/>
          <w:bCs/>
          <w:color w:val="333333"/>
          <w:sz w:val="24"/>
          <w:szCs w:val="24"/>
          <w:lang w:eastAsia="es-CO"/>
        </w:rPr>
        <w:t xml:space="preserve"> </w:t>
      </w:r>
      <w:r w:rsidR="0076146B" w:rsidRPr="002F23E0">
        <w:rPr>
          <w:rFonts w:ascii="Times New Roman" w:eastAsia="Times New Roman" w:hAnsi="Times New Roman" w:cs="Times New Roman"/>
          <w:bCs/>
          <w:color w:val="333333"/>
          <w:sz w:val="24"/>
          <w:szCs w:val="24"/>
          <w:lang w:eastAsia="es-CO"/>
        </w:rPr>
        <w:t>esta</w:t>
      </w:r>
      <w:r w:rsidRPr="002F23E0">
        <w:rPr>
          <w:rFonts w:ascii="Times New Roman" w:eastAsia="Times New Roman" w:hAnsi="Times New Roman" w:cs="Times New Roman"/>
          <w:bCs/>
          <w:color w:val="333333"/>
          <w:sz w:val="24"/>
          <w:szCs w:val="24"/>
          <w:lang w:eastAsia="es-CO"/>
        </w:rPr>
        <w:t xml:space="preserve"> situación son las actividades de una minoría islamista radical</w:t>
      </w:r>
      <w:ins w:id="814" w:author="Lilia Carvajal" w:date="2016-05-19T17:46:00Z">
        <w:r w:rsidR="00B82430">
          <w:rPr>
            <w:rFonts w:ascii="Times New Roman" w:eastAsia="Times New Roman" w:hAnsi="Times New Roman" w:cs="Times New Roman"/>
            <w:bCs/>
            <w:color w:val="333333"/>
            <w:sz w:val="24"/>
            <w:szCs w:val="24"/>
            <w:lang w:eastAsia="es-CO"/>
          </w:rPr>
          <w:t>,</w:t>
        </w:r>
      </w:ins>
      <w:r w:rsidRPr="002F23E0">
        <w:rPr>
          <w:rFonts w:ascii="Times New Roman" w:eastAsia="Times New Roman" w:hAnsi="Times New Roman" w:cs="Times New Roman"/>
          <w:bCs/>
          <w:color w:val="333333"/>
          <w:sz w:val="24"/>
          <w:szCs w:val="24"/>
          <w:lang w:eastAsia="es-CO"/>
        </w:rPr>
        <w:t xml:space="preserve"> a </w:t>
      </w:r>
      <w:del w:id="815" w:author="Lilia Carvajal" w:date="2016-05-18T19:41:00Z">
        <w:r w:rsidRPr="002F23E0" w:rsidDel="008D4508">
          <w:rPr>
            <w:rFonts w:ascii="Times New Roman" w:eastAsia="Times New Roman" w:hAnsi="Times New Roman" w:cs="Times New Roman"/>
            <w:bCs/>
            <w:color w:val="333333"/>
            <w:sz w:val="24"/>
            <w:szCs w:val="24"/>
            <w:lang w:eastAsia="es-CO"/>
          </w:rPr>
          <w:delText xml:space="preserve">quien </w:delText>
        </w:r>
      </w:del>
      <w:ins w:id="816" w:author="Lilia Carvajal" w:date="2016-05-18T19:41:00Z">
        <w:r w:rsidR="008D4508">
          <w:rPr>
            <w:rFonts w:ascii="Times New Roman" w:eastAsia="Times New Roman" w:hAnsi="Times New Roman" w:cs="Times New Roman"/>
            <w:bCs/>
            <w:color w:val="333333"/>
            <w:sz w:val="24"/>
            <w:szCs w:val="24"/>
            <w:lang w:eastAsia="es-CO"/>
          </w:rPr>
          <w:t>la que</w:t>
        </w:r>
        <w:r w:rsidR="008D4508" w:rsidRPr="002F23E0">
          <w:rPr>
            <w:rFonts w:ascii="Times New Roman" w:eastAsia="Times New Roman" w:hAnsi="Times New Roman" w:cs="Times New Roman"/>
            <w:bCs/>
            <w:color w:val="333333"/>
            <w:sz w:val="24"/>
            <w:szCs w:val="24"/>
            <w:lang w:eastAsia="es-CO"/>
          </w:rPr>
          <w:t xml:space="preserve"> </w:t>
        </w:r>
      </w:ins>
      <w:r w:rsidRPr="002F23E0">
        <w:rPr>
          <w:rFonts w:ascii="Times New Roman" w:eastAsia="Times New Roman" w:hAnsi="Times New Roman" w:cs="Times New Roman"/>
          <w:bCs/>
          <w:color w:val="333333"/>
          <w:sz w:val="24"/>
          <w:szCs w:val="24"/>
          <w:lang w:eastAsia="es-CO"/>
        </w:rPr>
        <w:t>se</w:t>
      </w:r>
      <w:ins w:id="817" w:author="Lilia Carvajal" w:date="2016-05-18T19:41:00Z">
        <w:r w:rsidR="008D4508">
          <w:rPr>
            <w:rFonts w:ascii="Times New Roman" w:eastAsia="Times New Roman" w:hAnsi="Times New Roman" w:cs="Times New Roman"/>
            <w:bCs/>
            <w:color w:val="333333"/>
            <w:sz w:val="24"/>
            <w:szCs w:val="24"/>
            <w:lang w:eastAsia="es-CO"/>
          </w:rPr>
          <w:t xml:space="preserve"> le</w:t>
        </w:r>
      </w:ins>
      <w:r w:rsidRPr="002F23E0">
        <w:rPr>
          <w:rFonts w:ascii="Times New Roman" w:eastAsia="Times New Roman" w:hAnsi="Times New Roman" w:cs="Times New Roman"/>
          <w:bCs/>
          <w:color w:val="333333"/>
          <w:sz w:val="24"/>
          <w:szCs w:val="24"/>
          <w:lang w:eastAsia="es-CO"/>
        </w:rPr>
        <w:t xml:space="preserve"> atribuye el asesinato del político laico </w:t>
      </w:r>
      <w:r w:rsidR="005E650E" w:rsidRPr="002F23E0">
        <w:rPr>
          <w:rFonts w:ascii="Times New Roman" w:eastAsia="Times New Roman" w:hAnsi="Times New Roman" w:cs="Times New Roman"/>
          <w:bCs/>
          <w:color w:val="333333"/>
          <w:sz w:val="24"/>
          <w:szCs w:val="24"/>
          <w:lang w:eastAsia="es-CO"/>
        </w:rPr>
        <w:t>Chokri Belaid</w:t>
      </w:r>
      <w:r w:rsidR="00C14CD2">
        <w:rPr>
          <w:rFonts w:ascii="Times New Roman" w:eastAsia="Times New Roman" w:hAnsi="Times New Roman" w:cs="Times New Roman"/>
          <w:bCs/>
          <w:color w:val="333333"/>
          <w:sz w:val="24"/>
          <w:szCs w:val="24"/>
          <w:lang w:eastAsia="es-CO"/>
        </w:rPr>
        <w:t xml:space="preserve"> y el atentado contra el Museo Nacional del Bardo en 2015, así como numerosos incidentes armados en las zonas rurales ubicadas al sur de ese país</w:t>
      </w:r>
      <w:r w:rsidRPr="002F23E0">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272"/>
        <w:gridCol w:w="6556"/>
      </w:tblGrid>
      <w:tr w:rsidR="00B630B4" w:rsidRPr="005D1738" w14:paraId="525AAE5F" w14:textId="77777777" w:rsidTr="00084242">
        <w:tc>
          <w:tcPr>
            <w:tcW w:w="8828" w:type="dxa"/>
            <w:gridSpan w:val="2"/>
            <w:shd w:val="clear" w:color="auto" w:fill="0D0D0D" w:themeFill="text1" w:themeFillTint="F2"/>
          </w:tcPr>
          <w:p w14:paraId="70504457" w14:textId="77777777"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14:paraId="42B788C4" w14:textId="77777777" w:rsidTr="00084242">
        <w:tc>
          <w:tcPr>
            <w:tcW w:w="2272" w:type="dxa"/>
          </w:tcPr>
          <w:p w14:paraId="7BE05A95" w14:textId="77777777"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56" w:type="dxa"/>
          </w:tcPr>
          <w:p w14:paraId="690011CB" w14:textId="377E2E09"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ins w:id="818" w:author="Cuenta Microsoft" w:date="2016-05-20T11:30:00Z">
              <w:r w:rsidR="00CE7262">
                <w:rPr>
                  <w:rFonts w:ascii="Times New Roman" w:hAnsi="Times New Roman" w:cs="Times New Roman"/>
                  <w:color w:val="000000"/>
                  <w:sz w:val="18"/>
                  <w:szCs w:val="18"/>
                </w:rPr>
                <w:t>10</w:t>
              </w:r>
            </w:ins>
            <w:del w:id="819" w:author="Cuenta Microsoft" w:date="2016-05-20T11:30:00Z">
              <w:r w:rsidR="00FF73D3" w:rsidDel="00CE7262">
                <w:rPr>
                  <w:rFonts w:ascii="Times New Roman" w:hAnsi="Times New Roman" w:cs="Times New Roman"/>
                  <w:color w:val="000000"/>
                  <w:sz w:val="18"/>
                  <w:szCs w:val="18"/>
                </w:rPr>
                <w:delText>23</w:delText>
              </w:r>
            </w:del>
          </w:p>
        </w:tc>
      </w:tr>
      <w:tr w:rsidR="00B630B4" w14:paraId="3F26648D" w14:textId="77777777" w:rsidTr="00084242">
        <w:tc>
          <w:tcPr>
            <w:tcW w:w="2272" w:type="dxa"/>
          </w:tcPr>
          <w:p w14:paraId="16068FE3"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56" w:type="dxa"/>
          </w:tcPr>
          <w:p w14:paraId="14CAB249" w14:textId="77777777"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w:t>
            </w:r>
          </w:p>
        </w:tc>
      </w:tr>
      <w:tr w:rsidR="00B630B4" w14:paraId="0A78CEF4" w14:textId="77777777" w:rsidTr="00084242">
        <w:tc>
          <w:tcPr>
            <w:tcW w:w="2272" w:type="dxa"/>
          </w:tcPr>
          <w:p w14:paraId="3EEC3A62"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56" w:type="dxa"/>
          </w:tcPr>
          <w:p w14:paraId="07888E2F" w14:textId="77777777" w:rsidR="00B630B4" w:rsidRDefault="00E538B0" w:rsidP="00AB5076">
            <w:pPr>
              <w:rPr>
                <w:rFonts w:ascii="Times New Roman" w:hAnsi="Times New Roman" w:cs="Times New Roman"/>
                <w:color w:val="000000"/>
                <w:sz w:val="18"/>
                <w:szCs w:val="18"/>
              </w:rPr>
            </w:pPr>
            <w:r>
              <w:rPr>
                <w:noProof/>
                <w:lang w:eastAsia="es-CO"/>
              </w:rPr>
              <w:drawing>
                <wp:inline distT="0" distB="0" distL="0" distR="0" wp14:anchorId="01DC8173" wp14:editId="035EB6E7">
                  <wp:extent cx="1255976" cy="887239"/>
                  <wp:effectExtent l="0" t="0" r="1905" b="8255"/>
                  <wp:docPr id="10" name="Imagen 10" descr="http://thumb7.shutterstock.com/display_pic_with_logo/7880/7880,1295131849,1/stock-photo-nice-january-tunisian-manifestants-rally-the-street-of-the-city-after-the-runaway-of-dictator-6904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7880/7880,1295131849,1/stock-photo-nice-january-tunisian-manifestants-rally-the-street-of-the-city-after-the-runaway-of-dictator-690409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4244" cy="893080"/>
                          </a:xfrm>
                          <a:prstGeom prst="rect">
                            <a:avLst/>
                          </a:prstGeom>
                          <a:noFill/>
                          <a:ln>
                            <a:noFill/>
                          </a:ln>
                        </pic:spPr>
                      </pic:pic>
                    </a:graphicData>
                  </a:graphic>
                </wp:inline>
              </w:drawing>
            </w:r>
          </w:p>
          <w:p w14:paraId="1CC3469E" w14:textId="77777777" w:rsidR="00E538B0" w:rsidRPr="00E462B5" w:rsidRDefault="00061134" w:rsidP="00AB5076">
            <w:pPr>
              <w:rPr>
                <w:rFonts w:ascii="Times New Roman" w:hAnsi="Times New Roman" w:cs="Times New Roman"/>
                <w:color w:val="000000"/>
                <w:sz w:val="18"/>
                <w:szCs w:val="18"/>
              </w:rPr>
            </w:pPr>
            <w:hyperlink r:id="rId29" w:history="1">
              <w:r w:rsidR="00C14CD2" w:rsidRPr="005B44D9">
                <w:rPr>
                  <w:rStyle w:val="Hipervnculo"/>
                  <w:rFonts w:ascii="Times New Roman" w:hAnsi="Times New Roman" w:cs="Times New Roman"/>
                  <w:sz w:val="18"/>
                  <w:szCs w:val="18"/>
                </w:rPr>
                <w:t>http://thumb7.shutterstock.com/display_pic_with_logo/7880/7880,1295131849,1/stock-photo-nice-january-tunisian-manifestants-rally-the-street-of-the-city-after-the-runaway-of-dictator-69040912.jpg</w:t>
              </w:r>
            </w:hyperlink>
          </w:p>
        </w:tc>
      </w:tr>
      <w:tr w:rsidR="00B630B4" w14:paraId="7214962D" w14:textId="77777777" w:rsidTr="00084242">
        <w:tc>
          <w:tcPr>
            <w:tcW w:w="2272" w:type="dxa"/>
          </w:tcPr>
          <w:p w14:paraId="57A818EB"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56" w:type="dxa"/>
          </w:tcPr>
          <w:p w14:paraId="66D0C4A3" w14:textId="77777777"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 el 15 de enero de 2010.</w:t>
            </w:r>
          </w:p>
        </w:tc>
      </w:tr>
    </w:tbl>
    <w:p w14:paraId="1AD22AF2" w14:textId="77777777"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0BC63D4A" w14:textId="77777777"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lastRenderedPageBreak/>
        <w:t>[SECCIÓN 2]</w:t>
      </w:r>
      <w:r w:rsidRPr="001D6166">
        <w:rPr>
          <w:rFonts w:ascii="Times" w:hAnsi="Times"/>
        </w:rPr>
        <w:t xml:space="preserve"> </w:t>
      </w:r>
      <w:r w:rsidR="006522B2">
        <w:rPr>
          <w:rFonts w:ascii="Times" w:hAnsi="Times"/>
          <w:b/>
        </w:rPr>
        <w:t>2</w:t>
      </w:r>
      <w:r w:rsidRPr="002D46F9">
        <w:rPr>
          <w:rFonts w:ascii="Times" w:hAnsi="Times"/>
          <w:b/>
        </w:rPr>
        <w:t xml:space="preserve">.2 </w:t>
      </w:r>
      <w:r w:rsidR="005C529E" w:rsidRPr="002D46F9">
        <w:rPr>
          <w:rFonts w:ascii="Times" w:hAnsi="Times"/>
          <w:b/>
        </w:rPr>
        <w:t>Yemen</w:t>
      </w:r>
    </w:p>
    <w:p w14:paraId="4F29FC46" w14:textId="129BF175"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movilizaciones de protesta impulsadas por jóvenes, se inició un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 xml:space="preserve">iálogo </w:t>
      </w:r>
      <w:r w:rsidR="00B943ED">
        <w:rPr>
          <w:rFonts w:ascii="Times New Roman" w:eastAsia="Times New Roman" w:hAnsi="Times New Roman" w:cs="Times New Roman"/>
          <w:bCs/>
          <w:color w:val="333333"/>
          <w:sz w:val="24"/>
          <w:szCs w:val="24"/>
          <w:lang w:eastAsia="es-CO"/>
        </w:rPr>
        <w:t>n</w:t>
      </w:r>
      <w:r w:rsidRPr="002F23E0">
        <w:rPr>
          <w:rFonts w:ascii="Times New Roman" w:eastAsia="Times New Roman" w:hAnsi="Times New Roman" w:cs="Times New Roman"/>
          <w:bCs/>
          <w:color w:val="333333"/>
          <w:sz w:val="24"/>
          <w:szCs w:val="24"/>
          <w:lang w:eastAsia="es-CO"/>
        </w:rPr>
        <w:t>acional</w:t>
      </w:r>
      <w:r w:rsidR="00B943E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del w:id="820" w:author="Lilia Carvajal" w:date="2016-05-18T19:55:00Z">
        <w:r w:rsidRPr="002F23E0" w:rsidDel="00ED4A73">
          <w:rPr>
            <w:rFonts w:ascii="Times New Roman" w:eastAsia="Times New Roman" w:hAnsi="Times New Roman" w:cs="Times New Roman"/>
            <w:bCs/>
            <w:color w:val="333333"/>
            <w:sz w:val="24"/>
            <w:szCs w:val="24"/>
            <w:lang w:eastAsia="es-CO"/>
          </w:rPr>
          <w:delText xml:space="preserve">bajo </w:delText>
        </w:r>
      </w:del>
      <w:ins w:id="821" w:author="Lilia Carvajal" w:date="2016-05-18T19:55:00Z">
        <w:r w:rsidR="00ED4A73">
          <w:rPr>
            <w:rFonts w:ascii="Times New Roman" w:eastAsia="Times New Roman" w:hAnsi="Times New Roman" w:cs="Times New Roman"/>
            <w:bCs/>
            <w:color w:val="333333"/>
            <w:sz w:val="24"/>
            <w:szCs w:val="24"/>
            <w:lang w:eastAsia="es-CO"/>
          </w:rPr>
          <w:t>con</w:t>
        </w:r>
        <w:r w:rsidR="00ED4A73" w:rsidRPr="002F23E0">
          <w:rPr>
            <w:rFonts w:ascii="Times New Roman" w:eastAsia="Times New Roman" w:hAnsi="Times New Roman" w:cs="Times New Roman"/>
            <w:bCs/>
            <w:color w:val="333333"/>
            <w:sz w:val="24"/>
            <w:szCs w:val="24"/>
            <w:lang w:eastAsia="es-CO"/>
          </w:rPr>
          <w:t xml:space="preserve"> </w:t>
        </w:r>
      </w:ins>
      <w:r w:rsidRPr="002F23E0">
        <w:rPr>
          <w:rFonts w:ascii="Times New Roman" w:eastAsia="Times New Roman" w:hAnsi="Times New Roman" w:cs="Times New Roman"/>
          <w:bCs/>
          <w:color w:val="333333"/>
          <w:sz w:val="24"/>
          <w:szCs w:val="24"/>
          <w:lang w:eastAsia="es-CO"/>
        </w:rPr>
        <w:t xml:space="preserve">el patrocinio del </w:t>
      </w:r>
      <w:r w:rsidRPr="001C3E80">
        <w:rPr>
          <w:rFonts w:ascii="Times New Roman" w:eastAsia="Times New Roman" w:hAnsi="Times New Roman" w:cs="Times New Roman"/>
          <w:b/>
          <w:bCs/>
          <w:color w:val="333333"/>
          <w:sz w:val="24"/>
          <w:szCs w:val="24"/>
          <w:lang w:eastAsia="es-CO"/>
        </w:rPr>
        <w:t>Consejo de Cooperación del Golfo (</w:t>
      </w:r>
      <w:r w:rsidR="00B943ED" w:rsidRPr="001C3E80">
        <w:rPr>
          <w:rFonts w:ascii="Times New Roman" w:eastAsia="Times New Roman" w:hAnsi="Times New Roman" w:cs="Times New Roman"/>
          <w:b/>
          <w:bCs/>
          <w:smallCaps/>
          <w:color w:val="333333"/>
          <w:sz w:val="24"/>
          <w:szCs w:val="24"/>
          <w:lang w:eastAsia="es-CO"/>
        </w:rPr>
        <w:t>ccg</w:t>
      </w:r>
      <w:r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p>
    <w:p w14:paraId="18BFF2B5" w14:textId="60708B8F" w:rsidR="00B630B4"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Este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iálogo intent</w:t>
      </w:r>
      <w:r w:rsidR="00B943ED">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redactar una Constitución en la cual </w:t>
      </w:r>
      <w:r w:rsidR="00B943ED">
        <w:rPr>
          <w:rFonts w:ascii="Times New Roman" w:eastAsia="Times New Roman" w:hAnsi="Times New Roman" w:cs="Times New Roman"/>
          <w:bCs/>
          <w:color w:val="333333"/>
          <w:sz w:val="24"/>
          <w:szCs w:val="24"/>
          <w:lang w:eastAsia="es-CO"/>
        </w:rPr>
        <w:t>estuvieran</w:t>
      </w:r>
      <w:r w:rsidRPr="002F23E0">
        <w:rPr>
          <w:rFonts w:ascii="Times New Roman" w:eastAsia="Times New Roman" w:hAnsi="Times New Roman" w:cs="Times New Roman"/>
          <w:bCs/>
          <w:color w:val="333333"/>
          <w:sz w:val="24"/>
          <w:szCs w:val="24"/>
          <w:lang w:eastAsia="es-CO"/>
        </w:rPr>
        <w:t xml:space="preserve"> de acuerdo gobernado</w:t>
      </w:r>
      <w:r w:rsidR="00B943ED">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 xml:space="preserve"> y gobernantes. No obstante, la iniciativa perdió interés en los yemeníes. La nueva Constitución </w:t>
      </w:r>
      <w:r w:rsidR="00B943ED">
        <w:rPr>
          <w:rFonts w:ascii="Times New Roman" w:eastAsia="Times New Roman" w:hAnsi="Times New Roman" w:cs="Times New Roman"/>
          <w:bCs/>
          <w:color w:val="333333"/>
          <w:sz w:val="24"/>
          <w:szCs w:val="24"/>
          <w:lang w:eastAsia="es-CO"/>
        </w:rPr>
        <w:t>fue</w:t>
      </w:r>
      <w:r w:rsidR="00C14CD2">
        <w:rPr>
          <w:rFonts w:ascii="Times New Roman" w:eastAsia="Times New Roman" w:hAnsi="Times New Roman" w:cs="Times New Roman"/>
          <w:bCs/>
          <w:color w:val="333333"/>
          <w:sz w:val="24"/>
          <w:szCs w:val="24"/>
          <w:lang w:eastAsia="es-CO"/>
        </w:rPr>
        <w:t xml:space="preserve"> planteada como</w:t>
      </w:r>
      <w:r w:rsidRPr="002F23E0">
        <w:rPr>
          <w:rFonts w:ascii="Times New Roman" w:eastAsia="Times New Roman" w:hAnsi="Times New Roman" w:cs="Times New Roman"/>
          <w:bCs/>
          <w:color w:val="333333"/>
          <w:sz w:val="24"/>
          <w:szCs w:val="24"/>
          <w:lang w:eastAsia="es-CO"/>
        </w:rPr>
        <w:t xml:space="preserve"> la puerta de salida para acabar con la pobreza, el </w:t>
      </w:r>
      <w:r w:rsidRPr="001C3E80">
        <w:rPr>
          <w:rFonts w:ascii="Times New Roman" w:eastAsia="Times New Roman" w:hAnsi="Times New Roman" w:cs="Times New Roman"/>
          <w:b/>
          <w:bCs/>
          <w:color w:val="333333"/>
          <w:sz w:val="24"/>
          <w:szCs w:val="24"/>
          <w:lang w:eastAsia="es-CO"/>
        </w:rPr>
        <w:t>separatismo</w:t>
      </w:r>
      <w:r w:rsidRPr="002F23E0">
        <w:rPr>
          <w:rFonts w:ascii="Times New Roman" w:eastAsia="Times New Roman" w:hAnsi="Times New Roman" w:cs="Times New Roman"/>
          <w:bCs/>
          <w:color w:val="333333"/>
          <w:sz w:val="24"/>
          <w:szCs w:val="24"/>
          <w:lang w:eastAsia="es-CO"/>
        </w:rPr>
        <w:t xml:space="preserve"> de Yemen del Sur y la insurgencia de los </w:t>
      </w:r>
      <w:r w:rsidR="00C14CD2">
        <w:rPr>
          <w:rFonts w:ascii="Times New Roman" w:eastAsia="Times New Roman" w:hAnsi="Times New Roman" w:cs="Times New Roman"/>
          <w:b/>
          <w:bCs/>
          <w:color w:val="333333"/>
          <w:sz w:val="24"/>
          <w:szCs w:val="24"/>
          <w:lang w:eastAsia="es-CO"/>
        </w:rPr>
        <w:t>hut</w:t>
      </w:r>
      <w:del w:id="822" w:author="Lilia Carvajal" w:date="2016-05-18T19:59:00Z">
        <w:r w:rsidR="00C14CD2" w:rsidDel="00ED4A73">
          <w:rPr>
            <w:rFonts w:ascii="Times New Roman" w:eastAsia="Times New Roman" w:hAnsi="Times New Roman" w:cs="Times New Roman"/>
            <w:b/>
            <w:bCs/>
            <w:color w:val="333333"/>
            <w:sz w:val="24"/>
            <w:szCs w:val="24"/>
            <w:lang w:eastAsia="es-CO"/>
          </w:rPr>
          <w:delText>h</w:delText>
        </w:r>
      </w:del>
      <w:r w:rsidR="00C14CD2">
        <w:rPr>
          <w:rFonts w:ascii="Times New Roman" w:eastAsia="Times New Roman" w:hAnsi="Times New Roman" w:cs="Times New Roman"/>
          <w:b/>
          <w:bCs/>
          <w:color w:val="333333"/>
          <w:sz w:val="24"/>
          <w:szCs w:val="24"/>
          <w:lang w:eastAsia="es-CO"/>
        </w:rPr>
        <w:t>íe</w:t>
      </w:r>
      <w:r w:rsidRPr="00C14CD2">
        <w:rPr>
          <w:rFonts w:ascii="Times New Roman" w:eastAsia="Times New Roman" w:hAnsi="Times New Roman" w:cs="Times New Roman"/>
          <w:b/>
          <w:bCs/>
          <w:color w:val="333333"/>
          <w:sz w:val="24"/>
          <w:szCs w:val="24"/>
          <w:lang w:eastAsia="es-CO"/>
        </w:rPr>
        <w:t>s</w:t>
      </w:r>
      <w:r w:rsidR="00C14CD2">
        <w:rPr>
          <w:rFonts w:ascii="Times New Roman" w:eastAsia="Times New Roman" w:hAnsi="Times New Roman" w:cs="Times New Roman"/>
          <w:b/>
          <w:bCs/>
          <w:color w:val="333333"/>
          <w:sz w:val="24"/>
          <w:szCs w:val="24"/>
          <w:lang w:eastAsia="es-CO"/>
        </w:rPr>
        <w:t xml:space="preserve"> </w:t>
      </w:r>
      <w:r w:rsidR="00C14CD2">
        <w:rPr>
          <w:rFonts w:ascii="Times New Roman" w:eastAsia="Times New Roman" w:hAnsi="Times New Roman" w:cs="Times New Roman"/>
          <w:bCs/>
          <w:color w:val="333333"/>
          <w:sz w:val="24"/>
          <w:szCs w:val="24"/>
          <w:lang w:eastAsia="es-CO"/>
        </w:rPr>
        <w:t>(rebeldes ch</w:t>
      </w:r>
      <w:ins w:id="823" w:author="Lilia Carvajal" w:date="2016-05-18T20:53:00Z">
        <w:r w:rsidR="00415905">
          <w:rPr>
            <w:rFonts w:ascii="Times New Roman" w:eastAsia="Times New Roman" w:hAnsi="Times New Roman" w:cs="Times New Roman"/>
            <w:bCs/>
            <w:color w:val="333333"/>
            <w:sz w:val="24"/>
            <w:szCs w:val="24"/>
            <w:lang w:eastAsia="es-CO"/>
          </w:rPr>
          <w:t>i</w:t>
        </w:r>
      </w:ins>
      <w:del w:id="824" w:author="Lilia Carvajal" w:date="2016-05-18T20:53:00Z">
        <w:r w:rsidR="00C14CD2" w:rsidDel="00415905">
          <w:rPr>
            <w:rFonts w:ascii="Times New Roman" w:eastAsia="Times New Roman" w:hAnsi="Times New Roman" w:cs="Times New Roman"/>
            <w:bCs/>
            <w:color w:val="333333"/>
            <w:sz w:val="24"/>
            <w:szCs w:val="24"/>
            <w:lang w:eastAsia="es-CO"/>
          </w:rPr>
          <w:delText>í</w:delText>
        </w:r>
      </w:del>
      <w:r w:rsidR="00C14CD2">
        <w:rPr>
          <w:rFonts w:ascii="Times New Roman" w:eastAsia="Times New Roman" w:hAnsi="Times New Roman" w:cs="Times New Roman"/>
          <w:bCs/>
          <w:color w:val="333333"/>
          <w:sz w:val="24"/>
          <w:szCs w:val="24"/>
          <w:lang w:eastAsia="es-CO"/>
        </w:rPr>
        <w:t>itas).</w:t>
      </w:r>
    </w:p>
    <w:p w14:paraId="16CEC51A" w14:textId="432D2933" w:rsidR="00C14CD2" w:rsidRDefault="00C14CD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La guerra civil en ese país </w:t>
      </w:r>
      <w:del w:id="825" w:author="Lilia Carvajal" w:date="2016-05-18T20:03:00Z">
        <w:r w:rsidDel="00035AF5">
          <w:rPr>
            <w:rFonts w:ascii="Times New Roman" w:eastAsia="Times New Roman" w:hAnsi="Times New Roman" w:cs="Times New Roman"/>
            <w:bCs/>
            <w:color w:val="333333"/>
            <w:sz w:val="24"/>
            <w:szCs w:val="24"/>
            <w:lang w:eastAsia="es-CO"/>
          </w:rPr>
          <w:delText>ha continuado hasta la actualidad</w:delText>
        </w:r>
      </w:del>
      <w:ins w:id="826" w:author="Lilia Carvajal" w:date="2016-05-18T20:03:00Z">
        <w:r w:rsidR="00035AF5">
          <w:rPr>
            <w:rFonts w:ascii="Times New Roman" w:eastAsia="Times New Roman" w:hAnsi="Times New Roman" w:cs="Times New Roman"/>
            <w:bCs/>
            <w:color w:val="333333"/>
            <w:sz w:val="24"/>
            <w:szCs w:val="24"/>
            <w:lang w:eastAsia="es-CO"/>
          </w:rPr>
          <w:t>continúa</w:t>
        </w:r>
      </w:ins>
      <w:ins w:id="827" w:author="Lilia Carvajal" w:date="2016-05-19T17:47:00Z">
        <w:r w:rsidR="00B82430">
          <w:rPr>
            <w:rFonts w:ascii="Times New Roman" w:eastAsia="Times New Roman" w:hAnsi="Times New Roman" w:cs="Times New Roman"/>
            <w:bCs/>
            <w:color w:val="333333"/>
            <w:sz w:val="24"/>
            <w:szCs w:val="24"/>
            <w:lang w:eastAsia="es-CO"/>
          </w:rPr>
          <w:t>.</w:t>
        </w:r>
      </w:ins>
      <w:del w:id="828" w:author="Lilia Carvajal" w:date="2016-05-19T17:47:00Z">
        <w:r w:rsidDel="00B82430">
          <w:rPr>
            <w:rFonts w:ascii="Times New Roman" w:eastAsia="Times New Roman" w:hAnsi="Times New Roman" w:cs="Times New Roman"/>
            <w:bCs/>
            <w:color w:val="333333"/>
            <w:sz w:val="24"/>
            <w:szCs w:val="24"/>
            <w:lang w:eastAsia="es-CO"/>
          </w:rPr>
          <w:delText>,</w:delText>
        </w:r>
      </w:del>
      <w:r>
        <w:rPr>
          <w:rFonts w:ascii="Times New Roman" w:eastAsia="Times New Roman" w:hAnsi="Times New Roman" w:cs="Times New Roman"/>
          <w:bCs/>
          <w:color w:val="333333"/>
          <w:sz w:val="24"/>
          <w:szCs w:val="24"/>
          <w:lang w:eastAsia="es-CO"/>
        </w:rPr>
        <w:t xml:space="preserve"> </w:t>
      </w:r>
      <w:del w:id="829" w:author="Lilia Carvajal" w:date="2016-05-18T20:04:00Z">
        <w:r w:rsidDel="00035AF5">
          <w:rPr>
            <w:rFonts w:ascii="Times New Roman" w:eastAsia="Times New Roman" w:hAnsi="Times New Roman" w:cs="Times New Roman"/>
            <w:bCs/>
            <w:color w:val="333333"/>
            <w:sz w:val="24"/>
            <w:szCs w:val="24"/>
            <w:lang w:eastAsia="es-CO"/>
          </w:rPr>
          <w:delText xml:space="preserve">presenciando </w:delText>
        </w:r>
      </w:del>
      <w:ins w:id="830" w:author="Lilia Carvajal" w:date="2016-05-18T20:04:00Z">
        <w:r w:rsidR="00035AF5">
          <w:rPr>
            <w:rFonts w:ascii="Times New Roman" w:eastAsia="Times New Roman" w:hAnsi="Times New Roman" w:cs="Times New Roman"/>
            <w:bCs/>
            <w:color w:val="333333"/>
            <w:sz w:val="24"/>
            <w:szCs w:val="24"/>
            <w:lang w:eastAsia="es-CO"/>
          </w:rPr>
          <w:t>L</w:t>
        </w:r>
      </w:ins>
      <w:ins w:id="831" w:author="Lilia Carvajal" w:date="2016-05-18T20:03:00Z">
        <w:r w:rsidR="00415905">
          <w:rPr>
            <w:rFonts w:ascii="Times New Roman" w:eastAsia="Times New Roman" w:hAnsi="Times New Roman" w:cs="Times New Roman"/>
            <w:bCs/>
            <w:color w:val="333333"/>
            <w:sz w:val="24"/>
            <w:szCs w:val="24"/>
            <w:lang w:eastAsia="es-CO"/>
          </w:rPr>
          <w:t>a milicia chi</w:t>
        </w:r>
        <w:r w:rsidR="00035AF5">
          <w:rPr>
            <w:rFonts w:ascii="Times New Roman" w:eastAsia="Times New Roman" w:hAnsi="Times New Roman" w:cs="Times New Roman"/>
            <w:bCs/>
            <w:color w:val="333333"/>
            <w:sz w:val="24"/>
            <w:szCs w:val="24"/>
            <w:lang w:eastAsia="es-CO"/>
          </w:rPr>
          <w:t xml:space="preserve">ita Ansarolá </w:t>
        </w:r>
      </w:ins>
      <w:ins w:id="832" w:author="Lilia Carvajal" w:date="2016-05-18T20:06:00Z">
        <w:r w:rsidR="00035AF5">
          <w:rPr>
            <w:rFonts w:ascii="Times New Roman" w:eastAsia="Times New Roman" w:hAnsi="Times New Roman" w:cs="Times New Roman"/>
            <w:bCs/>
            <w:color w:val="333333"/>
            <w:sz w:val="24"/>
            <w:szCs w:val="24"/>
            <w:lang w:eastAsia="es-CO"/>
          </w:rPr>
          <w:t xml:space="preserve">mantiene </w:t>
        </w:r>
      </w:ins>
      <w:r>
        <w:rPr>
          <w:rFonts w:ascii="Times New Roman" w:eastAsia="Times New Roman" w:hAnsi="Times New Roman" w:cs="Times New Roman"/>
          <w:bCs/>
          <w:color w:val="333333"/>
          <w:sz w:val="24"/>
          <w:szCs w:val="24"/>
          <w:lang w:eastAsia="es-CO"/>
        </w:rPr>
        <w:t xml:space="preserve">el control de gran parte del territorio </w:t>
      </w:r>
      <w:del w:id="833" w:author="Lilia Carvajal" w:date="2016-05-18T20:06:00Z">
        <w:r w:rsidDel="00035AF5">
          <w:rPr>
            <w:rFonts w:ascii="Times New Roman" w:eastAsia="Times New Roman" w:hAnsi="Times New Roman" w:cs="Times New Roman"/>
            <w:bCs/>
            <w:color w:val="333333"/>
            <w:sz w:val="24"/>
            <w:szCs w:val="24"/>
            <w:lang w:eastAsia="es-CO"/>
          </w:rPr>
          <w:delText>por parte de</w:delText>
        </w:r>
      </w:del>
      <w:del w:id="834" w:author="Lilia Carvajal" w:date="2016-05-18T20:03:00Z">
        <w:r w:rsidDel="00035AF5">
          <w:rPr>
            <w:rFonts w:ascii="Times New Roman" w:eastAsia="Times New Roman" w:hAnsi="Times New Roman" w:cs="Times New Roman"/>
            <w:bCs/>
            <w:color w:val="333333"/>
            <w:sz w:val="24"/>
            <w:szCs w:val="24"/>
            <w:lang w:eastAsia="es-CO"/>
          </w:rPr>
          <w:delText xml:space="preserve"> la milicia chíita Ansarolá</w:delText>
        </w:r>
      </w:del>
      <w:del w:id="835" w:author="Lilia Carvajal" w:date="2016-05-18T20:06:00Z">
        <w:r w:rsidDel="00035AF5">
          <w:rPr>
            <w:rFonts w:ascii="Times New Roman" w:eastAsia="Times New Roman" w:hAnsi="Times New Roman" w:cs="Times New Roman"/>
            <w:bCs/>
            <w:color w:val="333333"/>
            <w:sz w:val="24"/>
            <w:szCs w:val="24"/>
            <w:lang w:eastAsia="es-CO"/>
          </w:rPr>
          <w:delText>, que</w:delText>
        </w:r>
      </w:del>
      <w:ins w:id="836" w:author="Lilia Carvajal" w:date="2016-05-18T20:06:00Z">
        <w:r w:rsidR="00035AF5">
          <w:rPr>
            <w:rFonts w:ascii="Times New Roman" w:eastAsia="Times New Roman" w:hAnsi="Times New Roman" w:cs="Times New Roman"/>
            <w:bCs/>
            <w:color w:val="333333"/>
            <w:sz w:val="24"/>
            <w:szCs w:val="24"/>
            <w:lang w:eastAsia="es-CO"/>
          </w:rPr>
          <w:t>y</w:t>
        </w:r>
      </w:ins>
      <w:r>
        <w:rPr>
          <w:rFonts w:ascii="Times New Roman" w:eastAsia="Times New Roman" w:hAnsi="Times New Roman" w:cs="Times New Roman"/>
          <w:bCs/>
          <w:color w:val="333333"/>
          <w:sz w:val="24"/>
          <w:szCs w:val="24"/>
          <w:lang w:eastAsia="es-CO"/>
        </w:rPr>
        <w:t xml:space="preserve"> amenaza al </w:t>
      </w:r>
      <w:ins w:id="837" w:author="Lilia Carvajal" w:date="2016-05-18T20:00:00Z">
        <w:r w:rsidR="00ED4A73">
          <w:rPr>
            <w:rFonts w:ascii="Times New Roman" w:eastAsia="Times New Roman" w:hAnsi="Times New Roman" w:cs="Times New Roman"/>
            <w:bCs/>
            <w:color w:val="333333"/>
            <w:sz w:val="24"/>
            <w:szCs w:val="24"/>
            <w:lang w:eastAsia="es-CO"/>
          </w:rPr>
          <w:t>G</w:t>
        </w:r>
      </w:ins>
      <w:del w:id="838" w:author="Lilia Carvajal" w:date="2016-05-18T20:00:00Z">
        <w:r w:rsidDel="00ED4A73">
          <w:rPr>
            <w:rFonts w:ascii="Times New Roman" w:eastAsia="Times New Roman" w:hAnsi="Times New Roman" w:cs="Times New Roman"/>
            <w:bCs/>
            <w:color w:val="333333"/>
            <w:sz w:val="24"/>
            <w:szCs w:val="24"/>
            <w:lang w:eastAsia="es-CO"/>
          </w:rPr>
          <w:delText>g</w:delText>
        </w:r>
      </w:del>
      <w:r>
        <w:rPr>
          <w:rFonts w:ascii="Times New Roman" w:eastAsia="Times New Roman" w:hAnsi="Times New Roman" w:cs="Times New Roman"/>
          <w:bCs/>
          <w:color w:val="333333"/>
          <w:sz w:val="24"/>
          <w:szCs w:val="24"/>
          <w:lang w:eastAsia="es-CO"/>
        </w:rPr>
        <w:t xml:space="preserve">obierno situado en Saná, mientras que en muchas regiones del sur de Yemen predomina el grupo terrorista Al Qaeda. Esa situación se ha visto </w:t>
      </w:r>
      <w:del w:id="839" w:author="Lilia Carvajal" w:date="2016-05-19T17:48:00Z">
        <w:r w:rsidDel="00B82430">
          <w:rPr>
            <w:rFonts w:ascii="Times New Roman" w:eastAsia="Times New Roman" w:hAnsi="Times New Roman" w:cs="Times New Roman"/>
            <w:bCs/>
            <w:color w:val="333333"/>
            <w:sz w:val="24"/>
            <w:szCs w:val="24"/>
            <w:lang w:eastAsia="es-CO"/>
          </w:rPr>
          <w:delText xml:space="preserve">profundizada </w:delText>
        </w:r>
      </w:del>
      <w:ins w:id="840" w:author="Lilia Carvajal" w:date="2016-05-19T17:48:00Z">
        <w:r w:rsidR="00B82430">
          <w:rPr>
            <w:rFonts w:ascii="Times New Roman" w:eastAsia="Times New Roman" w:hAnsi="Times New Roman" w:cs="Times New Roman"/>
            <w:bCs/>
            <w:color w:val="333333"/>
            <w:sz w:val="24"/>
            <w:szCs w:val="24"/>
            <w:lang w:eastAsia="es-CO"/>
          </w:rPr>
          <w:t xml:space="preserve">agudizada </w:t>
        </w:r>
      </w:ins>
      <w:del w:id="841" w:author="Lilia Carvajal" w:date="2016-05-19T17:48:00Z">
        <w:r w:rsidDel="00B82430">
          <w:rPr>
            <w:rFonts w:ascii="Times New Roman" w:eastAsia="Times New Roman" w:hAnsi="Times New Roman" w:cs="Times New Roman"/>
            <w:bCs/>
            <w:color w:val="333333"/>
            <w:sz w:val="24"/>
            <w:szCs w:val="24"/>
            <w:lang w:eastAsia="es-CO"/>
          </w:rPr>
          <w:delText>debido a</w:delText>
        </w:r>
      </w:del>
      <w:ins w:id="842" w:author="Lilia Carvajal" w:date="2016-05-19T17:48:00Z">
        <w:r w:rsidR="00B82430">
          <w:rPr>
            <w:rFonts w:ascii="Times New Roman" w:eastAsia="Times New Roman" w:hAnsi="Times New Roman" w:cs="Times New Roman"/>
            <w:bCs/>
            <w:color w:val="333333"/>
            <w:sz w:val="24"/>
            <w:szCs w:val="24"/>
            <w:lang w:eastAsia="es-CO"/>
          </w:rPr>
          <w:t>por</w:t>
        </w:r>
      </w:ins>
      <w:r>
        <w:rPr>
          <w:rFonts w:ascii="Times New Roman" w:eastAsia="Times New Roman" w:hAnsi="Times New Roman" w:cs="Times New Roman"/>
          <w:bCs/>
          <w:color w:val="333333"/>
          <w:sz w:val="24"/>
          <w:szCs w:val="24"/>
          <w:lang w:eastAsia="es-CO"/>
        </w:rPr>
        <w:t xml:space="preserve"> la intervención de tropas de Arabia Saud</w:t>
      </w:r>
      <w:ins w:id="843" w:author="Lilia Carvajal" w:date="2016-05-18T20:00:00Z">
        <w:r w:rsidR="00ED4A73">
          <w:rPr>
            <w:rFonts w:ascii="Times New Roman" w:eastAsia="Times New Roman" w:hAnsi="Times New Roman" w:cs="Times New Roman"/>
            <w:bCs/>
            <w:color w:val="333333"/>
            <w:sz w:val="24"/>
            <w:szCs w:val="24"/>
            <w:lang w:eastAsia="es-CO"/>
          </w:rPr>
          <w:t>í</w:t>
        </w:r>
      </w:ins>
      <w:del w:id="844" w:author="Lilia Carvajal" w:date="2016-05-18T20:00:00Z">
        <w:r w:rsidDel="00ED4A73">
          <w:rPr>
            <w:rFonts w:ascii="Times New Roman" w:eastAsia="Times New Roman" w:hAnsi="Times New Roman" w:cs="Times New Roman"/>
            <w:bCs/>
            <w:color w:val="333333"/>
            <w:sz w:val="24"/>
            <w:szCs w:val="24"/>
            <w:lang w:eastAsia="es-CO"/>
          </w:rPr>
          <w:delText>ita</w:delText>
        </w:r>
      </w:del>
      <w:r>
        <w:rPr>
          <w:rFonts w:ascii="Times New Roman" w:eastAsia="Times New Roman" w:hAnsi="Times New Roman" w:cs="Times New Roman"/>
          <w:bCs/>
          <w:color w:val="333333"/>
          <w:sz w:val="24"/>
          <w:szCs w:val="24"/>
          <w:lang w:eastAsia="es-CO"/>
        </w:rPr>
        <w:t xml:space="preserve"> y Emiratos Árabes Unidos en defensa del </w:t>
      </w:r>
      <w:ins w:id="845" w:author="Lilia Carvajal" w:date="2016-05-18T20:10:00Z">
        <w:r w:rsidR="00035AF5">
          <w:rPr>
            <w:rFonts w:ascii="Times New Roman" w:eastAsia="Times New Roman" w:hAnsi="Times New Roman" w:cs="Times New Roman"/>
            <w:bCs/>
            <w:color w:val="333333"/>
            <w:sz w:val="24"/>
            <w:szCs w:val="24"/>
            <w:lang w:eastAsia="es-CO"/>
          </w:rPr>
          <w:t>G</w:t>
        </w:r>
      </w:ins>
      <w:del w:id="846" w:author="Lilia Carvajal" w:date="2016-05-18T20:10:00Z">
        <w:r w:rsidDel="00035AF5">
          <w:rPr>
            <w:rFonts w:ascii="Times New Roman" w:eastAsia="Times New Roman" w:hAnsi="Times New Roman" w:cs="Times New Roman"/>
            <w:bCs/>
            <w:color w:val="333333"/>
            <w:sz w:val="24"/>
            <w:szCs w:val="24"/>
            <w:lang w:eastAsia="es-CO"/>
          </w:rPr>
          <w:delText>g</w:delText>
        </w:r>
      </w:del>
      <w:r>
        <w:rPr>
          <w:rFonts w:ascii="Times New Roman" w:eastAsia="Times New Roman" w:hAnsi="Times New Roman" w:cs="Times New Roman"/>
          <w:bCs/>
          <w:color w:val="333333"/>
          <w:sz w:val="24"/>
          <w:szCs w:val="24"/>
          <w:lang w:eastAsia="es-CO"/>
        </w:rPr>
        <w:t>obierno.</w:t>
      </w:r>
    </w:p>
    <w:tbl>
      <w:tblPr>
        <w:tblStyle w:val="Tablaconcuadrcula"/>
        <w:tblW w:w="0" w:type="auto"/>
        <w:tblLook w:val="04A0" w:firstRow="1" w:lastRow="0" w:firstColumn="1" w:lastColumn="0" w:noHBand="0" w:noVBand="1"/>
      </w:tblPr>
      <w:tblGrid>
        <w:gridCol w:w="2518"/>
        <w:gridCol w:w="6515"/>
      </w:tblGrid>
      <w:tr w:rsidR="00B630B4" w:rsidRPr="005D1738" w14:paraId="70C21DB7" w14:textId="77777777" w:rsidTr="00AB5076">
        <w:tc>
          <w:tcPr>
            <w:tcW w:w="9033" w:type="dxa"/>
            <w:gridSpan w:val="2"/>
            <w:shd w:val="clear" w:color="auto" w:fill="0D0D0D" w:themeFill="text1" w:themeFillTint="F2"/>
          </w:tcPr>
          <w:p w14:paraId="156C2487" w14:textId="77777777"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14:paraId="18C6C9AD" w14:textId="77777777" w:rsidTr="00AB5076">
        <w:tc>
          <w:tcPr>
            <w:tcW w:w="2518" w:type="dxa"/>
          </w:tcPr>
          <w:p w14:paraId="61FAEB0B" w14:textId="77777777"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17DEAF" w14:textId="7EB8D938"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ins w:id="847" w:author="Cuenta Microsoft" w:date="2016-05-20T11:31:00Z">
              <w:r w:rsidR="00CE7262">
                <w:rPr>
                  <w:rFonts w:ascii="Times New Roman" w:hAnsi="Times New Roman" w:cs="Times New Roman"/>
                  <w:color w:val="000000"/>
                  <w:sz w:val="18"/>
                  <w:szCs w:val="18"/>
                </w:rPr>
                <w:t>11</w:t>
              </w:r>
            </w:ins>
            <w:del w:id="848" w:author="Cuenta Microsoft" w:date="2016-05-20T11:31:00Z">
              <w:r w:rsidR="00FF73D3" w:rsidDel="00CE7262">
                <w:rPr>
                  <w:rFonts w:ascii="Times New Roman" w:hAnsi="Times New Roman" w:cs="Times New Roman"/>
                  <w:color w:val="000000"/>
                  <w:sz w:val="18"/>
                  <w:szCs w:val="18"/>
                </w:rPr>
                <w:delText>24</w:delText>
              </w:r>
            </w:del>
          </w:p>
        </w:tc>
      </w:tr>
      <w:tr w:rsidR="00B630B4" w14:paraId="28F7A6AC" w14:textId="77777777" w:rsidTr="00AB5076">
        <w:tc>
          <w:tcPr>
            <w:tcW w:w="2518" w:type="dxa"/>
          </w:tcPr>
          <w:p w14:paraId="1D33AD1E"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285255F" w14:textId="77777777"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Yemen</w:t>
            </w:r>
          </w:p>
        </w:tc>
      </w:tr>
      <w:tr w:rsidR="00B630B4" w14:paraId="04BEAD6B" w14:textId="77777777" w:rsidTr="00AB5076">
        <w:tc>
          <w:tcPr>
            <w:tcW w:w="2518" w:type="dxa"/>
          </w:tcPr>
          <w:p w14:paraId="3FC1E34F"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0C3A2AD7" w14:textId="77777777" w:rsidR="00E538B0" w:rsidRDefault="00E538B0" w:rsidP="00AB5076">
            <w:pPr>
              <w:rPr>
                <w:rFonts w:ascii="Times New Roman" w:hAnsi="Times New Roman" w:cs="Times New Roman"/>
                <w:color w:val="000000"/>
                <w:sz w:val="18"/>
                <w:szCs w:val="18"/>
              </w:rPr>
            </w:pPr>
            <w:r>
              <w:rPr>
                <w:noProof/>
                <w:lang w:eastAsia="es-CO"/>
              </w:rPr>
              <w:drawing>
                <wp:inline distT="0" distB="0" distL="0" distR="0" wp14:anchorId="639B7025" wp14:editId="5D2A1D10">
                  <wp:extent cx="1116114" cy="796705"/>
                  <wp:effectExtent l="0" t="0" r="8255" b="3810"/>
                  <wp:docPr id="11" name="Imagen 11" descr="http://thumb9.shutterstock.com/display_pic_with_logo/608500/221795722/stock-photo-sana-yemen-january-people-walking-and-buying-on-the-market-of-old-sana-on-yemen-221795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608500/221795722/stock-photo-sana-yemen-january-people-walking-and-buying-on-the-market-of-old-sana-on-yemen-22179572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1400" cy="821893"/>
                          </a:xfrm>
                          <a:prstGeom prst="rect">
                            <a:avLst/>
                          </a:prstGeom>
                          <a:noFill/>
                          <a:ln>
                            <a:noFill/>
                          </a:ln>
                        </pic:spPr>
                      </pic:pic>
                    </a:graphicData>
                  </a:graphic>
                </wp:inline>
              </w:drawing>
            </w:r>
          </w:p>
          <w:p w14:paraId="2E8A251E" w14:textId="77777777" w:rsidR="00E538B0" w:rsidRPr="00E462B5" w:rsidRDefault="00061134" w:rsidP="00AB5076">
            <w:pPr>
              <w:rPr>
                <w:rFonts w:ascii="Times New Roman" w:hAnsi="Times New Roman" w:cs="Times New Roman"/>
                <w:color w:val="000000"/>
                <w:sz w:val="18"/>
                <w:szCs w:val="18"/>
              </w:rPr>
            </w:pPr>
            <w:hyperlink r:id="rId31" w:history="1">
              <w:r w:rsidR="00C14CD2" w:rsidRPr="005B44D9">
                <w:rPr>
                  <w:rStyle w:val="Hipervnculo"/>
                  <w:rFonts w:ascii="Times New Roman" w:hAnsi="Times New Roman" w:cs="Times New Roman"/>
                  <w:sz w:val="18"/>
                  <w:szCs w:val="18"/>
                </w:rPr>
                <w:t>http://thumb9.shutterstock.com/display_pic_with_logo/608500/221795722/stock-photo-sana-yemen-january-people-walking-and-buying-on-the-market-of-old-sana-on-yemen-221795722.jpg</w:t>
              </w:r>
            </w:hyperlink>
          </w:p>
        </w:tc>
      </w:tr>
      <w:tr w:rsidR="00B630B4" w14:paraId="3F9B67A5" w14:textId="77777777" w:rsidTr="00AB5076">
        <w:tc>
          <w:tcPr>
            <w:tcW w:w="2518" w:type="dxa"/>
          </w:tcPr>
          <w:p w14:paraId="220F9A38"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B9C2099" w14:textId="264FEC9B"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Compradores en el viejo mercado de San</w:t>
            </w:r>
            <w:ins w:id="849" w:author="Lilia Carvajal" w:date="2016-05-18T20:10:00Z">
              <w:r w:rsidR="00035AF5">
                <w:rPr>
                  <w:rFonts w:ascii="Times New Roman" w:hAnsi="Times New Roman" w:cs="Times New Roman"/>
                  <w:color w:val="000000"/>
                  <w:sz w:val="18"/>
                  <w:szCs w:val="18"/>
                </w:rPr>
                <w:t>á</w:t>
              </w:r>
            </w:ins>
            <w:del w:id="850" w:author="Lilia Carvajal" w:date="2016-05-18T20:10:00Z">
              <w:r w:rsidDel="00035AF5">
                <w:rPr>
                  <w:rFonts w:ascii="Times New Roman" w:hAnsi="Times New Roman" w:cs="Times New Roman"/>
                  <w:color w:val="000000"/>
                  <w:sz w:val="18"/>
                  <w:szCs w:val="18"/>
                </w:rPr>
                <w:delText>a</w:delText>
              </w:r>
            </w:del>
            <w:r>
              <w:rPr>
                <w:rFonts w:ascii="Times New Roman" w:hAnsi="Times New Roman" w:cs="Times New Roman"/>
                <w:color w:val="000000"/>
                <w:sz w:val="18"/>
                <w:szCs w:val="18"/>
              </w:rPr>
              <w:t xml:space="preserve"> en Yemen.</w:t>
            </w:r>
          </w:p>
        </w:tc>
      </w:tr>
    </w:tbl>
    <w:p w14:paraId="47E40B85" w14:textId="77777777"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129ABA59" w14:textId="77777777"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006522B2">
        <w:rPr>
          <w:rFonts w:ascii="Times" w:hAnsi="Times"/>
          <w:b/>
        </w:rPr>
        <w:t>2</w:t>
      </w:r>
      <w:r w:rsidRPr="002D46F9">
        <w:rPr>
          <w:rFonts w:ascii="Times" w:hAnsi="Times"/>
          <w:b/>
        </w:rPr>
        <w:t xml:space="preserve">.3 </w:t>
      </w:r>
      <w:r w:rsidR="005C529E" w:rsidRPr="002D46F9">
        <w:rPr>
          <w:rFonts w:ascii="Times" w:hAnsi="Times"/>
          <w:b/>
        </w:rPr>
        <w:t>Egipto</w:t>
      </w:r>
    </w:p>
    <w:p w14:paraId="54EB9151" w14:textId="77777777" w:rsidR="009C65CC" w:rsidRDefault="009C65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Primavera á</w:t>
      </w:r>
      <w:r w:rsidR="005C529E" w:rsidRPr="002F23E0">
        <w:rPr>
          <w:rFonts w:ascii="Times New Roman" w:eastAsia="Times New Roman" w:hAnsi="Times New Roman" w:cs="Times New Roman"/>
          <w:bCs/>
          <w:color w:val="333333"/>
          <w:sz w:val="24"/>
          <w:szCs w:val="24"/>
          <w:lang w:eastAsia="es-CO"/>
        </w:rPr>
        <w:t>rabe en Egipto siguió a la de Túnez. Inició en los primeros meses de 2011 y</w:t>
      </w:r>
      <w:r w:rsidR="00E50EB2">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tras días de manifes</w:t>
      </w:r>
      <w:r w:rsidR="00E50EB2">
        <w:rPr>
          <w:rFonts w:ascii="Times New Roman" w:eastAsia="Times New Roman" w:hAnsi="Times New Roman" w:cs="Times New Roman"/>
          <w:bCs/>
          <w:color w:val="333333"/>
          <w:sz w:val="24"/>
          <w:szCs w:val="24"/>
          <w:lang w:eastAsia="es-CO"/>
        </w:rPr>
        <w:t>taciones y protestas contra el G</w:t>
      </w:r>
      <w:r w:rsidR="007472CB">
        <w:rPr>
          <w:rFonts w:ascii="Times New Roman" w:eastAsia="Times New Roman" w:hAnsi="Times New Roman" w:cs="Times New Roman"/>
          <w:bCs/>
          <w:color w:val="333333"/>
          <w:sz w:val="24"/>
          <w:szCs w:val="24"/>
          <w:lang w:eastAsia="es-CO"/>
        </w:rPr>
        <w:t>obierno de Hosni Mubara</w:t>
      </w:r>
      <w:r w:rsidR="005C529E" w:rsidRPr="002F23E0">
        <w:rPr>
          <w:rFonts w:ascii="Times New Roman" w:eastAsia="Times New Roman" w:hAnsi="Times New Roman" w:cs="Times New Roman"/>
          <w:bCs/>
          <w:color w:val="333333"/>
          <w:sz w:val="24"/>
          <w:szCs w:val="24"/>
          <w:lang w:eastAsia="es-CO"/>
        </w:rPr>
        <w:t xml:space="preserve">k, este renunció. </w:t>
      </w:r>
    </w:p>
    <w:p w14:paraId="6C32B7F9" w14:textId="2D446225"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poder político quedó en manos de las Fuerzas Militares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w:t>
      </w:r>
      <w:ins w:id="851" w:author="Lilia Carvajal" w:date="2016-05-19T17:49:00Z">
        <w:r w:rsidR="00B82430">
          <w:rPr>
            <w:rFonts w:ascii="Times New Roman" w:eastAsia="Times New Roman" w:hAnsi="Times New Roman" w:cs="Times New Roman"/>
            <w:bCs/>
            <w:color w:val="333333"/>
            <w:sz w:val="24"/>
            <w:szCs w:val="24"/>
            <w:lang w:eastAsia="es-CO"/>
          </w:rPr>
          <w:t>e</w:t>
        </w:r>
      </w:ins>
      <w:del w:id="852" w:author="Lilia Carvajal" w:date="2016-05-19T17:49:00Z">
        <w:r w:rsidRPr="002F23E0" w:rsidDel="00B82430">
          <w:rPr>
            <w:rFonts w:ascii="Times New Roman" w:eastAsia="Times New Roman" w:hAnsi="Times New Roman" w:cs="Times New Roman"/>
            <w:bCs/>
            <w:color w:val="333333"/>
            <w:sz w:val="24"/>
            <w:szCs w:val="24"/>
            <w:lang w:eastAsia="es-CO"/>
          </w:rPr>
          <w:delText>ienes</w:delText>
        </w:r>
      </w:del>
      <w:r w:rsidRPr="002F23E0">
        <w:rPr>
          <w:rFonts w:ascii="Times New Roman" w:eastAsia="Times New Roman" w:hAnsi="Times New Roman" w:cs="Times New Roman"/>
          <w:bCs/>
          <w:color w:val="333333"/>
          <w:sz w:val="24"/>
          <w:szCs w:val="24"/>
          <w:lang w:eastAsia="es-CO"/>
        </w:rPr>
        <w:t xml:space="preserve"> ofrecieron elecciones al fin</w:t>
      </w:r>
      <w:r w:rsidR="007472CB">
        <w:rPr>
          <w:rFonts w:ascii="Times New Roman" w:eastAsia="Times New Roman" w:hAnsi="Times New Roman" w:cs="Times New Roman"/>
          <w:bCs/>
          <w:color w:val="333333"/>
          <w:sz w:val="24"/>
          <w:szCs w:val="24"/>
          <w:lang w:eastAsia="es-CO"/>
        </w:rPr>
        <w:t>alizar 2011.</w:t>
      </w:r>
      <w:r w:rsidRPr="002F23E0">
        <w:rPr>
          <w:rFonts w:ascii="Times New Roman" w:eastAsia="Times New Roman" w:hAnsi="Times New Roman" w:cs="Times New Roman"/>
          <w:bCs/>
          <w:color w:val="333333"/>
          <w:sz w:val="24"/>
          <w:szCs w:val="24"/>
          <w:lang w:eastAsia="es-CO"/>
        </w:rPr>
        <w:t xml:space="preserve"> El vencedor </w:t>
      </w:r>
      <w:ins w:id="853" w:author="Lilia Carvajal" w:date="2016-05-19T17:50:00Z">
        <w:r w:rsidR="00B82430">
          <w:rPr>
            <w:rFonts w:ascii="Times New Roman" w:eastAsia="Times New Roman" w:hAnsi="Times New Roman" w:cs="Times New Roman"/>
            <w:bCs/>
            <w:color w:val="333333"/>
            <w:sz w:val="24"/>
            <w:szCs w:val="24"/>
            <w:lang w:eastAsia="es-CO"/>
          </w:rPr>
          <w:t xml:space="preserve">de estas </w:t>
        </w:r>
      </w:ins>
      <w:del w:id="854" w:author="Lilia Carvajal" w:date="2016-05-18T20:18:00Z">
        <w:r w:rsidRPr="002F23E0" w:rsidDel="00337797">
          <w:rPr>
            <w:rFonts w:ascii="Times New Roman" w:eastAsia="Times New Roman" w:hAnsi="Times New Roman" w:cs="Times New Roman"/>
            <w:bCs/>
            <w:color w:val="333333"/>
            <w:sz w:val="24"/>
            <w:szCs w:val="24"/>
            <w:lang w:eastAsia="es-CO"/>
          </w:rPr>
          <w:delText xml:space="preserve">de las elecciones </w:delText>
        </w:r>
      </w:del>
      <w:r w:rsidRPr="002F23E0">
        <w:rPr>
          <w:rFonts w:ascii="Times New Roman" w:eastAsia="Times New Roman" w:hAnsi="Times New Roman" w:cs="Times New Roman"/>
          <w:bCs/>
          <w:color w:val="333333"/>
          <w:sz w:val="24"/>
          <w:szCs w:val="24"/>
          <w:lang w:eastAsia="es-CO"/>
        </w:rPr>
        <w:t xml:space="preserve">fue </w:t>
      </w:r>
      <w:r w:rsidRPr="007472CB">
        <w:rPr>
          <w:rFonts w:ascii="Times New Roman" w:eastAsia="Times New Roman" w:hAnsi="Times New Roman" w:cs="Times New Roman"/>
          <w:b/>
          <w:bCs/>
          <w:color w:val="333333"/>
          <w:sz w:val="24"/>
          <w:szCs w:val="24"/>
          <w:lang w:eastAsia="es-CO"/>
        </w:rPr>
        <w:t>Mohamed Morsi</w:t>
      </w:r>
      <w:r w:rsidRPr="002F23E0">
        <w:rPr>
          <w:rFonts w:ascii="Times New Roman" w:eastAsia="Times New Roman" w:hAnsi="Times New Roman" w:cs="Times New Roman"/>
          <w:bCs/>
          <w:color w:val="333333"/>
          <w:sz w:val="24"/>
          <w:szCs w:val="24"/>
          <w:lang w:eastAsia="es-CO"/>
        </w:rPr>
        <w:t xml:space="preserve">, </w:t>
      </w:r>
      <w:r w:rsidR="007472CB">
        <w:rPr>
          <w:rFonts w:ascii="Times New Roman" w:eastAsia="Times New Roman" w:hAnsi="Times New Roman" w:cs="Times New Roman"/>
          <w:bCs/>
          <w:color w:val="333333"/>
          <w:sz w:val="24"/>
          <w:szCs w:val="24"/>
          <w:lang w:eastAsia="es-CO"/>
        </w:rPr>
        <w:t xml:space="preserve">del grupo Hermanos Musulmanes, </w:t>
      </w:r>
      <w:r w:rsidRPr="002F23E0">
        <w:rPr>
          <w:rFonts w:ascii="Times New Roman" w:eastAsia="Times New Roman" w:hAnsi="Times New Roman" w:cs="Times New Roman"/>
          <w:bCs/>
          <w:color w:val="333333"/>
          <w:sz w:val="24"/>
          <w:szCs w:val="24"/>
          <w:lang w:eastAsia="es-CO"/>
        </w:rPr>
        <w:t xml:space="preserve">quien </w:t>
      </w:r>
      <w:r w:rsidR="007472CB">
        <w:rPr>
          <w:rFonts w:ascii="Times New Roman" w:eastAsia="Times New Roman" w:hAnsi="Times New Roman" w:cs="Times New Roman"/>
          <w:bCs/>
          <w:color w:val="333333"/>
          <w:sz w:val="24"/>
          <w:szCs w:val="24"/>
          <w:lang w:eastAsia="es-CO"/>
        </w:rPr>
        <w:t>impuso una Constitución basada en la ley islámica. Por ese motivo, hubo numerosas protestas en su contra</w:t>
      </w:r>
      <w:del w:id="855" w:author="Lilia Carvajal" w:date="2016-05-19T17:50:00Z">
        <w:r w:rsidR="007472CB" w:rsidDel="00B82430">
          <w:rPr>
            <w:rFonts w:ascii="Times New Roman" w:eastAsia="Times New Roman" w:hAnsi="Times New Roman" w:cs="Times New Roman"/>
            <w:bCs/>
            <w:color w:val="333333"/>
            <w:sz w:val="24"/>
            <w:szCs w:val="24"/>
            <w:lang w:eastAsia="es-CO"/>
          </w:rPr>
          <w:delText>,</w:delText>
        </w:r>
      </w:del>
      <w:r w:rsidR="007472CB">
        <w:rPr>
          <w:rFonts w:ascii="Times New Roman" w:eastAsia="Times New Roman" w:hAnsi="Times New Roman" w:cs="Times New Roman"/>
          <w:bCs/>
          <w:color w:val="333333"/>
          <w:sz w:val="24"/>
          <w:szCs w:val="24"/>
          <w:lang w:eastAsia="es-CO"/>
        </w:rPr>
        <w:t xml:space="preserve"> y</w:t>
      </w:r>
      <w:ins w:id="856" w:author="Lilia Carvajal" w:date="2016-05-19T17:50:00Z">
        <w:r w:rsidR="00B82430">
          <w:rPr>
            <w:rFonts w:ascii="Times New Roman" w:eastAsia="Times New Roman" w:hAnsi="Times New Roman" w:cs="Times New Roman"/>
            <w:bCs/>
            <w:color w:val="333333"/>
            <w:sz w:val="24"/>
            <w:szCs w:val="24"/>
            <w:lang w:eastAsia="es-CO"/>
          </w:rPr>
          <w:t>,</w:t>
        </w:r>
      </w:ins>
      <w:r w:rsidR="007472CB">
        <w:rPr>
          <w:rFonts w:ascii="Times New Roman" w:eastAsia="Times New Roman" w:hAnsi="Times New Roman" w:cs="Times New Roman"/>
          <w:bCs/>
          <w:color w:val="333333"/>
          <w:sz w:val="24"/>
          <w:szCs w:val="24"/>
          <w:lang w:eastAsia="es-CO"/>
        </w:rPr>
        <w:t xml:space="preserve"> finalmente</w:t>
      </w:r>
      <w:ins w:id="857" w:author="Lilia Carvajal" w:date="2016-05-19T17:50:00Z">
        <w:r w:rsidR="00B82430">
          <w:rPr>
            <w:rFonts w:ascii="Times New Roman" w:eastAsia="Times New Roman" w:hAnsi="Times New Roman" w:cs="Times New Roman"/>
            <w:bCs/>
            <w:color w:val="333333"/>
            <w:sz w:val="24"/>
            <w:szCs w:val="24"/>
            <w:lang w:eastAsia="es-CO"/>
          </w:rPr>
          <w:t>,</w:t>
        </w:r>
      </w:ins>
      <w:r w:rsidR="007472CB">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fue derrocado por los militar</w:t>
      </w:r>
      <w:r w:rsidR="007472CB">
        <w:rPr>
          <w:rFonts w:ascii="Times New Roman" w:eastAsia="Times New Roman" w:hAnsi="Times New Roman" w:cs="Times New Roman"/>
          <w:bCs/>
          <w:color w:val="333333"/>
          <w:sz w:val="24"/>
          <w:szCs w:val="24"/>
          <w:lang w:eastAsia="es-CO"/>
        </w:rPr>
        <w:t xml:space="preserve">es en 2013. Una </w:t>
      </w:r>
      <w:ins w:id="858" w:author="Lilia Carvajal" w:date="2016-05-18T20:28:00Z">
        <w:r w:rsidR="00B61020">
          <w:rPr>
            <w:rFonts w:ascii="Times New Roman" w:eastAsia="Times New Roman" w:hAnsi="Times New Roman" w:cs="Times New Roman"/>
            <w:bCs/>
            <w:color w:val="333333"/>
            <w:sz w:val="24"/>
            <w:szCs w:val="24"/>
            <w:lang w:eastAsia="es-CO"/>
          </w:rPr>
          <w:t>j</w:t>
        </w:r>
      </w:ins>
      <w:del w:id="859" w:author="Lilia Carvajal" w:date="2016-05-18T20:28:00Z">
        <w:r w:rsidR="007472CB" w:rsidDel="00B61020">
          <w:rPr>
            <w:rFonts w:ascii="Times New Roman" w:eastAsia="Times New Roman" w:hAnsi="Times New Roman" w:cs="Times New Roman"/>
            <w:bCs/>
            <w:color w:val="333333"/>
            <w:sz w:val="24"/>
            <w:szCs w:val="24"/>
            <w:lang w:eastAsia="es-CO"/>
          </w:rPr>
          <w:delText>J</w:delText>
        </w:r>
      </w:del>
      <w:r w:rsidR="007472CB">
        <w:rPr>
          <w:rFonts w:ascii="Times New Roman" w:eastAsia="Times New Roman" w:hAnsi="Times New Roman" w:cs="Times New Roman"/>
          <w:bCs/>
          <w:color w:val="333333"/>
          <w:sz w:val="24"/>
          <w:szCs w:val="24"/>
          <w:lang w:eastAsia="es-CO"/>
        </w:rPr>
        <w:t xml:space="preserve">unta </w:t>
      </w:r>
      <w:ins w:id="860" w:author="Lilia Carvajal" w:date="2016-05-18T20:28:00Z">
        <w:r w:rsidR="00B61020">
          <w:rPr>
            <w:rFonts w:ascii="Times New Roman" w:eastAsia="Times New Roman" w:hAnsi="Times New Roman" w:cs="Times New Roman"/>
            <w:bCs/>
            <w:color w:val="333333"/>
            <w:sz w:val="24"/>
            <w:szCs w:val="24"/>
            <w:lang w:eastAsia="es-CO"/>
          </w:rPr>
          <w:t>m</w:t>
        </w:r>
      </w:ins>
      <w:del w:id="861" w:author="Lilia Carvajal" w:date="2016-05-18T20:28:00Z">
        <w:r w:rsidR="007472CB" w:rsidDel="00B61020">
          <w:rPr>
            <w:rFonts w:ascii="Times New Roman" w:eastAsia="Times New Roman" w:hAnsi="Times New Roman" w:cs="Times New Roman"/>
            <w:bCs/>
            <w:color w:val="333333"/>
            <w:sz w:val="24"/>
            <w:szCs w:val="24"/>
            <w:lang w:eastAsia="es-CO"/>
          </w:rPr>
          <w:delText>M</w:delText>
        </w:r>
      </w:del>
      <w:r w:rsidR="007472CB">
        <w:rPr>
          <w:rFonts w:ascii="Times New Roman" w:eastAsia="Times New Roman" w:hAnsi="Times New Roman" w:cs="Times New Roman"/>
          <w:bCs/>
          <w:color w:val="333333"/>
          <w:sz w:val="24"/>
          <w:szCs w:val="24"/>
          <w:lang w:eastAsia="es-CO"/>
        </w:rPr>
        <w:t>ilitar asumió</w:t>
      </w:r>
      <w:r w:rsidRPr="002F23E0">
        <w:rPr>
          <w:rFonts w:ascii="Times New Roman" w:eastAsia="Times New Roman" w:hAnsi="Times New Roman" w:cs="Times New Roman"/>
          <w:bCs/>
          <w:color w:val="333333"/>
          <w:sz w:val="24"/>
          <w:szCs w:val="24"/>
          <w:lang w:eastAsia="es-CO"/>
        </w:rPr>
        <w:t xml:space="preserve"> </w:t>
      </w:r>
      <w:r w:rsidR="007472CB">
        <w:rPr>
          <w:rFonts w:ascii="Times New Roman" w:eastAsia="Times New Roman" w:hAnsi="Times New Roman" w:cs="Times New Roman"/>
          <w:bCs/>
          <w:color w:val="333333"/>
          <w:sz w:val="24"/>
          <w:szCs w:val="24"/>
          <w:lang w:eastAsia="es-CO"/>
        </w:rPr>
        <w:t xml:space="preserve">el gobierno y </w:t>
      </w:r>
      <w:del w:id="862" w:author="Lilia Carvajal" w:date="2016-05-19T17:51:00Z">
        <w:r w:rsidR="007472CB" w:rsidDel="00B82430">
          <w:rPr>
            <w:rFonts w:ascii="Times New Roman" w:eastAsia="Times New Roman" w:hAnsi="Times New Roman" w:cs="Times New Roman"/>
            <w:bCs/>
            <w:color w:val="333333"/>
            <w:sz w:val="24"/>
            <w:szCs w:val="24"/>
            <w:lang w:eastAsia="es-CO"/>
          </w:rPr>
          <w:delText xml:space="preserve">luego </w:delText>
        </w:r>
      </w:del>
      <w:r w:rsidR="007472CB">
        <w:rPr>
          <w:rFonts w:ascii="Times New Roman" w:eastAsia="Times New Roman" w:hAnsi="Times New Roman" w:cs="Times New Roman"/>
          <w:bCs/>
          <w:color w:val="333333"/>
          <w:sz w:val="24"/>
          <w:szCs w:val="24"/>
          <w:lang w:eastAsia="es-CO"/>
        </w:rPr>
        <w:t xml:space="preserve">organizó elecciones en las que venció el general </w:t>
      </w:r>
      <w:r w:rsidR="007472CB" w:rsidRPr="007472CB">
        <w:rPr>
          <w:rFonts w:ascii="Times New Roman" w:eastAsia="Times New Roman" w:hAnsi="Times New Roman" w:cs="Times New Roman"/>
          <w:b/>
          <w:bCs/>
          <w:color w:val="333333"/>
          <w:sz w:val="24"/>
          <w:szCs w:val="24"/>
          <w:lang w:eastAsia="es-CO"/>
        </w:rPr>
        <w:t xml:space="preserve">Abdel Fatah </w:t>
      </w:r>
      <w:ins w:id="863" w:author="Lilia Carvajal" w:date="2016-05-18T20:30:00Z">
        <w:r w:rsidR="00B61020">
          <w:rPr>
            <w:rFonts w:ascii="Times New Roman" w:eastAsia="Times New Roman" w:hAnsi="Times New Roman" w:cs="Times New Roman"/>
            <w:b/>
            <w:bCs/>
            <w:color w:val="333333"/>
            <w:sz w:val="24"/>
            <w:szCs w:val="24"/>
            <w:lang w:eastAsia="es-CO"/>
          </w:rPr>
          <w:t>a</w:t>
        </w:r>
      </w:ins>
      <w:del w:id="864" w:author="Lilia Carvajal" w:date="2016-05-18T20:30:00Z">
        <w:r w:rsidR="007472CB" w:rsidRPr="007472CB" w:rsidDel="00B61020">
          <w:rPr>
            <w:rFonts w:ascii="Times New Roman" w:eastAsia="Times New Roman" w:hAnsi="Times New Roman" w:cs="Times New Roman"/>
            <w:b/>
            <w:bCs/>
            <w:color w:val="333333"/>
            <w:sz w:val="24"/>
            <w:szCs w:val="24"/>
            <w:lang w:eastAsia="es-CO"/>
          </w:rPr>
          <w:delText>A</w:delText>
        </w:r>
      </w:del>
      <w:r w:rsidR="007472CB" w:rsidRPr="007472CB">
        <w:rPr>
          <w:rFonts w:ascii="Times New Roman" w:eastAsia="Times New Roman" w:hAnsi="Times New Roman" w:cs="Times New Roman"/>
          <w:b/>
          <w:bCs/>
          <w:color w:val="333333"/>
          <w:sz w:val="24"/>
          <w:szCs w:val="24"/>
          <w:lang w:eastAsia="es-CO"/>
        </w:rPr>
        <w:t>l Sisi</w:t>
      </w:r>
      <w:r w:rsidR="007472CB">
        <w:rPr>
          <w:rFonts w:ascii="Times New Roman" w:eastAsia="Times New Roman" w:hAnsi="Times New Roman" w:cs="Times New Roman"/>
          <w:bCs/>
          <w:color w:val="333333"/>
          <w:sz w:val="24"/>
          <w:szCs w:val="24"/>
          <w:lang w:eastAsia="es-CO"/>
        </w:rPr>
        <w:t>. Desde entonces</w:t>
      </w:r>
      <w:del w:id="865" w:author="Lilia Carvajal" w:date="2016-05-19T17:51:00Z">
        <w:r w:rsidR="007472CB" w:rsidDel="00B82430">
          <w:rPr>
            <w:rFonts w:ascii="Times New Roman" w:eastAsia="Times New Roman" w:hAnsi="Times New Roman" w:cs="Times New Roman"/>
            <w:bCs/>
            <w:color w:val="333333"/>
            <w:sz w:val="24"/>
            <w:szCs w:val="24"/>
            <w:lang w:eastAsia="es-CO"/>
          </w:rPr>
          <w:delText>,</w:delText>
        </w:r>
      </w:del>
      <w:r w:rsidR="007472CB">
        <w:rPr>
          <w:rFonts w:ascii="Times New Roman" w:eastAsia="Times New Roman" w:hAnsi="Times New Roman" w:cs="Times New Roman"/>
          <w:bCs/>
          <w:color w:val="333333"/>
          <w:sz w:val="24"/>
          <w:szCs w:val="24"/>
          <w:lang w:eastAsia="es-CO"/>
        </w:rPr>
        <w:t xml:space="preserve"> </w:t>
      </w:r>
      <w:del w:id="866" w:author="Lilia Carvajal" w:date="2016-05-18T20:28:00Z">
        <w:r w:rsidR="007472CB" w:rsidDel="00B61020">
          <w:rPr>
            <w:rFonts w:ascii="Times New Roman" w:eastAsia="Times New Roman" w:hAnsi="Times New Roman" w:cs="Times New Roman"/>
            <w:bCs/>
            <w:color w:val="333333"/>
            <w:sz w:val="24"/>
            <w:szCs w:val="24"/>
            <w:lang w:eastAsia="es-CO"/>
          </w:rPr>
          <w:delText>el gobierno</w:delText>
        </w:r>
      </w:del>
      <w:ins w:id="867" w:author="Lilia Carvajal" w:date="2016-05-18T20:28:00Z">
        <w:r w:rsidR="00B61020">
          <w:rPr>
            <w:rFonts w:ascii="Times New Roman" w:eastAsia="Times New Roman" w:hAnsi="Times New Roman" w:cs="Times New Roman"/>
            <w:bCs/>
            <w:color w:val="333333"/>
            <w:sz w:val="24"/>
            <w:szCs w:val="24"/>
            <w:lang w:eastAsia="es-CO"/>
          </w:rPr>
          <w:t>este</w:t>
        </w:r>
      </w:ins>
      <w:r w:rsidRPr="002F23E0">
        <w:rPr>
          <w:rFonts w:ascii="Times New Roman" w:eastAsia="Times New Roman" w:hAnsi="Times New Roman" w:cs="Times New Roman"/>
          <w:bCs/>
          <w:color w:val="333333"/>
          <w:sz w:val="24"/>
          <w:szCs w:val="24"/>
          <w:lang w:eastAsia="es-CO"/>
        </w:rPr>
        <w:t xml:space="preserve"> ha reprimido fuertemen</w:t>
      </w:r>
      <w:r w:rsidR="007472CB">
        <w:rPr>
          <w:rFonts w:ascii="Times New Roman" w:eastAsia="Times New Roman" w:hAnsi="Times New Roman" w:cs="Times New Roman"/>
          <w:bCs/>
          <w:color w:val="333333"/>
          <w:sz w:val="24"/>
          <w:szCs w:val="24"/>
          <w:lang w:eastAsia="es-CO"/>
        </w:rPr>
        <w:t xml:space="preserve">te las manifestaciones en su contra y </w:t>
      </w:r>
      <w:del w:id="868" w:author="Lilia Carvajal" w:date="2016-05-18T20:31:00Z">
        <w:r w:rsidR="007472CB" w:rsidDel="00B61020">
          <w:rPr>
            <w:rFonts w:ascii="Times New Roman" w:eastAsia="Times New Roman" w:hAnsi="Times New Roman" w:cs="Times New Roman"/>
            <w:bCs/>
            <w:color w:val="333333"/>
            <w:sz w:val="24"/>
            <w:szCs w:val="24"/>
            <w:lang w:eastAsia="es-CO"/>
          </w:rPr>
          <w:delText xml:space="preserve">han ilegalizado </w:delText>
        </w:r>
      </w:del>
      <w:ins w:id="869" w:author="Lilia Carvajal" w:date="2016-05-18T20:31:00Z">
        <w:r w:rsidR="00B61020">
          <w:rPr>
            <w:rFonts w:ascii="Times New Roman" w:eastAsia="Times New Roman" w:hAnsi="Times New Roman" w:cs="Times New Roman"/>
            <w:bCs/>
            <w:color w:val="333333"/>
            <w:sz w:val="24"/>
            <w:szCs w:val="24"/>
            <w:lang w:eastAsia="es-CO"/>
          </w:rPr>
          <w:t xml:space="preserve">declaró ilegal </w:t>
        </w:r>
      </w:ins>
      <w:ins w:id="870" w:author="Lilia Carvajal" w:date="2016-05-19T17:52:00Z">
        <w:r w:rsidR="00014295">
          <w:rPr>
            <w:rFonts w:ascii="Times New Roman" w:eastAsia="Times New Roman" w:hAnsi="Times New Roman" w:cs="Times New Roman"/>
            <w:bCs/>
            <w:color w:val="333333"/>
            <w:sz w:val="24"/>
            <w:szCs w:val="24"/>
            <w:lang w:eastAsia="es-CO"/>
          </w:rPr>
          <w:t>el movimiento de</w:t>
        </w:r>
      </w:ins>
      <w:del w:id="871" w:author="Lilia Carvajal" w:date="2016-05-19T17:52:00Z">
        <w:r w:rsidR="007472CB" w:rsidDel="00014295">
          <w:rPr>
            <w:rFonts w:ascii="Times New Roman" w:eastAsia="Times New Roman" w:hAnsi="Times New Roman" w:cs="Times New Roman"/>
            <w:bCs/>
            <w:color w:val="333333"/>
            <w:sz w:val="24"/>
            <w:szCs w:val="24"/>
            <w:lang w:eastAsia="es-CO"/>
          </w:rPr>
          <w:delText>a</w:delText>
        </w:r>
      </w:del>
      <w:r w:rsidR="007472CB">
        <w:rPr>
          <w:rFonts w:ascii="Times New Roman" w:eastAsia="Times New Roman" w:hAnsi="Times New Roman" w:cs="Times New Roman"/>
          <w:bCs/>
          <w:color w:val="333333"/>
          <w:sz w:val="24"/>
          <w:szCs w:val="24"/>
          <w:lang w:eastAsia="es-CO"/>
        </w:rPr>
        <w:t xml:space="preserve"> los Hermanos Musulmanes</w:t>
      </w:r>
      <w:r w:rsidRPr="002F23E0">
        <w:rPr>
          <w:rFonts w:ascii="Times New Roman" w:eastAsia="Times New Roman" w:hAnsi="Times New Roman" w:cs="Times New Roman"/>
          <w:bCs/>
          <w:color w:val="333333"/>
          <w:sz w:val="24"/>
          <w:szCs w:val="24"/>
          <w:lang w:eastAsia="es-CO"/>
        </w:rPr>
        <w:t xml:space="preserve">. </w:t>
      </w:r>
    </w:p>
    <w:tbl>
      <w:tblPr>
        <w:tblStyle w:val="Tablaconcuadrcula"/>
        <w:tblW w:w="0" w:type="auto"/>
        <w:tblLook w:val="04A0" w:firstRow="1" w:lastRow="0" w:firstColumn="1" w:lastColumn="0" w:noHBand="0" w:noVBand="1"/>
      </w:tblPr>
      <w:tblGrid>
        <w:gridCol w:w="2518"/>
        <w:gridCol w:w="6515"/>
      </w:tblGrid>
      <w:tr w:rsidR="00B630B4" w:rsidRPr="005D1738" w14:paraId="62622254" w14:textId="77777777" w:rsidTr="00AB5076">
        <w:tc>
          <w:tcPr>
            <w:tcW w:w="9033" w:type="dxa"/>
            <w:gridSpan w:val="2"/>
            <w:shd w:val="clear" w:color="auto" w:fill="0D0D0D" w:themeFill="text1" w:themeFillTint="F2"/>
          </w:tcPr>
          <w:p w14:paraId="70C8CCB5" w14:textId="77777777"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14:paraId="6E3213ED" w14:textId="77777777" w:rsidTr="00AB5076">
        <w:tc>
          <w:tcPr>
            <w:tcW w:w="2518" w:type="dxa"/>
          </w:tcPr>
          <w:p w14:paraId="69CBE3FA" w14:textId="77777777"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DF5EA80" w14:textId="14724444"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ins w:id="872" w:author="Cuenta Microsoft" w:date="2016-05-20T11:31:00Z">
              <w:r w:rsidR="00CE7262">
                <w:rPr>
                  <w:rFonts w:ascii="Times New Roman" w:hAnsi="Times New Roman" w:cs="Times New Roman"/>
                  <w:color w:val="000000"/>
                  <w:sz w:val="18"/>
                  <w:szCs w:val="18"/>
                </w:rPr>
                <w:t>12</w:t>
              </w:r>
            </w:ins>
            <w:del w:id="873" w:author="Cuenta Microsoft" w:date="2016-05-20T11:31:00Z">
              <w:r w:rsidR="00FF73D3" w:rsidDel="00CE7262">
                <w:rPr>
                  <w:rFonts w:ascii="Times New Roman" w:hAnsi="Times New Roman" w:cs="Times New Roman"/>
                  <w:color w:val="000000"/>
                  <w:sz w:val="18"/>
                  <w:szCs w:val="18"/>
                </w:rPr>
                <w:delText>25</w:delText>
              </w:r>
            </w:del>
          </w:p>
        </w:tc>
      </w:tr>
      <w:tr w:rsidR="00B630B4" w14:paraId="551E40FE" w14:textId="77777777" w:rsidTr="00AB5076">
        <w:tc>
          <w:tcPr>
            <w:tcW w:w="2518" w:type="dxa"/>
          </w:tcPr>
          <w:p w14:paraId="12336CBA"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9DED856" w14:textId="77777777" w:rsidR="00B630B4" w:rsidRPr="00E462B5" w:rsidRDefault="00020850"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manifestaciones en Egipto</w:t>
            </w:r>
          </w:p>
        </w:tc>
      </w:tr>
      <w:tr w:rsidR="00B630B4" w14:paraId="085EDB97" w14:textId="77777777" w:rsidTr="00AB5076">
        <w:tc>
          <w:tcPr>
            <w:tcW w:w="2518" w:type="dxa"/>
          </w:tcPr>
          <w:p w14:paraId="04B043BE"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9237FF9" w14:textId="77777777" w:rsidR="00B630B4" w:rsidRDefault="00020850" w:rsidP="00AB5076">
            <w:pPr>
              <w:rPr>
                <w:rFonts w:ascii="Times New Roman" w:hAnsi="Times New Roman" w:cs="Times New Roman"/>
                <w:color w:val="000000"/>
                <w:sz w:val="18"/>
                <w:szCs w:val="18"/>
              </w:rPr>
            </w:pPr>
            <w:r>
              <w:rPr>
                <w:noProof/>
                <w:lang w:eastAsia="es-CO"/>
              </w:rPr>
              <w:drawing>
                <wp:inline distT="0" distB="0" distL="0" distR="0" wp14:anchorId="33A9D35E" wp14:editId="151E8DD9">
                  <wp:extent cx="683536" cy="1071349"/>
                  <wp:effectExtent l="0" t="0" r="2540" b="0"/>
                  <wp:docPr id="19" name="Imagen 19" descr="http://thumb1.shutterstock.com/display_pic_with_logo/543709/144436960/stock-photo-sidi-gaber-alexandria-egypt-june-egyptians-protest-against-president-morsy-in-sidi-gaber-144436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1.shutterstock.com/display_pic_with_logo/543709/144436960/stock-photo-sidi-gaber-alexandria-egypt-june-egyptians-protest-against-president-morsy-in-sidi-gaber-14443696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6375" cy="1107146"/>
                          </a:xfrm>
                          <a:prstGeom prst="rect">
                            <a:avLst/>
                          </a:prstGeom>
                          <a:noFill/>
                          <a:ln>
                            <a:noFill/>
                          </a:ln>
                        </pic:spPr>
                      </pic:pic>
                    </a:graphicData>
                  </a:graphic>
                </wp:inline>
              </w:drawing>
            </w:r>
          </w:p>
          <w:p w14:paraId="61F17D40" w14:textId="77777777" w:rsidR="00020850" w:rsidRPr="00E462B5" w:rsidRDefault="00061134" w:rsidP="00AB5076">
            <w:pPr>
              <w:rPr>
                <w:rFonts w:ascii="Times New Roman" w:hAnsi="Times New Roman" w:cs="Times New Roman"/>
                <w:color w:val="000000"/>
                <w:sz w:val="18"/>
                <w:szCs w:val="18"/>
              </w:rPr>
            </w:pPr>
            <w:hyperlink r:id="rId33" w:history="1">
              <w:r w:rsidR="007472CB" w:rsidRPr="005B44D9">
                <w:rPr>
                  <w:rStyle w:val="Hipervnculo"/>
                  <w:rFonts w:ascii="Times New Roman" w:hAnsi="Times New Roman" w:cs="Times New Roman"/>
                  <w:sz w:val="18"/>
                  <w:szCs w:val="18"/>
                </w:rPr>
                <w:t>http://thumb1.shutterstock.com/display_pic_with_logo/543709/144436960/stock-photo-sidi-gaber-alexandria-egypt-june-egyptians-protest-against-president-morsy-in-sidi-gaber-144436960.jpg</w:t>
              </w:r>
            </w:hyperlink>
          </w:p>
        </w:tc>
      </w:tr>
      <w:tr w:rsidR="00B630B4" w14:paraId="3154BA1B" w14:textId="77777777" w:rsidTr="00AB5076">
        <w:tc>
          <w:tcPr>
            <w:tcW w:w="2518" w:type="dxa"/>
          </w:tcPr>
          <w:p w14:paraId="3A1AF371"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6FA09BF" w14:textId="77777777" w:rsidR="00B630B4" w:rsidRPr="00E462B5" w:rsidRDefault="00020850" w:rsidP="00020850">
            <w:pPr>
              <w:rPr>
                <w:rFonts w:ascii="Times New Roman" w:hAnsi="Times New Roman" w:cs="Times New Roman"/>
                <w:color w:val="000000"/>
                <w:sz w:val="18"/>
                <w:szCs w:val="18"/>
              </w:rPr>
            </w:pPr>
            <w:r>
              <w:rPr>
                <w:rFonts w:ascii="Times New Roman" w:hAnsi="Times New Roman" w:cs="Times New Roman"/>
                <w:color w:val="000000"/>
                <w:sz w:val="18"/>
                <w:szCs w:val="18"/>
              </w:rPr>
              <w:t>Protestas en Alejandría, Egipto, ocurridas el 30 de junio de 2013, en las que la población civil pedía el regreso del presidente Morsi.</w:t>
            </w:r>
          </w:p>
        </w:tc>
      </w:tr>
    </w:tbl>
    <w:p w14:paraId="1A746FDC" w14:textId="77777777"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7FF3FA6C" w14:textId="77777777"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2D46F9">
        <w:rPr>
          <w:rFonts w:ascii="Times" w:hAnsi="Times"/>
          <w:highlight w:val="yellow"/>
        </w:rPr>
        <w:t>]</w:t>
      </w:r>
      <w:r w:rsidRPr="002D46F9">
        <w:rPr>
          <w:rFonts w:ascii="Times" w:hAnsi="Times"/>
          <w:b/>
        </w:rPr>
        <w:t xml:space="preserve"> </w:t>
      </w:r>
      <w:r w:rsidR="006522B2">
        <w:rPr>
          <w:rFonts w:ascii="Times" w:hAnsi="Times"/>
          <w:b/>
        </w:rPr>
        <w:t>2</w:t>
      </w:r>
      <w:r w:rsidR="00E50EB2" w:rsidRPr="002D46F9">
        <w:rPr>
          <w:rFonts w:ascii="Times" w:hAnsi="Times"/>
          <w:b/>
        </w:rPr>
        <w:t>.4</w:t>
      </w:r>
      <w:r w:rsidRPr="002D46F9">
        <w:rPr>
          <w:rFonts w:ascii="Times" w:hAnsi="Times"/>
          <w:b/>
        </w:rPr>
        <w:t xml:space="preserve"> </w:t>
      </w:r>
      <w:r w:rsidR="005C529E" w:rsidRPr="002D46F9">
        <w:rPr>
          <w:rFonts w:ascii="Times" w:hAnsi="Times"/>
          <w:b/>
        </w:rPr>
        <w:t>Libia</w:t>
      </w:r>
    </w:p>
    <w:p w14:paraId="4DDB0795" w14:textId="77777777" w:rsidR="00BD2D7D"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Impulsadas por las </w:t>
      </w:r>
      <w:r w:rsidRPr="001C3E80">
        <w:rPr>
          <w:rFonts w:ascii="Times New Roman" w:eastAsia="Times New Roman" w:hAnsi="Times New Roman" w:cs="Times New Roman"/>
          <w:b/>
          <w:bCs/>
          <w:color w:val="333333"/>
          <w:sz w:val="24"/>
          <w:szCs w:val="24"/>
          <w:lang w:eastAsia="es-CO"/>
        </w:rPr>
        <w:t>manifestaciones</w:t>
      </w:r>
      <w:r w:rsidRPr="002F23E0">
        <w:rPr>
          <w:rFonts w:ascii="Times New Roman" w:eastAsia="Times New Roman" w:hAnsi="Times New Roman" w:cs="Times New Roman"/>
          <w:bCs/>
          <w:color w:val="333333"/>
          <w:sz w:val="24"/>
          <w:szCs w:val="24"/>
          <w:lang w:eastAsia="es-CO"/>
        </w:rPr>
        <w:t xml:space="preserve"> en Túnez y Egipto, </w:t>
      </w:r>
      <w:r w:rsidR="007472CB">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jóvenes libios</w:t>
      </w:r>
      <w:r w:rsidR="007472CB">
        <w:rPr>
          <w:rFonts w:ascii="Times New Roman" w:eastAsia="Times New Roman" w:hAnsi="Times New Roman" w:cs="Times New Roman"/>
          <w:bCs/>
          <w:color w:val="333333"/>
          <w:sz w:val="24"/>
          <w:szCs w:val="24"/>
          <w:lang w:eastAsia="es-CO"/>
        </w:rPr>
        <w:t xml:space="preserve"> de la región de Sirte</w:t>
      </w:r>
      <w:r w:rsidRPr="002F23E0">
        <w:rPr>
          <w:rFonts w:ascii="Times New Roman" w:eastAsia="Times New Roman" w:hAnsi="Times New Roman" w:cs="Times New Roman"/>
          <w:bCs/>
          <w:color w:val="333333"/>
          <w:sz w:val="24"/>
          <w:szCs w:val="24"/>
          <w:lang w:eastAsia="es-CO"/>
        </w:rPr>
        <w:t xml:space="preserve"> iniciaron </w:t>
      </w:r>
      <w:r w:rsidRPr="001C3E80">
        <w:rPr>
          <w:rFonts w:ascii="Times New Roman" w:eastAsia="Times New Roman" w:hAnsi="Times New Roman" w:cs="Times New Roman"/>
          <w:b/>
          <w:bCs/>
          <w:color w:val="333333"/>
          <w:sz w:val="24"/>
          <w:szCs w:val="24"/>
          <w:lang w:eastAsia="es-CO"/>
        </w:rPr>
        <w:t xml:space="preserve">protestas </w:t>
      </w:r>
      <w:r w:rsidRPr="002F23E0">
        <w:rPr>
          <w:rFonts w:ascii="Times New Roman" w:eastAsia="Times New Roman" w:hAnsi="Times New Roman" w:cs="Times New Roman"/>
          <w:bCs/>
          <w:color w:val="333333"/>
          <w:sz w:val="24"/>
          <w:szCs w:val="24"/>
          <w:lang w:eastAsia="es-CO"/>
        </w:rPr>
        <w:t xml:space="preserve">contra Muamar el Gadafi durante los primero meses de 2011. </w:t>
      </w:r>
    </w:p>
    <w:p w14:paraId="66BEACD4" w14:textId="5383CBBF" w:rsidR="001B1DA3"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 diferenc</w:t>
      </w:r>
      <w:r w:rsidR="00E50EB2">
        <w:rPr>
          <w:rFonts w:ascii="Times New Roman" w:eastAsia="Times New Roman" w:hAnsi="Times New Roman" w:cs="Times New Roman"/>
          <w:bCs/>
          <w:color w:val="333333"/>
          <w:sz w:val="24"/>
          <w:szCs w:val="24"/>
          <w:lang w:eastAsia="es-CO"/>
        </w:rPr>
        <w:t>ia de Túnez y Egipto, el G</w:t>
      </w:r>
      <w:r w:rsidRPr="002F23E0">
        <w:rPr>
          <w:rFonts w:ascii="Times New Roman" w:eastAsia="Times New Roman" w:hAnsi="Times New Roman" w:cs="Times New Roman"/>
          <w:bCs/>
          <w:color w:val="333333"/>
          <w:sz w:val="24"/>
          <w:szCs w:val="24"/>
          <w:lang w:eastAsia="es-CO"/>
        </w:rPr>
        <w:t>obierno libio en manos de Gadafi reprimió las protestas</w:t>
      </w:r>
      <w:r w:rsidR="00E50EB2">
        <w:rPr>
          <w:rFonts w:ascii="Times New Roman" w:eastAsia="Times New Roman" w:hAnsi="Times New Roman" w:cs="Times New Roman"/>
          <w:bCs/>
          <w:color w:val="333333"/>
          <w:sz w:val="24"/>
          <w:szCs w:val="24"/>
          <w:lang w:eastAsia="es-CO"/>
        </w:rPr>
        <w:t>,</w:t>
      </w:r>
      <w:r w:rsidR="007472CB">
        <w:rPr>
          <w:rFonts w:ascii="Times New Roman" w:eastAsia="Times New Roman" w:hAnsi="Times New Roman" w:cs="Times New Roman"/>
          <w:bCs/>
          <w:color w:val="333333"/>
          <w:sz w:val="24"/>
          <w:szCs w:val="24"/>
          <w:lang w:eastAsia="es-CO"/>
        </w:rPr>
        <w:t xml:space="preserve"> y los manifestantes organizaron grupos armados</w:t>
      </w:r>
      <w:r w:rsidRPr="002F23E0">
        <w:rPr>
          <w:rFonts w:ascii="Times New Roman" w:eastAsia="Times New Roman" w:hAnsi="Times New Roman" w:cs="Times New Roman"/>
          <w:bCs/>
          <w:color w:val="333333"/>
          <w:sz w:val="24"/>
          <w:szCs w:val="24"/>
          <w:lang w:eastAsia="es-CO"/>
        </w:rPr>
        <w:t xml:space="preserve"> lo que desencadenó una </w:t>
      </w:r>
      <w:r w:rsidRPr="001C3E80">
        <w:rPr>
          <w:rFonts w:ascii="Times New Roman" w:eastAsia="Times New Roman" w:hAnsi="Times New Roman" w:cs="Times New Roman"/>
          <w:b/>
          <w:bCs/>
          <w:color w:val="333333"/>
          <w:sz w:val="24"/>
          <w:szCs w:val="24"/>
          <w:lang w:eastAsia="es-CO"/>
        </w:rPr>
        <w:t>guerra civil</w:t>
      </w:r>
      <w:ins w:id="874" w:author="Lilia Carvajal" w:date="2016-05-19T17:53:00Z">
        <w:r w:rsidR="00014295">
          <w:rPr>
            <w:rFonts w:ascii="Times New Roman" w:eastAsia="Times New Roman" w:hAnsi="Times New Roman" w:cs="Times New Roman"/>
            <w:b/>
            <w:bCs/>
            <w:color w:val="333333"/>
            <w:sz w:val="24"/>
            <w:szCs w:val="24"/>
            <w:lang w:eastAsia="es-CO"/>
          </w:rPr>
          <w:t>;</w:t>
        </w:r>
      </w:ins>
      <w:del w:id="875" w:author="Lilia Carvajal" w:date="2016-05-19T17:53:00Z">
        <w:r w:rsidRPr="001C3E80" w:rsidDel="00014295">
          <w:rPr>
            <w:rFonts w:ascii="Times New Roman" w:eastAsia="Times New Roman" w:hAnsi="Times New Roman" w:cs="Times New Roman"/>
            <w:b/>
            <w:bCs/>
            <w:color w:val="333333"/>
            <w:sz w:val="24"/>
            <w:szCs w:val="24"/>
            <w:lang w:eastAsia="es-CO"/>
          </w:rPr>
          <w:delText>,</w:delText>
        </w:r>
      </w:del>
      <w:r w:rsidRPr="002F23E0">
        <w:rPr>
          <w:rFonts w:ascii="Times New Roman" w:eastAsia="Times New Roman" w:hAnsi="Times New Roman" w:cs="Times New Roman"/>
          <w:bCs/>
          <w:color w:val="333333"/>
          <w:sz w:val="24"/>
          <w:szCs w:val="24"/>
          <w:lang w:eastAsia="es-CO"/>
        </w:rPr>
        <w:t xml:space="preserve"> </w:t>
      </w:r>
      <w:del w:id="876" w:author="Lilia Carvajal" w:date="2016-05-18T20:33:00Z">
        <w:r w:rsidRPr="002F23E0" w:rsidDel="0019308C">
          <w:rPr>
            <w:rFonts w:ascii="Times New Roman" w:eastAsia="Times New Roman" w:hAnsi="Times New Roman" w:cs="Times New Roman"/>
            <w:bCs/>
            <w:color w:val="333333"/>
            <w:sz w:val="24"/>
            <w:szCs w:val="24"/>
            <w:lang w:eastAsia="es-CO"/>
          </w:rPr>
          <w:delText xml:space="preserve">la cual </w:delText>
        </w:r>
        <w:r w:rsidR="007472CB" w:rsidDel="0019308C">
          <w:rPr>
            <w:rFonts w:ascii="Times New Roman" w:eastAsia="Times New Roman" w:hAnsi="Times New Roman" w:cs="Times New Roman"/>
            <w:bCs/>
            <w:color w:val="333333"/>
            <w:sz w:val="24"/>
            <w:szCs w:val="24"/>
            <w:lang w:eastAsia="es-CO"/>
          </w:rPr>
          <w:delText xml:space="preserve">desencadenó la intervención de </w:delText>
        </w:r>
      </w:del>
      <w:ins w:id="877" w:author="Lilia Carvajal" w:date="2016-05-18T20:33:00Z">
        <w:r w:rsidR="0019308C">
          <w:rPr>
            <w:rFonts w:ascii="Times New Roman" w:eastAsia="Times New Roman" w:hAnsi="Times New Roman" w:cs="Times New Roman"/>
            <w:bCs/>
            <w:color w:val="333333"/>
            <w:sz w:val="24"/>
            <w:szCs w:val="24"/>
            <w:lang w:eastAsia="es-CO"/>
          </w:rPr>
          <w:t xml:space="preserve">en ella intervino </w:t>
        </w:r>
      </w:ins>
      <w:del w:id="878" w:author="Lilia Carvajal" w:date="2016-05-18T20:34:00Z">
        <w:r w:rsidR="007472CB" w:rsidDel="0019308C">
          <w:rPr>
            <w:rFonts w:ascii="Times New Roman" w:eastAsia="Times New Roman" w:hAnsi="Times New Roman" w:cs="Times New Roman"/>
            <w:bCs/>
            <w:color w:val="333333"/>
            <w:sz w:val="24"/>
            <w:szCs w:val="24"/>
            <w:lang w:eastAsia="es-CO"/>
          </w:rPr>
          <w:delText xml:space="preserve">la aviación de </w:delText>
        </w:r>
      </w:del>
      <w:r w:rsidR="007472CB">
        <w:rPr>
          <w:rFonts w:ascii="Times New Roman" w:eastAsia="Times New Roman" w:hAnsi="Times New Roman" w:cs="Times New Roman"/>
          <w:bCs/>
          <w:color w:val="333333"/>
          <w:sz w:val="24"/>
          <w:szCs w:val="24"/>
          <w:lang w:eastAsia="es-CO"/>
        </w:rPr>
        <w:t xml:space="preserve">Estados Unidos y el Reino Unido a favor de los rebeldes. La guerra </w:t>
      </w:r>
      <w:r w:rsidRPr="002F23E0">
        <w:rPr>
          <w:rFonts w:ascii="Times New Roman" w:eastAsia="Times New Roman" w:hAnsi="Times New Roman" w:cs="Times New Roman"/>
          <w:bCs/>
          <w:color w:val="333333"/>
          <w:sz w:val="24"/>
          <w:szCs w:val="24"/>
          <w:lang w:eastAsia="es-CO"/>
        </w:rPr>
        <w:t>terminó en octubre de 2011 luego de la muerte de Gadafi</w:t>
      </w:r>
      <w:r w:rsidR="007472CB">
        <w:rPr>
          <w:rFonts w:ascii="Times New Roman" w:eastAsia="Times New Roman" w:hAnsi="Times New Roman" w:cs="Times New Roman"/>
          <w:bCs/>
          <w:color w:val="333333"/>
          <w:sz w:val="24"/>
          <w:szCs w:val="24"/>
          <w:lang w:eastAsia="es-CO"/>
        </w:rPr>
        <w:t xml:space="preserve"> y el arresto de su hijo</w:t>
      </w:r>
      <w:r w:rsidRPr="002F23E0">
        <w:rPr>
          <w:rFonts w:ascii="Times New Roman" w:eastAsia="Times New Roman" w:hAnsi="Times New Roman" w:cs="Times New Roman"/>
          <w:bCs/>
          <w:color w:val="333333"/>
          <w:sz w:val="24"/>
          <w:szCs w:val="24"/>
          <w:lang w:eastAsia="es-CO"/>
        </w:rPr>
        <w:t xml:space="preserve">. </w:t>
      </w:r>
    </w:p>
    <w:p w14:paraId="3BF928B8" w14:textId="60350E67"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Frente de Liberación de Libia</w:t>
      </w:r>
      <w:r w:rsidR="007472CB">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ins w:id="879" w:author="Lilia Carvajal" w:date="2016-05-18T20:37:00Z">
        <w:r w:rsidR="0019308C">
          <w:rPr>
            <w:rFonts w:ascii="Times New Roman" w:eastAsia="Times New Roman" w:hAnsi="Times New Roman" w:cs="Times New Roman"/>
            <w:bCs/>
            <w:color w:val="333333"/>
            <w:sz w:val="24"/>
            <w:szCs w:val="24"/>
            <w:lang w:eastAsia="es-CO"/>
          </w:rPr>
          <w:t xml:space="preserve">conformado por los rebeldes </w:t>
        </w:r>
      </w:ins>
      <w:r w:rsidRPr="002F23E0">
        <w:rPr>
          <w:rFonts w:ascii="Times New Roman" w:eastAsia="Times New Roman" w:hAnsi="Times New Roman" w:cs="Times New Roman"/>
          <w:bCs/>
          <w:color w:val="333333"/>
          <w:sz w:val="24"/>
          <w:szCs w:val="24"/>
          <w:lang w:eastAsia="es-CO"/>
        </w:rPr>
        <w:t xml:space="preserve">que </w:t>
      </w:r>
      <w:del w:id="880" w:author="Lilia Carvajal" w:date="2016-05-18T20:34:00Z">
        <w:r w:rsidRPr="002F23E0" w:rsidDel="0019308C">
          <w:rPr>
            <w:rFonts w:ascii="Times New Roman" w:eastAsia="Times New Roman" w:hAnsi="Times New Roman" w:cs="Times New Roman"/>
            <w:bCs/>
            <w:color w:val="333333"/>
            <w:sz w:val="24"/>
            <w:szCs w:val="24"/>
            <w:lang w:eastAsia="es-CO"/>
          </w:rPr>
          <w:delText xml:space="preserve">enfrentó </w:delText>
        </w:r>
      </w:del>
      <w:ins w:id="881" w:author="Lilia Carvajal" w:date="2016-05-18T20:34:00Z">
        <w:r w:rsidR="0019308C">
          <w:rPr>
            <w:rFonts w:ascii="Times New Roman" w:eastAsia="Times New Roman" w:hAnsi="Times New Roman" w:cs="Times New Roman"/>
            <w:bCs/>
            <w:color w:val="333333"/>
            <w:sz w:val="24"/>
            <w:szCs w:val="24"/>
            <w:lang w:eastAsia="es-CO"/>
          </w:rPr>
          <w:t>lucharon contra</w:t>
        </w:r>
        <w:r w:rsidR="0019308C" w:rsidRPr="002F23E0">
          <w:rPr>
            <w:rFonts w:ascii="Times New Roman" w:eastAsia="Times New Roman" w:hAnsi="Times New Roman" w:cs="Times New Roman"/>
            <w:bCs/>
            <w:color w:val="333333"/>
            <w:sz w:val="24"/>
            <w:szCs w:val="24"/>
            <w:lang w:eastAsia="es-CO"/>
          </w:rPr>
          <w:t xml:space="preserve"> </w:t>
        </w:r>
        <w:r w:rsidR="0019308C">
          <w:rPr>
            <w:rFonts w:ascii="Times New Roman" w:eastAsia="Times New Roman" w:hAnsi="Times New Roman" w:cs="Times New Roman"/>
            <w:bCs/>
            <w:color w:val="333333"/>
            <w:sz w:val="24"/>
            <w:szCs w:val="24"/>
            <w:lang w:eastAsia="es-CO"/>
          </w:rPr>
          <w:t>e</w:t>
        </w:r>
      </w:ins>
      <w:del w:id="882" w:author="Lilia Carvajal" w:date="2016-05-18T20:34:00Z">
        <w:r w:rsidRPr="002F23E0" w:rsidDel="0019308C">
          <w:rPr>
            <w:rFonts w:ascii="Times New Roman" w:eastAsia="Times New Roman" w:hAnsi="Times New Roman" w:cs="Times New Roman"/>
            <w:bCs/>
            <w:color w:val="333333"/>
            <w:sz w:val="24"/>
            <w:szCs w:val="24"/>
            <w:lang w:eastAsia="es-CO"/>
          </w:rPr>
          <w:delText>a</w:delText>
        </w:r>
      </w:del>
      <w:r w:rsidRPr="002F23E0">
        <w:rPr>
          <w:rFonts w:ascii="Times New Roman" w:eastAsia="Times New Roman" w:hAnsi="Times New Roman" w:cs="Times New Roman"/>
          <w:bCs/>
          <w:color w:val="333333"/>
          <w:sz w:val="24"/>
          <w:szCs w:val="24"/>
          <w:lang w:eastAsia="es-CO"/>
        </w:rPr>
        <w:t>l ejército de Gadafi</w:t>
      </w:r>
      <w:ins w:id="883" w:author="Lilia Carvajal" w:date="2016-05-18T20:34:00Z">
        <w:r w:rsidR="0019308C">
          <w:rPr>
            <w:rFonts w:ascii="Times New Roman" w:eastAsia="Times New Roman" w:hAnsi="Times New Roman" w:cs="Times New Roman"/>
            <w:bCs/>
            <w:color w:val="333333"/>
            <w:sz w:val="24"/>
            <w:szCs w:val="24"/>
            <w:lang w:eastAsia="es-CO"/>
          </w:rPr>
          <w:t>,</w:t>
        </w:r>
      </w:ins>
      <w:r w:rsidRPr="002F23E0">
        <w:rPr>
          <w:rFonts w:ascii="Times New Roman" w:eastAsia="Times New Roman" w:hAnsi="Times New Roman" w:cs="Times New Roman"/>
          <w:bCs/>
          <w:color w:val="333333"/>
          <w:sz w:val="24"/>
          <w:szCs w:val="24"/>
          <w:lang w:eastAsia="es-CO"/>
        </w:rPr>
        <w:t xml:space="preserve"> inic</w:t>
      </w:r>
      <w:r w:rsidR="00E50EB2">
        <w:rPr>
          <w:rFonts w:ascii="Times New Roman" w:eastAsia="Times New Roman" w:hAnsi="Times New Roman" w:cs="Times New Roman"/>
          <w:bCs/>
          <w:color w:val="333333"/>
          <w:sz w:val="24"/>
          <w:szCs w:val="24"/>
          <w:lang w:eastAsia="es-CO"/>
        </w:rPr>
        <w:t>ió un periodo de transición</w:t>
      </w:r>
      <w:ins w:id="884" w:author="Lilia Carvajal" w:date="2016-05-18T20:34:00Z">
        <w:r w:rsidR="0019308C">
          <w:rPr>
            <w:rFonts w:ascii="Times New Roman" w:eastAsia="Times New Roman" w:hAnsi="Times New Roman" w:cs="Times New Roman"/>
            <w:bCs/>
            <w:color w:val="333333"/>
            <w:sz w:val="24"/>
            <w:szCs w:val="24"/>
            <w:lang w:eastAsia="es-CO"/>
          </w:rPr>
          <w:t>,</w:t>
        </w:r>
      </w:ins>
      <w:r w:rsidR="00E50EB2">
        <w:rPr>
          <w:rFonts w:ascii="Times New Roman" w:eastAsia="Times New Roman" w:hAnsi="Times New Roman" w:cs="Times New Roman"/>
          <w:bCs/>
          <w:color w:val="333333"/>
          <w:sz w:val="24"/>
          <w:szCs w:val="24"/>
          <w:lang w:eastAsia="es-CO"/>
        </w:rPr>
        <w:t xml:space="preserve"> </w:t>
      </w:r>
      <w:ins w:id="885" w:author="Lilia Carvajal" w:date="2016-05-18T20:34:00Z">
        <w:r w:rsidR="0019308C">
          <w:rPr>
            <w:rFonts w:ascii="Times New Roman" w:eastAsia="Times New Roman" w:hAnsi="Times New Roman" w:cs="Times New Roman"/>
            <w:bCs/>
            <w:color w:val="333333"/>
            <w:sz w:val="24"/>
            <w:szCs w:val="24"/>
            <w:lang w:eastAsia="es-CO"/>
          </w:rPr>
          <w:t>n</w:t>
        </w:r>
      </w:ins>
      <w:del w:id="886" w:author="Lilia Carvajal" w:date="2016-05-18T20:34:00Z">
        <w:r w:rsidR="00E50EB2" w:rsidDel="0019308C">
          <w:rPr>
            <w:rFonts w:ascii="Times New Roman" w:eastAsia="Times New Roman" w:hAnsi="Times New Roman" w:cs="Times New Roman"/>
            <w:bCs/>
            <w:color w:val="333333"/>
            <w:sz w:val="24"/>
            <w:szCs w:val="24"/>
            <w:lang w:eastAsia="es-CO"/>
          </w:rPr>
          <w:delText>en el G</w:delText>
        </w:r>
        <w:r w:rsidRPr="002F23E0" w:rsidDel="0019308C">
          <w:rPr>
            <w:rFonts w:ascii="Times New Roman" w:eastAsia="Times New Roman" w:hAnsi="Times New Roman" w:cs="Times New Roman"/>
            <w:bCs/>
            <w:color w:val="333333"/>
            <w:sz w:val="24"/>
            <w:szCs w:val="24"/>
            <w:lang w:eastAsia="es-CO"/>
          </w:rPr>
          <w:delText>obierno. N</w:delText>
        </w:r>
      </w:del>
      <w:r w:rsidRPr="002F23E0">
        <w:rPr>
          <w:rFonts w:ascii="Times New Roman" w:eastAsia="Times New Roman" w:hAnsi="Times New Roman" w:cs="Times New Roman"/>
          <w:bCs/>
          <w:color w:val="333333"/>
          <w:sz w:val="24"/>
          <w:szCs w:val="24"/>
          <w:lang w:eastAsia="es-CO"/>
        </w:rPr>
        <w:t>o obstante, la ausencia d</w:t>
      </w:r>
      <w:r w:rsidR="00E50EB2">
        <w:rPr>
          <w:rFonts w:ascii="Times New Roman" w:eastAsia="Times New Roman" w:hAnsi="Times New Roman" w:cs="Times New Roman"/>
          <w:bCs/>
          <w:color w:val="333333"/>
          <w:sz w:val="24"/>
          <w:szCs w:val="24"/>
          <w:lang w:eastAsia="es-CO"/>
        </w:rPr>
        <w:t xml:space="preserve">e </w:t>
      </w:r>
      <w:r w:rsidR="00E50EB2" w:rsidRPr="00BF7348">
        <w:rPr>
          <w:rFonts w:ascii="Times New Roman" w:eastAsia="Times New Roman" w:hAnsi="Times New Roman" w:cs="Times New Roman"/>
          <w:b/>
          <w:bCs/>
          <w:color w:val="333333"/>
          <w:sz w:val="24"/>
          <w:szCs w:val="24"/>
          <w:lang w:eastAsia="es-CO"/>
          <w:rPrChange w:id="887" w:author="Lilia Carvajal" w:date="2016-05-18T20:48:00Z">
            <w:rPr>
              <w:rFonts w:ascii="Times New Roman" w:eastAsia="Times New Roman" w:hAnsi="Times New Roman" w:cs="Times New Roman"/>
              <w:bCs/>
              <w:color w:val="333333"/>
              <w:sz w:val="24"/>
              <w:szCs w:val="24"/>
              <w:lang w:eastAsia="es-CO"/>
            </w:rPr>
          </w:rPrChange>
        </w:rPr>
        <w:t>estructuras sociales sólidas</w:t>
      </w:r>
      <w:r w:rsidR="00E50EB2">
        <w:rPr>
          <w:rFonts w:ascii="Times New Roman" w:eastAsia="Times New Roman" w:hAnsi="Times New Roman" w:cs="Times New Roman"/>
          <w:bCs/>
          <w:color w:val="333333"/>
          <w:sz w:val="24"/>
          <w:szCs w:val="24"/>
          <w:lang w:eastAsia="es-CO"/>
        </w:rPr>
        <w:t xml:space="preserve"> y los</w:t>
      </w:r>
      <w:r w:rsidRPr="002F23E0">
        <w:rPr>
          <w:rFonts w:ascii="Times New Roman" w:eastAsia="Times New Roman" w:hAnsi="Times New Roman" w:cs="Times New Roman"/>
          <w:bCs/>
          <w:color w:val="333333"/>
          <w:sz w:val="24"/>
          <w:szCs w:val="24"/>
          <w:lang w:eastAsia="es-CO"/>
        </w:rPr>
        <w:t xml:space="preserve"> intereses de </w:t>
      </w:r>
      <w:r w:rsidR="00E50EB2">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multinacionales han hecho que el movimiento termine en una Libia ingobernable, con pérdida de autonomía económica y </w:t>
      </w:r>
      <w:del w:id="888" w:author="Lilia Carvajal" w:date="2016-05-18T20:45:00Z">
        <w:r w:rsidRPr="002F23E0" w:rsidDel="00BF7348">
          <w:rPr>
            <w:rFonts w:ascii="Times New Roman" w:eastAsia="Times New Roman" w:hAnsi="Times New Roman" w:cs="Times New Roman"/>
            <w:bCs/>
            <w:color w:val="333333"/>
            <w:sz w:val="24"/>
            <w:szCs w:val="24"/>
            <w:lang w:eastAsia="es-CO"/>
          </w:rPr>
          <w:delText>de control territorial</w:delText>
        </w:r>
      </w:del>
      <w:ins w:id="889" w:author="Lilia Carvajal" w:date="2016-05-18T20:42:00Z">
        <w:r w:rsidR="00BF7348">
          <w:rPr>
            <w:rFonts w:ascii="Times New Roman" w:eastAsia="Times New Roman" w:hAnsi="Times New Roman" w:cs="Times New Roman"/>
            <w:bCs/>
            <w:color w:val="333333"/>
            <w:sz w:val="24"/>
            <w:szCs w:val="24"/>
            <w:lang w:eastAsia="es-CO"/>
          </w:rPr>
          <w:t>ocupada por diversa</w:t>
        </w:r>
        <w:r w:rsidR="0019308C">
          <w:rPr>
            <w:rFonts w:ascii="Times New Roman" w:eastAsia="Times New Roman" w:hAnsi="Times New Roman" w:cs="Times New Roman"/>
            <w:bCs/>
            <w:color w:val="333333"/>
            <w:sz w:val="24"/>
            <w:szCs w:val="24"/>
            <w:lang w:eastAsia="es-CO"/>
          </w:rPr>
          <w:t>s</w:t>
        </w:r>
      </w:ins>
      <w:del w:id="890" w:author="Lilia Carvajal" w:date="2016-05-18T20:42:00Z">
        <w:r w:rsidRPr="002F23E0" w:rsidDel="0019308C">
          <w:rPr>
            <w:rFonts w:ascii="Times New Roman" w:eastAsia="Times New Roman" w:hAnsi="Times New Roman" w:cs="Times New Roman"/>
            <w:bCs/>
            <w:color w:val="333333"/>
            <w:sz w:val="24"/>
            <w:szCs w:val="24"/>
            <w:lang w:eastAsia="es-CO"/>
          </w:rPr>
          <w:delText xml:space="preserve">. </w:delText>
        </w:r>
        <w:r w:rsidR="007472CB" w:rsidDel="0019308C">
          <w:rPr>
            <w:rFonts w:ascii="Times New Roman" w:eastAsia="Times New Roman" w:hAnsi="Times New Roman" w:cs="Times New Roman"/>
            <w:bCs/>
            <w:color w:val="333333"/>
            <w:sz w:val="24"/>
            <w:szCs w:val="24"/>
            <w:lang w:eastAsia="es-CO"/>
          </w:rPr>
          <w:delText xml:space="preserve">En la actualidad, numerosas </w:delText>
        </w:r>
      </w:del>
      <w:ins w:id="891" w:author="Lilia Carvajal" w:date="2016-05-18T20:42:00Z">
        <w:r w:rsidR="0019308C">
          <w:rPr>
            <w:rFonts w:ascii="Times New Roman" w:eastAsia="Times New Roman" w:hAnsi="Times New Roman" w:cs="Times New Roman"/>
            <w:bCs/>
            <w:color w:val="333333"/>
            <w:sz w:val="24"/>
            <w:szCs w:val="24"/>
            <w:lang w:eastAsia="es-CO"/>
          </w:rPr>
          <w:t xml:space="preserve"> </w:t>
        </w:r>
      </w:ins>
      <w:del w:id="892" w:author="Lilia Carvajal" w:date="2016-05-18T20:44:00Z">
        <w:r w:rsidR="007472CB" w:rsidDel="00BF7348">
          <w:rPr>
            <w:rFonts w:ascii="Times New Roman" w:eastAsia="Times New Roman" w:hAnsi="Times New Roman" w:cs="Times New Roman"/>
            <w:bCs/>
            <w:color w:val="333333"/>
            <w:sz w:val="24"/>
            <w:szCs w:val="24"/>
            <w:lang w:eastAsia="es-CO"/>
          </w:rPr>
          <w:delText xml:space="preserve">milicias </w:delText>
        </w:r>
      </w:del>
      <w:ins w:id="893" w:author="Lilia Carvajal" w:date="2016-05-18T20:48:00Z">
        <w:r w:rsidR="00BF7348">
          <w:rPr>
            <w:rFonts w:ascii="Times New Roman" w:eastAsia="Times New Roman" w:hAnsi="Times New Roman" w:cs="Times New Roman"/>
            <w:bCs/>
            <w:color w:val="333333"/>
            <w:sz w:val="24"/>
            <w:szCs w:val="24"/>
            <w:lang w:eastAsia="es-CO"/>
          </w:rPr>
          <w:t>facciones</w:t>
        </w:r>
      </w:ins>
      <w:ins w:id="894" w:author="Lilia Carvajal" w:date="2016-05-18T20:44:00Z">
        <w:r w:rsidR="00BF7348">
          <w:rPr>
            <w:rFonts w:ascii="Times New Roman" w:eastAsia="Times New Roman" w:hAnsi="Times New Roman" w:cs="Times New Roman"/>
            <w:bCs/>
            <w:color w:val="333333"/>
            <w:sz w:val="24"/>
            <w:szCs w:val="24"/>
            <w:lang w:eastAsia="es-CO"/>
          </w:rPr>
          <w:t xml:space="preserve"> </w:t>
        </w:r>
      </w:ins>
      <w:r w:rsidR="007472CB">
        <w:rPr>
          <w:rFonts w:ascii="Times New Roman" w:eastAsia="Times New Roman" w:hAnsi="Times New Roman" w:cs="Times New Roman"/>
          <w:bCs/>
          <w:color w:val="333333"/>
          <w:sz w:val="24"/>
          <w:szCs w:val="24"/>
          <w:lang w:eastAsia="es-CO"/>
        </w:rPr>
        <w:t xml:space="preserve">armadas </w:t>
      </w:r>
      <w:ins w:id="895" w:author="Lilia Carvajal" w:date="2016-05-18T20:42:00Z">
        <w:r w:rsidR="0019308C">
          <w:rPr>
            <w:rFonts w:ascii="Times New Roman" w:eastAsia="Times New Roman" w:hAnsi="Times New Roman" w:cs="Times New Roman"/>
            <w:bCs/>
            <w:color w:val="333333"/>
            <w:sz w:val="24"/>
            <w:szCs w:val="24"/>
            <w:lang w:eastAsia="es-CO"/>
          </w:rPr>
          <w:t xml:space="preserve">que </w:t>
        </w:r>
      </w:ins>
      <w:r w:rsidR="007472CB">
        <w:rPr>
          <w:rFonts w:ascii="Times New Roman" w:eastAsia="Times New Roman" w:hAnsi="Times New Roman" w:cs="Times New Roman"/>
          <w:bCs/>
          <w:color w:val="333333"/>
          <w:sz w:val="24"/>
          <w:szCs w:val="24"/>
          <w:lang w:eastAsia="es-CO"/>
        </w:rPr>
        <w:t xml:space="preserve">controlan la mayor parte del país, </w:t>
      </w:r>
      <w:del w:id="896" w:author="Lilia Carvajal" w:date="2016-05-18T20:48:00Z">
        <w:r w:rsidR="007472CB" w:rsidDel="00BF7348">
          <w:rPr>
            <w:rFonts w:ascii="Times New Roman" w:eastAsia="Times New Roman" w:hAnsi="Times New Roman" w:cs="Times New Roman"/>
            <w:bCs/>
            <w:color w:val="333333"/>
            <w:sz w:val="24"/>
            <w:szCs w:val="24"/>
            <w:lang w:eastAsia="es-CO"/>
          </w:rPr>
          <w:delText>facilitando el predominio de la</w:delText>
        </w:r>
      </w:del>
      <w:ins w:id="897" w:author="Lilia Carvajal" w:date="2016-05-18T20:48:00Z">
        <w:r w:rsidR="00BF7348">
          <w:rPr>
            <w:rFonts w:ascii="Times New Roman" w:eastAsia="Times New Roman" w:hAnsi="Times New Roman" w:cs="Times New Roman"/>
            <w:bCs/>
            <w:color w:val="333333"/>
            <w:sz w:val="24"/>
            <w:szCs w:val="24"/>
            <w:lang w:eastAsia="es-CO"/>
          </w:rPr>
          <w:t>entre ellas la</w:t>
        </w:r>
      </w:ins>
      <w:r w:rsidR="007472CB">
        <w:rPr>
          <w:rFonts w:ascii="Times New Roman" w:eastAsia="Times New Roman" w:hAnsi="Times New Roman" w:cs="Times New Roman"/>
          <w:bCs/>
          <w:color w:val="333333"/>
          <w:sz w:val="24"/>
          <w:szCs w:val="24"/>
          <w:lang w:eastAsia="es-CO"/>
        </w:rPr>
        <w:t xml:space="preserve"> agrupación terrorista </w:t>
      </w:r>
      <w:r w:rsidR="007472CB" w:rsidRPr="00BF7348">
        <w:rPr>
          <w:rFonts w:ascii="Times New Roman" w:eastAsia="Times New Roman" w:hAnsi="Times New Roman" w:cs="Times New Roman"/>
          <w:b/>
          <w:bCs/>
          <w:color w:val="333333"/>
          <w:sz w:val="24"/>
          <w:szCs w:val="24"/>
          <w:lang w:eastAsia="es-CO"/>
          <w:rPrChange w:id="898" w:author="Lilia Carvajal" w:date="2016-05-18T20:49:00Z">
            <w:rPr>
              <w:rFonts w:ascii="Times New Roman" w:eastAsia="Times New Roman" w:hAnsi="Times New Roman" w:cs="Times New Roman"/>
              <w:bCs/>
              <w:color w:val="333333"/>
              <w:sz w:val="24"/>
              <w:szCs w:val="24"/>
              <w:lang w:eastAsia="es-CO"/>
            </w:rPr>
          </w:rPrChange>
        </w:rPr>
        <w:t>Estado Islámico,</w:t>
      </w:r>
      <w:r w:rsidR="007472CB">
        <w:rPr>
          <w:rFonts w:ascii="Times New Roman" w:eastAsia="Times New Roman" w:hAnsi="Times New Roman" w:cs="Times New Roman"/>
          <w:bCs/>
          <w:color w:val="333333"/>
          <w:sz w:val="24"/>
          <w:szCs w:val="24"/>
          <w:lang w:eastAsia="es-CO"/>
        </w:rPr>
        <w:t xml:space="preserve"> </w:t>
      </w:r>
      <w:ins w:id="899" w:author="Lilia Carvajal" w:date="2016-05-18T20:46:00Z">
        <w:r w:rsidR="00BF7348">
          <w:rPr>
            <w:rFonts w:ascii="Times New Roman" w:eastAsia="Times New Roman" w:hAnsi="Times New Roman" w:cs="Times New Roman"/>
            <w:bCs/>
            <w:color w:val="333333"/>
            <w:sz w:val="24"/>
            <w:szCs w:val="24"/>
            <w:lang w:eastAsia="es-CO"/>
          </w:rPr>
          <w:t xml:space="preserve">por </w:t>
        </w:r>
      </w:ins>
      <w:r w:rsidR="007472CB">
        <w:rPr>
          <w:rFonts w:ascii="Times New Roman" w:eastAsia="Times New Roman" w:hAnsi="Times New Roman" w:cs="Times New Roman"/>
          <w:bCs/>
          <w:color w:val="333333"/>
          <w:sz w:val="24"/>
          <w:szCs w:val="24"/>
          <w:lang w:eastAsia="es-CO"/>
        </w:rPr>
        <w:t xml:space="preserve">lo </w:t>
      </w:r>
      <w:del w:id="900" w:author="Lilia Carvajal" w:date="2016-05-18T20:46:00Z">
        <w:r w:rsidR="007472CB" w:rsidDel="00BF7348">
          <w:rPr>
            <w:rFonts w:ascii="Times New Roman" w:eastAsia="Times New Roman" w:hAnsi="Times New Roman" w:cs="Times New Roman"/>
            <w:bCs/>
            <w:color w:val="333333"/>
            <w:sz w:val="24"/>
            <w:szCs w:val="24"/>
            <w:lang w:eastAsia="es-CO"/>
          </w:rPr>
          <w:delText>que podría conducir a una nueva intervención occidental</w:delText>
        </w:r>
      </w:del>
      <w:ins w:id="901" w:author="Lilia Carvajal" w:date="2016-05-18T20:46:00Z">
        <w:r w:rsidR="00BF7348">
          <w:rPr>
            <w:rFonts w:ascii="Times New Roman" w:eastAsia="Times New Roman" w:hAnsi="Times New Roman" w:cs="Times New Roman"/>
            <w:bCs/>
            <w:color w:val="333333"/>
            <w:sz w:val="24"/>
            <w:szCs w:val="24"/>
            <w:lang w:eastAsia="es-CO"/>
          </w:rPr>
          <w:t xml:space="preserve">se considera un </w:t>
        </w:r>
        <w:r w:rsidR="00BF7348" w:rsidRPr="00BF7348">
          <w:rPr>
            <w:rFonts w:ascii="Times New Roman" w:eastAsia="Times New Roman" w:hAnsi="Times New Roman" w:cs="Times New Roman"/>
            <w:b/>
            <w:bCs/>
            <w:color w:val="333333"/>
            <w:sz w:val="24"/>
            <w:szCs w:val="24"/>
            <w:lang w:eastAsia="es-CO"/>
            <w:rPrChange w:id="902" w:author="Lilia Carvajal" w:date="2016-05-18T20:46:00Z">
              <w:rPr>
                <w:rFonts w:ascii="Times New Roman" w:eastAsia="Times New Roman" w:hAnsi="Times New Roman" w:cs="Times New Roman"/>
                <w:bCs/>
                <w:color w:val="333333"/>
                <w:sz w:val="24"/>
                <w:szCs w:val="24"/>
                <w:lang w:eastAsia="es-CO"/>
              </w:rPr>
            </w:rPrChange>
          </w:rPr>
          <w:t>Estado fallido</w:t>
        </w:r>
      </w:ins>
      <w:r w:rsidR="007472CB" w:rsidRPr="00BF7348">
        <w:rPr>
          <w:rFonts w:ascii="Times New Roman" w:eastAsia="Times New Roman" w:hAnsi="Times New Roman" w:cs="Times New Roman"/>
          <w:b/>
          <w:bCs/>
          <w:color w:val="333333"/>
          <w:sz w:val="24"/>
          <w:szCs w:val="24"/>
          <w:lang w:eastAsia="es-CO"/>
          <w:rPrChange w:id="903" w:author="Lilia Carvajal" w:date="2016-05-18T20:46:00Z">
            <w:rPr>
              <w:rFonts w:ascii="Times New Roman" w:eastAsia="Times New Roman" w:hAnsi="Times New Roman" w:cs="Times New Roman"/>
              <w:bCs/>
              <w:color w:val="333333"/>
              <w:sz w:val="24"/>
              <w:szCs w:val="24"/>
              <w:lang w:eastAsia="es-CO"/>
            </w:rPr>
          </w:rPrChange>
        </w:rPr>
        <w:t>.</w:t>
      </w:r>
    </w:p>
    <w:tbl>
      <w:tblPr>
        <w:tblStyle w:val="Tablaconcuadrcula"/>
        <w:tblW w:w="0" w:type="auto"/>
        <w:tblInd w:w="113" w:type="dxa"/>
        <w:tblLook w:val="04A0" w:firstRow="1" w:lastRow="0" w:firstColumn="1" w:lastColumn="0" w:noHBand="0" w:noVBand="1"/>
      </w:tblPr>
      <w:tblGrid>
        <w:gridCol w:w="18"/>
        <w:gridCol w:w="1164"/>
        <w:gridCol w:w="692"/>
        <w:gridCol w:w="7061"/>
        <w:gridCol w:w="6"/>
      </w:tblGrid>
      <w:tr w:rsidR="00B630B4" w:rsidRPr="005D1738" w:rsidDel="00CE7262" w14:paraId="5685D798" w14:textId="1E64B5BE" w:rsidTr="00CE7262">
        <w:trPr>
          <w:gridAfter w:val="1"/>
          <w:del w:id="904" w:author="Cuenta Microsoft" w:date="2016-05-20T11:32:00Z"/>
        </w:trPr>
        <w:tc>
          <w:tcPr>
            <w:tcW w:w="8828" w:type="dxa"/>
            <w:gridSpan w:val="4"/>
            <w:shd w:val="clear" w:color="auto" w:fill="0D0D0D" w:themeFill="text1" w:themeFillTint="F2"/>
          </w:tcPr>
          <w:p w14:paraId="609BDD4E" w14:textId="0FFE0078" w:rsidR="00B630B4" w:rsidRPr="005D1738" w:rsidDel="00CE7262" w:rsidRDefault="00B630B4" w:rsidP="00AB5076">
            <w:pPr>
              <w:jc w:val="center"/>
              <w:rPr>
                <w:del w:id="905" w:author="Cuenta Microsoft" w:date="2016-05-20T11:32:00Z"/>
                <w:rFonts w:ascii="Times New Roman" w:hAnsi="Times New Roman" w:cs="Times New Roman"/>
                <w:b/>
                <w:color w:val="FFFFFF" w:themeColor="background1"/>
              </w:rPr>
            </w:pPr>
            <w:del w:id="906" w:author="Cuenta Microsoft" w:date="2016-05-20T11:32:00Z">
              <w:r w:rsidRPr="005D1738" w:rsidDel="00CE7262">
                <w:rPr>
                  <w:rFonts w:ascii="Times New Roman" w:hAnsi="Times New Roman" w:cs="Times New Roman"/>
                  <w:b/>
                  <w:color w:val="FFFFFF" w:themeColor="background1"/>
                </w:rPr>
                <w:delText>Imagen (fotografía, gráfica o ilustración)</w:delText>
              </w:r>
            </w:del>
          </w:p>
        </w:tc>
      </w:tr>
      <w:tr w:rsidR="00B630B4" w:rsidDel="00CE7262" w14:paraId="0072FF72" w14:textId="08778EC1" w:rsidTr="00CE7262">
        <w:trPr>
          <w:gridAfter w:val="1"/>
          <w:del w:id="907" w:author="Cuenta Microsoft" w:date="2016-05-20T11:32:00Z"/>
        </w:trPr>
        <w:tc>
          <w:tcPr>
            <w:tcW w:w="2362" w:type="dxa"/>
            <w:gridSpan w:val="3"/>
          </w:tcPr>
          <w:p w14:paraId="67ACCF63" w14:textId="570B1C46" w:rsidR="00B630B4" w:rsidRPr="00053744" w:rsidDel="00CE7262" w:rsidRDefault="00B630B4" w:rsidP="00AB5076">
            <w:pPr>
              <w:rPr>
                <w:del w:id="908" w:author="Cuenta Microsoft" w:date="2016-05-20T11:32:00Z"/>
                <w:rFonts w:ascii="Times New Roman" w:hAnsi="Times New Roman" w:cs="Times New Roman"/>
                <w:b/>
                <w:color w:val="000000"/>
                <w:sz w:val="18"/>
                <w:szCs w:val="18"/>
              </w:rPr>
            </w:pPr>
            <w:del w:id="909" w:author="Cuenta Microsoft" w:date="2016-05-20T11:32:00Z">
              <w:r w:rsidDel="00CE7262">
                <w:rPr>
                  <w:rFonts w:ascii="Times New Roman" w:hAnsi="Times New Roman" w:cs="Times New Roman"/>
                  <w:b/>
                  <w:color w:val="000000"/>
                  <w:sz w:val="18"/>
                  <w:szCs w:val="18"/>
                </w:rPr>
                <w:delText>Código</w:delText>
              </w:r>
            </w:del>
          </w:p>
        </w:tc>
        <w:tc>
          <w:tcPr>
            <w:tcW w:w="6466" w:type="dxa"/>
          </w:tcPr>
          <w:p w14:paraId="6B9CFBC1" w14:textId="2CEC8358" w:rsidR="00B630B4" w:rsidRPr="00E462B5" w:rsidDel="00CE7262" w:rsidRDefault="00B630B4" w:rsidP="00AB5076">
            <w:pPr>
              <w:rPr>
                <w:del w:id="910" w:author="Cuenta Microsoft" w:date="2016-05-20T11:32:00Z"/>
                <w:rFonts w:ascii="Times New Roman" w:hAnsi="Times New Roman" w:cs="Times New Roman"/>
                <w:b/>
                <w:color w:val="000000"/>
                <w:sz w:val="18"/>
                <w:szCs w:val="18"/>
              </w:rPr>
            </w:pPr>
            <w:del w:id="911" w:author="Cuenta Microsoft" w:date="2016-05-20T11:32:00Z">
              <w:r w:rsidRPr="00E462B5" w:rsidDel="00CE7262">
                <w:rPr>
                  <w:rFonts w:ascii="Times New Roman" w:hAnsi="Times New Roman" w:cs="Times New Roman"/>
                  <w:color w:val="000000"/>
                  <w:sz w:val="18"/>
                  <w:szCs w:val="18"/>
                </w:rPr>
                <w:delText>CS_10_02_IMG</w:delText>
              </w:r>
              <w:r w:rsidR="00FF73D3" w:rsidDel="00CE7262">
                <w:rPr>
                  <w:rFonts w:ascii="Times New Roman" w:hAnsi="Times New Roman" w:cs="Times New Roman"/>
                  <w:color w:val="000000"/>
                  <w:sz w:val="18"/>
                  <w:szCs w:val="18"/>
                </w:rPr>
                <w:delText>26</w:delText>
              </w:r>
            </w:del>
          </w:p>
        </w:tc>
      </w:tr>
      <w:tr w:rsidR="00B630B4" w:rsidDel="00CE7262" w14:paraId="38E8F61C" w14:textId="569E7F88" w:rsidTr="00CE7262">
        <w:trPr>
          <w:gridAfter w:val="1"/>
          <w:del w:id="912" w:author="Cuenta Microsoft" w:date="2016-05-20T11:32:00Z"/>
        </w:trPr>
        <w:tc>
          <w:tcPr>
            <w:tcW w:w="2362" w:type="dxa"/>
            <w:gridSpan w:val="3"/>
          </w:tcPr>
          <w:p w14:paraId="56BE7448" w14:textId="19EA96C7" w:rsidR="00B630B4" w:rsidDel="00CE7262" w:rsidRDefault="00B630B4" w:rsidP="00AB5076">
            <w:pPr>
              <w:rPr>
                <w:del w:id="913" w:author="Cuenta Microsoft" w:date="2016-05-20T11:32:00Z"/>
                <w:rFonts w:ascii="Times New Roman" w:hAnsi="Times New Roman" w:cs="Times New Roman"/>
                <w:color w:val="000000"/>
              </w:rPr>
            </w:pPr>
            <w:del w:id="914" w:author="Cuenta Microsoft" w:date="2016-05-20T11:32:00Z">
              <w:r w:rsidRPr="00053744" w:rsidDel="00CE7262">
                <w:rPr>
                  <w:rFonts w:ascii="Times New Roman" w:hAnsi="Times New Roman" w:cs="Times New Roman"/>
                  <w:b/>
                  <w:color w:val="000000"/>
                  <w:sz w:val="18"/>
                  <w:szCs w:val="18"/>
                </w:rPr>
                <w:delText>Descripción</w:delText>
              </w:r>
            </w:del>
          </w:p>
        </w:tc>
        <w:tc>
          <w:tcPr>
            <w:tcW w:w="6466" w:type="dxa"/>
          </w:tcPr>
          <w:p w14:paraId="637FCD04" w14:textId="41A0F331" w:rsidR="00B630B4" w:rsidRPr="00E462B5" w:rsidDel="00CE7262" w:rsidRDefault="00E8779D" w:rsidP="00AB5076">
            <w:pPr>
              <w:rPr>
                <w:del w:id="915" w:author="Cuenta Microsoft" w:date="2016-05-20T11:32:00Z"/>
                <w:rFonts w:ascii="Times New Roman" w:hAnsi="Times New Roman" w:cs="Times New Roman"/>
                <w:color w:val="000000"/>
                <w:sz w:val="18"/>
                <w:szCs w:val="18"/>
              </w:rPr>
            </w:pPr>
            <w:del w:id="916" w:author="Cuenta Microsoft" w:date="2016-05-20T11:32:00Z">
              <w:r w:rsidDel="00CE7262">
                <w:rPr>
                  <w:rFonts w:ascii="Times New Roman" w:hAnsi="Times New Roman" w:cs="Times New Roman"/>
                  <w:color w:val="000000"/>
                  <w:sz w:val="18"/>
                  <w:szCs w:val="18"/>
                </w:rPr>
                <w:delText>Imagen de mapa de Libia</w:delText>
              </w:r>
            </w:del>
          </w:p>
        </w:tc>
      </w:tr>
      <w:tr w:rsidR="00B630B4" w:rsidDel="00CE7262" w14:paraId="68BD9A44" w14:textId="25E083CB" w:rsidTr="00CE7262">
        <w:trPr>
          <w:gridAfter w:val="1"/>
          <w:del w:id="917" w:author="Cuenta Microsoft" w:date="2016-05-20T11:32:00Z"/>
        </w:trPr>
        <w:tc>
          <w:tcPr>
            <w:tcW w:w="2362" w:type="dxa"/>
            <w:gridSpan w:val="3"/>
          </w:tcPr>
          <w:p w14:paraId="5C3659FA" w14:textId="428C2E89" w:rsidR="00B630B4" w:rsidDel="00CE7262" w:rsidRDefault="00B630B4" w:rsidP="00AB5076">
            <w:pPr>
              <w:rPr>
                <w:del w:id="918" w:author="Cuenta Microsoft" w:date="2016-05-20T11:32:00Z"/>
                <w:rFonts w:ascii="Times New Roman" w:hAnsi="Times New Roman" w:cs="Times New Roman"/>
                <w:color w:val="000000"/>
              </w:rPr>
            </w:pPr>
            <w:del w:id="919" w:author="Cuenta Microsoft" w:date="2016-05-20T11:32:00Z">
              <w:r w:rsidRPr="00053744" w:rsidDel="00CE7262">
                <w:rPr>
                  <w:rFonts w:ascii="Times New Roman" w:hAnsi="Times New Roman" w:cs="Times New Roman"/>
                  <w:b/>
                  <w:color w:val="000000"/>
                  <w:sz w:val="18"/>
                  <w:szCs w:val="18"/>
                </w:rPr>
                <w:delText>Código Shutterstock (o URL</w:delText>
              </w:r>
              <w:r w:rsidDel="00CE7262">
                <w:rPr>
                  <w:rFonts w:ascii="Times New Roman" w:hAnsi="Times New Roman" w:cs="Times New Roman"/>
                  <w:b/>
                  <w:color w:val="000000"/>
                  <w:sz w:val="18"/>
                  <w:szCs w:val="18"/>
                </w:rPr>
                <w:delText xml:space="preserve"> o la ruta en AulaPlaneta</w:delText>
              </w:r>
              <w:r w:rsidRPr="00053744" w:rsidDel="00CE7262">
                <w:rPr>
                  <w:rFonts w:ascii="Times New Roman" w:hAnsi="Times New Roman" w:cs="Times New Roman"/>
                  <w:b/>
                  <w:color w:val="000000"/>
                  <w:sz w:val="18"/>
                  <w:szCs w:val="18"/>
                </w:rPr>
                <w:delText>)</w:delText>
              </w:r>
            </w:del>
          </w:p>
        </w:tc>
        <w:tc>
          <w:tcPr>
            <w:tcW w:w="6466" w:type="dxa"/>
          </w:tcPr>
          <w:p w14:paraId="2C26A270" w14:textId="7BFB1E78" w:rsidR="00B630B4" w:rsidDel="00CE7262" w:rsidRDefault="00E8779D" w:rsidP="00AB5076">
            <w:pPr>
              <w:rPr>
                <w:del w:id="920" w:author="Cuenta Microsoft" w:date="2016-05-20T11:32:00Z"/>
                <w:rFonts w:ascii="Times New Roman" w:hAnsi="Times New Roman" w:cs="Times New Roman"/>
                <w:color w:val="000000"/>
                <w:sz w:val="18"/>
                <w:szCs w:val="18"/>
              </w:rPr>
            </w:pPr>
            <w:del w:id="921" w:author="Cuenta Microsoft" w:date="2016-05-20T11:32:00Z">
              <w:r w:rsidDel="00CE7262">
                <w:rPr>
                  <w:noProof/>
                  <w:lang w:eastAsia="es-CO"/>
                </w:rPr>
                <w:drawing>
                  <wp:inline distT="0" distB="0" distL="0" distR="0" wp14:anchorId="5034895C" wp14:editId="0A866BDC">
                    <wp:extent cx="1249378" cy="887945"/>
                    <wp:effectExtent l="0" t="0" r="8255" b="7620"/>
                    <wp:docPr id="20" name="Imagen 20" descr="http://thumb1.shutterstock.com/display_pic_with_logo/957307/261961124/stock-photo-red-marker-over-libya-26196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957307/261961124/stock-photo-red-marker-over-libya-26196112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59655" cy="895249"/>
                            </a:xfrm>
                            <a:prstGeom prst="rect">
                              <a:avLst/>
                            </a:prstGeom>
                            <a:noFill/>
                            <a:ln>
                              <a:noFill/>
                            </a:ln>
                          </pic:spPr>
                        </pic:pic>
                      </a:graphicData>
                    </a:graphic>
                  </wp:inline>
                </w:drawing>
              </w:r>
            </w:del>
          </w:p>
          <w:p w14:paraId="61327BA0" w14:textId="10A85C10" w:rsidR="00E8779D" w:rsidRPr="00E462B5" w:rsidDel="00CE7262" w:rsidRDefault="00F50210" w:rsidP="00AB5076">
            <w:pPr>
              <w:rPr>
                <w:del w:id="922" w:author="Cuenta Microsoft" w:date="2016-05-20T11:32:00Z"/>
                <w:rFonts w:ascii="Times New Roman" w:hAnsi="Times New Roman" w:cs="Times New Roman"/>
                <w:color w:val="000000"/>
                <w:sz w:val="18"/>
                <w:szCs w:val="18"/>
              </w:rPr>
            </w:pPr>
            <w:ins w:id="923" w:author="Lilia Carvajal" w:date="2016-05-19T07:39:00Z">
              <w:del w:id="924" w:author="Cuenta Microsoft" w:date="2016-05-20T11:32:00Z">
                <w:r w:rsidDel="00CE7262">
                  <w:rPr>
                    <w:rFonts w:ascii="Times New Roman" w:hAnsi="Times New Roman" w:cs="Times New Roman"/>
                    <w:color w:val="000000"/>
                    <w:sz w:val="18"/>
                    <w:szCs w:val="18"/>
                  </w:rPr>
                  <w:fldChar w:fldCharType="begin"/>
                </w:r>
                <w:r w:rsidDel="00CE7262">
                  <w:rPr>
                    <w:rFonts w:ascii="Times New Roman" w:hAnsi="Times New Roman" w:cs="Times New Roman"/>
                    <w:color w:val="000000"/>
                    <w:sz w:val="18"/>
                    <w:szCs w:val="18"/>
                  </w:rPr>
                  <w:delInstrText xml:space="preserve"> HYPERLINK "</w:delInstrText>
                </w:r>
              </w:del>
            </w:ins>
            <w:del w:id="925" w:author="Cuenta Microsoft" w:date="2016-05-20T11:32:00Z">
              <w:r w:rsidRPr="00E8779D" w:rsidDel="00CE7262">
                <w:rPr>
                  <w:rFonts w:ascii="Times New Roman" w:hAnsi="Times New Roman" w:cs="Times New Roman"/>
                  <w:color w:val="000000"/>
                  <w:sz w:val="18"/>
                  <w:szCs w:val="18"/>
                </w:rPr>
                <w:delInstrText>http://thumb1.shutterstock.com/display_pic_with_logo/957307/261961124/stock-photo-red-marker-over-libya-261961124.jpg</w:delInstrText>
              </w:r>
            </w:del>
            <w:ins w:id="926" w:author="Lilia Carvajal" w:date="2016-05-19T07:39:00Z">
              <w:del w:id="927" w:author="Cuenta Microsoft" w:date="2016-05-20T11:32:00Z">
                <w:r w:rsidDel="00CE7262">
                  <w:rPr>
                    <w:rFonts w:ascii="Times New Roman" w:hAnsi="Times New Roman" w:cs="Times New Roman"/>
                    <w:color w:val="000000"/>
                    <w:sz w:val="18"/>
                    <w:szCs w:val="18"/>
                  </w:rPr>
                  <w:delInstrText xml:space="preserve">" </w:delInstrText>
                </w:r>
                <w:r w:rsidDel="00CE7262">
                  <w:rPr>
                    <w:rFonts w:ascii="Times New Roman" w:hAnsi="Times New Roman" w:cs="Times New Roman"/>
                    <w:color w:val="000000"/>
                    <w:sz w:val="18"/>
                    <w:szCs w:val="18"/>
                  </w:rPr>
                  <w:fldChar w:fldCharType="separate"/>
                </w:r>
              </w:del>
            </w:ins>
            <w:del w:id="928" w:author="Cuenta Microsoft" w:date="2016-05-20T11:32:00Z">
              <w:r w:rsidRPr="00E10A4E" w:rsidDel="00CE7262">
                <w:rPr>
                  <w:rStyle w:val="Hipervnculo"/>
                  <w:rFonts w:ascii="Times New Roman" w:hAnsi="Times New Roman" w:cs="Times New Roman"/>
                  <w:sz w:val="18"/>
                  <w:szCs w:val="18"/>
                </w:rPr>
                <w:delText>http://thumb1.shutterstock.com/display_pic_with_logo/957307/261961124/stock-photo-red-marker-over-libya-261961124.jpg</w:delText>
              </w:r>
            </w:del>
            <w:ins w:id="929" w:author="Lilia Carvajal" w:date="2016-05-19T07:39:00Z">
              <w:del w:id="930" w:author="Cuenta Microsoft" w:date="2016-05-20T11:32:00Z">
                <w:r w:rsidDel="00CE7262">
                  <w:rPr>
                    <w:rFonts w:ascii="Times New Roman" w:hAnsi="Times New Roman" w:cs="Times New Roman"/>
                    <w:color w:val="000000"/>
                    <w:sz w:val="18"/>
                    <w:szCs w:val="18"/>
                  </w:rPr>
                  <w:fldChar w:fldCharType="end"/>
                </w:r>
              </w:del>
            </w:ins>
          </w:p>
        </w:tc>
      </w:tr>
      <w:tr w:rsidR="00B630B4" w:rsidDel="00CE7262" w14:paraId="777C317B" w14:textId="6DF77A6C" w:rsidTr="00CE7262">
        <w:trPr>
          <w:gridAfter w:val="1"/>
          <w:del w:id="931" w:author="Cuenta Microsoft" w:date="2016-05-20T11:32:00Z"/>
        </w:trPr>
        <w:tc>
          <w:tcPr>
            <w:tcW w:w="2362" w:type="dxa"/>
            <w:gridSpan w:val="3"/>
          </w:tcPr>
          <w:p w14:paraId="4CD4072E" w14:textId="1C3A902A" w:rsidR="00B630B4" w:rsidDel="00CE7262" w:rsidRDefault="00B630B4" w:rsidP="00AB5076">
            <w:pPr>
              <w:rPr>
                <w:del w:id="932" w:author="Cuenta Microsoft" w:date="2016-05-20T11:32:00Z"/>
                <w:rFonts w:ascii="Times New Roman" w:hAnsi="Times New Roman" w:cs="Times New Roman"/>
                <w:color w:val="000000"/>
              </w:rPr>
            </w:pPr>
            <w:del w:id="933" w:author="Cuenta Microsoft" w:date="2016-05-20T11:32:00Z">
              <w:r w:rsidRPr="00053744" w:rsidDel="00CE7262">
                <w:rPr>
                  <w:rFonts w:ascii="Times New Roman" w:hAnsi="Times New Roman" w:cs="Times New Roman"/>
                  <w:b/>
                  <w:color w:val="000000"/>
                  <w:sz w:val="18"/>
                  <w:szCs w:val="18"/>
                </w:rPr>
                <w:delText>Pie de imagen</w:delText>
              </w:r>
            </w:del>
          </w:p>
        </w:tc>
        <w:tc>
          <w:tcPr>
            <w:tcW w:w="6466" w:type="dxa"/>
          </w:tcPr>
          <w:p w14:paraId="7D245FCD" w14:textId="07233D68" w:rsidR="00B630B4" w:rsidRPr="00E462B5" w:rsidDel="00CE7262" w:rsidRDefault="00C03551" w:rsidP="00E8779D">
            <w:pPr>
              <w:rPr>
                <w:del w:id="934" w:author="Cuenta Microsoft" w:date="2016-05-20T11:32:00Z"/>
                <w:rFonts w:ascii="Times New Roman" w:hAnsi="Times New Roman" w:cs="Times New Roman"/>
                <w:color w:val="000000"/>
                <w:sz w:val="18"/>
                <w:szCs w:val="18"/>
              </w:rPr>
            </w:pPr>
            <w:del w:id="935" w:author="Cuenta Microsoft" w:date="2016-05-20T11:32:00Z">
              <w:r w:rsidDel="00CE7262">
                <w:rPr>
                  <w:rFonts w:ascii="Times New Roman" w:hAnsi="Times New Roman" w:cs="Times New Roman"/>
                  <w:color w:val="000000"/>
                  <w:sz w:val="18"/>
                  <w:szCs w:val="18"/>
                </w:rPr>
                <w:delText>“</w:delText>
              </w:r>
              <w:r w:rsidR="00E8779D" w:rsidRPr="00E8779D" w:rsidDel="00CE7262">
                <w:rPr>
                  <w:rFonts w:ascii="Times New Roman" w:hAnsi="Times New Roman" w:cs="Times New Roman"/>
                  <w:color w:val="000000"/>
                  <w:sz w:val="18"/>
                  <w:szCs w:val="18"/>
                </w:rPr>
                <w:delText>El conflicto en Libia comenz</w:delText>
              </w:r>
              <w:r w:rsidR="00E8779D" w:rsidRPr="00E8779D" w:rsidDel="00CE7262">
                <w:rPr>
                  <w:rFonts w:ascii="Times New Roman" w:hAnsi="Times New Roman" w:cs="Times New Roman" w:hint="cs"/>
                  <w:color w:val="000000"/>
                  <w:sz w:val="18"/>
                  <w:szCs w:val="18"/>
                </w:rPr>
                <w:delText>ó</w:delText>
              </w:r>
              <w:r w:rsidR="00E8779D" w:rsidRPr="00E8779D" w:rsidDel="00CE7262">
                <w:rPr>
                  <w:rFonts w:ascii="Times New Roman" w:hAnsi="Times New Roman" w:cs="Times New Roman"/>
                  <w:color w:val="000000"/>
                  <w:sz w:val="18"/>
                  <w:szCs w:val="18"/>
                </w:rPr>
                <w:delText xml:space="preserve"> como una guerra </w:delText>
              </w:r>
              <w:r w:rsidR="00E8779D" w:rsidDel="00CE7262">
                <w:rPr>
                  <w:rFonts w:ascii="Times New Roman" w:hAnsi="Times New Roman" w:cs="Times New Roman"/>
                  <w:color w:val="000000"/>
                  <w:sz w:val="18"/>
                  <w:szCs w:val="18"/>
                </w:rPr>
                <w:delText>declarada por el</w:delText>
              </w:r>
              <w:r w:rsidR="00E8779D" w:rsidRPr="00E8779D" w:rsidDel="00CE7262">
                <w:rPr>
                  <w:rFonts w:ascii="Times New Roman" w:hAnsi="Times New Roman" w:cs="Times New Roman"/>
                  <w:color w:val="000000"/>
                  <w:sz w:val="18"/>
                  <w:szCs w:val="18"/>
                </w:rPr>
                <w:delText xml:space="preserve"> general Jalifa Haftar, la llamada </w:delText>
              </w:r>
              <w:r w:rsidR="00E8779D" w:rsidRPr="00E8779D" w:rsidDel="00CE7262">
                <w:rPr>
                  <w:rFonts w:ascii="Times New Roman" w:hAnsi="Times New Roman" w:cs="Times New Roman"/>
                  <w:i/>
                  <w:color w:val="000000"/>
                  <w:sz w:val="18"/>
                  <w:szCs w:val="18"/>
                </w:rPr>
                <w:delText>Operaci</w:delText>
              </w:r>
              <w:r w:rsidR="00E8779D" w:rsidRPr="00E8779D" w:rsidDel="00CE7262">
                <w:rPr>
                  <w:rFonts w:ascii="Times New Roman" w:hAnsi="Times New Roman" w:cs="Times New Roman" w:hint="cs"/>
                  <w:i/>
                  <w:color w:val="000000"/>
                  <w:sz w:val="18"/>
                  <w:szCs w:val="18"/>
                </w:rPr>
                <w:delText>ó</w:delText>
              </w:r>
              <w:r w:rsidR="00E8779D" w:rsidRPr="00E8779D" w:rsidDel="00CE7262">
                <w:rPr>
                  <w:rFonts w:ascii="Times New Roman" w:hAnsi="Times New Roman" w:cs="Times New Roman"/>
                  <w:i/>
                  <w:color w:val="000000"/>
                  <w:sz w:val="18"/>
                  <w:szCs w:val="18"/>
                </w:rPr>
                <w:delText>n Dignidad,</w:delText>
              </w:r>
              <w:r w:rsidR="00E8779D" w:rsidRPr="00E8779D" w:rsidDel="00CE7262">
                <w:rPr>
                  <w:rFonts w:ascii="Times New Roman" w:hAnsi="Times New Roman" w:cs="Times New Roman"/>
                  <w:color w:val="000000"/>
                  <w:sz w:val="18"/>
                  <w:szCs w:val="18"/>
                </w:rPr>
                <w:delText xml:space="preserve"> contra las milicias islamistas de Bengasi y el este de Libia (Ansar al Sharia, Brigada Rafallah al-Sahati, Brigada de los M</w:delText>
              </w:r>
              <w:r w:rsidR="00E8779D" w:rsidRPr="00E8779D" w:rsidDel="00CE7262">
                <w:rPr>
                  <w:rFonts w:ascii="Times New Roman" w:hAnsi="Times New Roman" w:cs="Times New Roman" w:hint="cs"/>
                  <w:color w:val="000000"/>
                  <w:sz w:val="18"/>
                  <w:szCs w:val="18"/>
                </w:rPr>
                <w:delText>á</w:delText>
              </w:r>
              <w:r w:rsidR="00E8779D" w:rsidRPr="00E8779D" w:rsidDel="00CE7262">
                <w:rPr>
                  <w:rFonts w:ascii="Times New Roman" w:hAnsi="Times New Roman" w:cs="Times New Roman"/>
                  <w:color w:val="000000"/>
                  <w:sz w:val="18"/>
                  <w:szCs w:val="18"/>
                </w:rPr>
                <w:delText xml:space="preserve">rtires del 17 de </w:delText>
              </w:r>
            </w:del>
            <w:ins w:id="936" w:author="Lilia Carvajal" w:date="2016-05-18T20:50:00Z">
              <w:del w:id="937" w:author="Cuenta Microsoft" w:date="2016-05-20T11:32:00Z">
                <w:r w:rsidR="00BF7348" w:rsidDel="00CE7262">
                  <w:rPr>
                    <w:rFonts w:ascii="Times New Roman" w:hAnsi="Times New Roman" w:cs="Times New Roman"/>
                    <w:color w:val="000000"/>
                    <w:sz w:val="18"/>
                    <w:szCs w:val="18"/>
                  </w:rPr>
                  <w:delText>f</w:delText>
                </w:r>
              </w:del>
            </w:ins>
            <w:del w:id="938" w:author="Cuenta Microsoft" w:date="2016-05-20T11:32:00Z">
              <w:r w:rsidR="00E8779D" w:rsidRPr="00E8779D" w:rsidDel="00CE7262">
                <w:rPr>
                  <w:rFonts w:ascii="Times New Roman" w:hAnsi="Times New Roman" w:cs="Times New Roman"/>
                  <w:color w:val="000000"/>
                  <w:sz w:val="18"/>
                  <w:szCs w:val="18"/>
                </w:rPr>
                <w:delText>Febrero), pero pronto se convirti</w:delText>
              </w:r>
              <w:r w:rsidR="00E8779D" w:rsidRPr="00E8779D" w:rsidDel="00CE7262">
                <w:rPr>
                  <w:rFonts w:ascii="Times New Roman" w:hAnsi="Times New Roman" w:cs="Times New Roman" w:hint="cs"/>
                  <w:color w:val="000000"/>
                  <w:sz w:val="18"/>
                  <w:szCs w:val="18"/>
                </w:rPr>
                <w:delText>ó</w:delText>
              </w:r>
              <w:r w:rsidR="00E8779D" w:rsidRPr="00E8779D" w:rsidDel="00CE7262">
                <w:rPr>
                  <w:rFonts w:ascii="Times New Roman" w:hAnsi="Times New Roman" w:cs="Times New Roman"/>
                  <w:color w:val="000000"/>
                  <w:sz w:val="18"/>
                  <w:szCs w:val="18"/>
                </w:rPr>
                <w:delText xml:space="preserve"> en una lucha de poder en Libia mucho m</w:delText>
              </w:r>
              <w:r w:rsidR="00E8779D" w:rsidRPr="00E8779D" w:rsidDel="00CE7262">
                <w:rPr>
                  <w:rFonts w:ascii="Times New Roman" w:hAnsi="Times New Roman" w:cs="Times New Roman" w:hint="cs"/>
                  <w:color w:val="000000"/>
                  <w:sz w:val="18"/>
                  <w:szCs w:val="18"/>
                </w:rPr>
                <w:delText>á</w:delText>
              </w:r>
              <w:r w:rsidR="00E8779D" w:rsidRPr="00E8779D" w:rsidDel="00CE7262">
                <w:rPr>
                  <w:rFonts w:ascii="Times New Roman" w:hAnsi="Times New Roman" w:cs="Times New Roman"/>
                  <w:color w:val="000000"/>
                  <w:sz w:val="18"/>
                  <w:szCs w:val="18"/>
                </w:rPr>
                <w:delText>s amplia</w:delText>
              </w:r>
              <w:r w:rsidDel="00CE7262">
                <w:rPr>
                  <w:rFonts w:ascii="Times New Roman" w:hAnsi="Times New Roman" w:cs="Times New Roman"/>
                  <w:color w:val="000000"/>
                  <w:sz w:val="18"/>
                  <w:szCs w:val="18"/>
                </w:rPr>
                <w:delText>”</w:delText>
              </w:r>
              <w:r w:rsidR="00E8779D" w:rsidRPr="00E8779D" w:rsidDel="00CE7262">
                <w:rPr>
                  <w:rFonts w:ascii="Times New Roman" w:hAnsi="Times New Roman" w:cs="Times New Roman"/>
                  <w:color w:val="000000"/>
                  <w:sz w:val="18"/>
                  <w:szCs w:val="18"/>
                </w:rPr>
                <w:delText>.</w:delText>
              </w:r>
              <w:r w:rsidR="00E8779D" w:rsidDel="00CE7262">
                <w:rPr>
                  <w:rFonts w:ascii="Times New Roman" w:hAnsi="Times New Roman" w:cs="Times New Roman"/>
                  <w:color w:val="000000"/>
                  <w:sz w:val="18"/>
                  <w:szCs w:val="18"/>
                </w:rPr>
                <w:delText xml:space="preserve"> (Wikipedia)</w:delText>
              </w:r>
            </w:del>
            <w:ins w:id="939" w:author="Lilia Carvajal" w:date="2016-05-18T20:50:00Z">
              <w:del w:id="940" w:author="Cuenta Microsoft" w:date="2016-05-20T11:32:00Z">
                <w:r w:rsidR="00BF7348" w:rsidDel="00CE7262">
                  <w:rPr>
                    <w:rFonts w:ascii="Times New Roman" w:hAnsi="Times New Roman" w:cs="Times New Roman"/>
                    <w:color w:val="000000"/>
                    <w:sz w:val="18"/>
                    <w:szCs w:val="18"/>
                  </w:rPr>
                  <w:delText>.</w:delText>
                </w:r>
              </w:del>
            </w:ins>
          </w:p>
        </w:tc>
      </w:tr>
      <w:tr w:rsidR="00CE7262" w:rsidRPr="005D1738" w14:paraId="58CBF290" w14:textId="77777777" w:rsidTr="00CE7262">
        <w:trPr>
          <w:gridBefore w:val="1"/>
          <w:ins w:id="941" w:author="Cuenta Microsoft" w:date="2016-05-20T11:32:00Z"/>
        </w:trPr>
        <w:tc>
          <w:tcPr>
            <w:tcW w:w="8828" w:type="dxa"/>
            <w:gridSpan w:val="4"/>
            <w:shd w:val="clear" w:color="auto" w:fill="0D0D0D" w:themeFill="text1" w:themeFillTint="F2"/>
          </w:tcPr>
          <w:p w14:paraId="67162D12" w14:textId="77777777" w:rsidR="00CE7262" w:rsidRPr="005D1738" w:rsidRDefault="00CE7262" w:rsidP="00C00E85">
            <w:pPr>
              <w:jc w:val="center"/>
              <w:rPr>
                <w:ins w:id="942" w:author="Cuenta Microsoft" w:date="2016-05-20T11:32:00Z"/>
                <w:rFonts w:ascii="Times New Roman" w:hAnsi="Times New Roman" w:cs="Times New Roman"/>
                <w:b/>
                <w:color w:val="FFFFFF" w:themeColor="background1"/>
              </w:rPr>
            </w:pPr>
            <w:ins w:id="943" w:author="Cuenta Microsoft" w:date="2016-05-20T11:32:00Z">
              <w:r w:rsidRPr="005D1738">
                <w:rPr>
                  <w:rFonts w:ascii="Times New Roman" w:hAnsi="Times New Roman" w:cs="Times New Roman"/>
                  <w:b/>
                  <w:color w:val="FFFFFF" w:themeColor="background1"/>
                </w:rPr>
                <w:t>Imagen (fotografía, gráfica o ilustración)</w:t>
              </w:r>
            </w:ins>
          </w:p>
        </w:tc>
      </w:tr>
      <w:tr w:rsidR="00CE7262" w:rsidRPr="00E462B5" w14:paraId="3CC6A22F" w14:textId="77777777" w:rsidTr="00CE7262">
        <w:trPr>
          <w:gridBefore w:val="1"/>
          <w:ins w:id="944" w:author="Cuenta Microsoft" w:date="2016-05-20T11:32:00Z"/>
        </w:trPr>
        <w:tc>
          <w:tcPr>
            <w:tcW w:w="1155" w:type="dxa"/>
          </w:tcPr>
          <w:p w14:paraId="23257527" w14:textId="77777777" w:rsidR="00CE7262" w:rsidRPr="00053744" w:rsidRDefault="00CE7262" w:rsidP="00C00E85">
            <w:pPr>
              <w:rPr>
                <w:ins w:id="945" w:author="Cuenta Microsoft" w:date="2016-05-20T11:32:00Z"/>
                <w:rFonts w:ascii="Times New Roman" w:hAnsi="Times New Roman" w:cs="Times New Roman"/>
                <w:b/>
                <w:color w:val="000000"/>
                <w:sz w:val="18"/>
                <w:szCs w:val="18"/>
              </w:rPr>
            </w:pPr>
            <w:ins w:id="946" w:author="Cuenta Microsoft" w:date="2016-05-20T11:32:00Z">
              <w:r>
                <w:rPr>
                  <w:rFonts w:ascii="Times New Roman" w:hAnsi="Times New Roman" w:cs="Times New Roman"/>
                  <w:b/>
                  <w:color w:val="000000"/>
                  <w:sz w:val="18"/>
                  <w:szCs w:val="18"/>
                </w:rPr>
                <w:t>Código</w:t>
              </w:r>
            </w:ins>
          </w:p>
        </w:tc>
        <w:tc>
          <w:tcPr>
            <w:tcW w:w="7673" w:type="dxa"/>
            <w:gridSpan w:val="3"/>
          </w:tcPr>
          <w:p w14:paraId="6F0C0FCA" w14:textId="77777777" w:rsidR="00CE7262" w:rsidRPr="00E462B5" w:rsidRDefault="00CE7262" w:rsidP="00C00E85">
            <w:pPr>
              <w:rPr>
                <w:ins w:id="947" w:author="Cuenta Microsoft" w:date="2016-05-20T11:32:00Z"/>
                <w:rFonts w:ascii="Times New Roman" w:hAnsi="Times New Roman" w:cs="Times New Roman"/>
                <w:b/>
                <w:color w:val="000000"/>
                <w:sz w:val="18"/>
                <w:szCs w:val="18"/>
              </w:rPr>
            </w:pPr>
            <w:ins w:id="948" w:author="Cuenta Microsoft" w:date="2016-05-20T11:32: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13</w:t>
              </w:r>
            </w:ins>
          </w:p>
        </w:tc>
      </w:tr>
      <w:tr w:rsidR="00CE7262" w:rsidRPr="00E462B5" w14:paraId="17C459E8" w14:textId="77777777" w:rsidTr="00CE7262">
        <w:trPr>
          <w:gridBefore w:val="1"/>
          <w:ins w:id="949" w:author="Cuenta Microsoft" w:date="2016-05-20T11:32:00Z"/>
        </w:trPr>
        <w:tc>
          <w:tcPr>
            <w:tcW w:w="1155" w:type="dxa"/>
          </w:tcPr>
          <w:p w14:paraId="2B48AAD6" w14:textId="77777777" w:rsidR="00CE7262" w:rsidRDefault="00CE7262" w:rsidP="00C00E85">
            <w:pPr>
              <w:rPr>
                <w:ins w:id="950" w:author="Cuenta Microsoft" w:date="2016-05-20T11:32:00Z"/>
                <w:rFonts w:ascii="Times New Roman" w:hAnsi="Times New Roman" w:cs="Times New Roman"/>
                <w:color w:val="000000"/>
              </w:rPr>
            </w:pPr>
            <w:ins w:id="951" w:author="Cuenta Microsoft" w:date="2016-05-20T11:32:00Z">
              <w:r w:rsidRPr="00053744">
                <w:rPr>
                  <w:rFonts w:ascii="Times New Roman" w:hAnsi="Times New Roman" w:cs="Times New Roman"/>
                  <w:b/>
                  <w:color w:val="000000"/>
                  <w:sz w:val="18"/>
                  <w:szCs w:val="18"/>
                </w:rPr>
                <w:t>Descripción</w:t>
              </w:r>
            </w:ins>
          </w:p>
        </w:tc>
        <w:tc>
          <w:tcPr>
            <w:tcW w:w="7673" w:type="dxa"/>
            <w:gridSpan w:val="3"/>
          </w:tcPr>
          <w:p w14:paraId="1DCE8B57" w14:textId="77777777" w:rsidR="00CE7262" w:rsidRPr="00E462B5" w:rsidRDefault="00CE7262" w:rsidP="00C00E85">
            <w:pPr>
              <w:rPr>
                <w:ins w:id="952" w:author="Cuenta Microsoft" w:date="2016-05-20T11:32:00Z"/>
                <w:rFonts w:ascii="Times New Roman" w:hAnsi="Times New Roman" w:cs="Times New Roman"/>
                <w:color w:val="000000"/>
                <w:sz w:val="18"/>
                <w:szCs w:val="18"/>
              </w:rPr>
            </w:pPr>
            <w:ins w:id="953" w:author="Cuenta Microsoft" w:date="2016-05-20T11:32:00Z">
              <w:r>
                <w:rPr>
                  <w:rFonts w:ascii="Times New Roman" w:hAnsi="Times New Roman" w:cs="Times New Roman"/>
                  <w:color w:val="000000"/>
                  <w:sz w:val="18"/>
                  <w:szCs w:val="18"/>
                </w:rPr>
                <w:t>Imagen de Libia</w:t>
              </w:r>
            </w:ins>
          </w:p>
        </w:tc>
      </w:tr>
      <w:tr w:rsidR="00CE7262" w:rsidRPr="00E462B5" w14:paraId="4EE4A3B4" w14:textId="77777777" w:rsidTr="00CE7262">
        <w:trPr>
          <w:gridBefore w:val="1"/>
          <w:ins w:id="954" w:author="Cuenta Microsoft" w:date="2016-05-20T11:32:00Z"/>
        </w:trPr>
        <w:tc>
          <w:tcPr>
            <w:tcW w:w="1155" w:type="dxa"/>
          </w:tcPr>
          <w:p w14:paraId="62B9CFD4" w14:textId="77777777" w:rsidR="00CE7262" w:rsidRDefault="00CE7262" w:rsidP="00C00E85">
            <w:pPr>
              <w:rPr>
                <w:ins w:id="955" w:author="Cuenta Microsoft" w:date="2016-05-20T11:32:00Z"/>
                <w:rFonts w:ascii="Times New Roman" w:hAnsi="Times New Roman" w:cs="Times New Roman"/>
                <w:color w:val="000000"/>
              </w:rPr>
            </w:pPr>
            <w:ins w:id="956" w:author="Cuenta Microsoft" w:date="2016-05-20T11:32: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7673" w:type="dxa"/>
            <w:gridSpan w:val="3"/>
          </w:tcPr>
          <w:p w14:paraId="0D66DAD9" w14:textId="77777777" w:rsidR="00CE7262" w:rsidRDefault="00CE7262" w:rsidP="00C00E85">
            <w:pPr>
              <w:rPr>
                <w:ins w:id="957" w:author="Cuenta Microsoft" w:date="2016-05-20T11:32:00Z"/>
                <w:rFonts w:ascii="Times New Roman" w:hAnsi="Times New Roman" w:cs="Times New Roman"/>
                <w:color w:val="000000"/>
                <w:sz w:val="18"/>
                <w:szCs w:val="18"/>
              </w:rPr>
            </w:pPr>
          </w:p>
          <w:p w14:paraId="3DE680B6" w14:textId="77777777" w:rsidR="00CE7262" w:rsidRPr="00E462B5" w:rsidRDefault="00CE7262" w:rsidP="00C00E85">
            <w:pPr>
              <w:rPr>
                <w:ins w:id="958" w:author="Cuenta Microsoft" w:date="2016-05-20T11:32:00Z"/>
                <w:rFonts w:ascii="Times New Roman" w:hAnsi="Times New Roman" w:cs="Times New Roman"/>
                <w:color w:val="000000"/>
                <w:sz w:val="18"/>
                <w:szCs w:val="18"/>
              </w:rPr>
            </w:pPr>
            <w:ins w:id="959" w:author="Cuenta Microsoft" w:date="2016-05-20T11:32:00Z">
              <w:r>
                <w:fldChar w:fldCharType="begin"/>
              </w:r>
              <w:r>
                <w:instrText xml:space="preserve"> HYPERLINK "http://hispanicasaber.planetasaber.com/encyclopedia/default.asp?idpack=9&amp;idpil=A12LIB038&amp;ruta=Buscador" </w:instrText>
              </w:r>
              <w:r>
                <w:fldChar w:fldCharType="separate"/>
              </w:r>
              <w:r w:rsidRPr="00770F6B">
                <w:rPr>
                  <w:rStyle w:val="Hipervnculo"/>
                  <w:rFonts w:ascii="Times New Roman" w:hAnsi="Times New Roman" w:cs="Times New Roman"/>
                  <w:sz w:val="18"/>
                  <w:szCs w:val="18"/>
                </w:rPr>
                <w:t>http://hispanicasaber.planetasaber.com/encyclopedia/default.asp?idpack=9&amp;idpil=A12LIB038&amp;ruta=Buscador</w:t>
              </w:r>
              <w:r>
                <w:rPr>
                  <w:rStyle w:val="Hipervnculo"/>
                  <w:rFonts w:ascii="Times New Roman" w:hAnsi="Times New Roman" w:cs="Times New Roman"/>
                  <w:sz w:val="18"/>
                  <w:szCs w:val="18"/>
                </w:rPr>
                <w:fldChar w:fldCharType="end"/>
              </w:r>
            </w:ins>
          </w:p>
        </w:tc>
      </w:tr>
      <w:tr w:rsidR="00CE7262" w:rsidRPr="00E462B5" w14:paraId="75726D85" w14:textId="77777777" w:rsidTr="00CE7262">
        <w:trPr>
          <w:gridBefore w:val="1"/>
          <w:ins w:id="960" w:author="Cuenta Microsoft" w:date="2016-05-20T11:32:00Z"/>
        </w:trPr>
        <w:tc>
          <w:tcPr>
            <w:tcW w:w="1155" w:type="dxa"/>
          </w:tcPr>
          <w:p w14:paraId="34690536" w14:textId="77777777" w:rsidR="00CE7262" w:rsidRDefault="00CE7262" w:rsidP="00C00E85">
            <w:pPr>
              <w:rPr>
                <w:ins w:id="961" w:author="Cuenta Microsoft" w:date="2016-05-20T11:32:00Z"/>
                <w:rFonts w:ascii="Times New Roman" w:hAnsi="Times New Roman" w:cs="Times New Roman"/>
                <w:color w:val="000000"/>
              </w:rPr>
            </w:pPr>
            <w:ins w:id="962" w:author="Cuenta Microsoft" w:date="2016-05-20T11:32:00Z">
              <w:r w:rsidRPr="00053744">
                <w:rPr>
                  <w:rFonts w:ascii="Times New Roman" w:hAnsi="Times New Roman" w:cs="Times New Roman"/>
                  <w:b/>
                  <w:color w:val="000000"/>
                  <w:sz w:val="18"/>
                  <w:szCs w:val="18"/>
                </w:rPr>
                <w:t>Pie de imagen</w:t>
              </w:r>
            </w:ins>
          </w:p>
        </w:tc>
        <w:tc>
          <w:tcPr>
            <w:tcW w:w="7673" w:type="dxa"/>
            <w:gridSpan w:val="3"/>
          </w:tcPr>
          <w:p w14:paraId="3BF9B3C5" w14:textId="77777777" w:rsidR="00CE7262" w:rsidRPr="00E462B5" w:rsidRDefault="00CE7262" w:rsidP="00C00E85">
            <w:pPr>
              <w:rPr>
                <w:ins w:id="963" w:author="Cuenta Microsoft" w:date="2016-05-20T11:32:00Z"/>
                <w:rFonts w:ascii="Times New Roman" w:hAnsi="Times New Roman" w:cs="Times New Roman"/>
                <w:color w:val="000000"/>
                <w:sz w:val="18"/>
                <w:szCs w:val="18"/>
              </w:rPr>
            </w:pPr>
            <w:ins w:id="964" w:author="Cuenta Microsoft" w:date="2016-05-20T11:32:00Z">
              <w:r>
                <w:rPr>
                  <w:rFonts w:ascii="Times New Roman" w:hAnsi="Times New Roman" w:cs="Times New Roman"/>
                  <w:color w:val="000000"/>
                  <w:sz w:val="18"/>
                  <w:szCs w:val="18"/>
                </w:rPr>
                <w:t xml:space="preserve">Tras la Guerra de Libia y el derrocamiento de </w:t>
              </w:r>
              <w:proofErr w:type="spellStart"/>
              <w:r>
                <w:rPr>
                  <w:rFonts w:ascii="Times New Roman" w:hAnsi="Times New Roman" w:cs="Times New Roman"/>
                  <w:color w:val="000000"/>
                  <w:sz w:val="18"/>
                  <w:szCs w:val="18"/>
                </w:rPr>
                <w:t>Muamar</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Gaddafi</w:t>
              </w:r>
              <w:proofErr w:type="spellEnd"/>
              <w:r>
                <w:rPr>
                  <w:rFonts w:ascii="Times New Roman" w:hAnsi="Times New Roman" w:cs="Times New Roman"/>
                  <w:color w:val="000000"/>
                  <w:sz w:val="18"/>
                  <w:szCs w:val="18"/>
                </w:rPr>
                <w:t xml:space="preserve">, el gobierno quedó en manos del Consejo Nacional de Transición, que agrupaba a los principales sectores rebeldes. Este gobierno pronto fue reconocido por la comunidad internacional, incluyendo a la ONU. En la fotografía </w:t>
              </w:r>
              <w:r w:rsidRPr="009C4726">
                <w:rPr>
                  <w:rFonts w:ascii="Times New Roman" w:hAnsi="Times New Roman" w:cs="Times New Roman"/>
                  <w:sz w:val="18"/>
                  <w:szCs w:val="18"/>
                </w:rPr>
                <w:t xml:space="preserve">el presidente del Consejo Nacional de Transición en Libia, Mustafá </w:t>
              </w:r>
              <w:proofErr w:type="spellStart"/>
              <w:r w:rsidRPr="009C4726">
                <w:rPr>
                  <w:rFonts w:ascii="Times New Roman" w:hAnsi="Times New Roman" w:cs="Times New Roman"/>
                  <w:sz w:val="18"/>
                  <w:szCs w:val="18"/>
                </w:rPr>
                <w:t>Abdelyalil</w:t>
              </w:r>
              <w:proofErr w:type="spellEnd"/>
              <w:r w:rsidRPr="009C4726">
                <w:rPr>
                  <w:rFonts w:ascii="Times New Roman" w:hAnsi="Times New Roman" w:cs="Times New Roman"/>
                  <w:sz w:val="18"/>
                  <w:szCs w:val="18"/>
                </w:rPr>
                <w:t xml:space="preserve"> (derecha), recibe al secretario general de la ONU, </w:t>
              </w:r>
              <w:proofErr w:type="spellStart"/>
              <w:r w:rsidRPr="009C4726">
                <w:rPr>
                  <w:rFonts w:ascii="Times New Roman" w:hAnsi="Times New Roman" w:cs="Times New Roman"/>
                  <w:sz w:val="18"/>
                  <w:szCs w:val="18"/>
                </w:rPr>
                <w:t>Ban</w:t>
              </w:r>
              <w:proofErr w:type="spellEnd"/>
              <w:r w:rsidRPr="009C4726">
                <w:rPr>
                  <w:rFonts w:ascii="Times New Roman" w:hAnsi="Times New Roman" w:cs="Times New Roman"/>
                  <w:sz w:val="18"/>
                  <w:szCs w:val="18"/>
                </w:rPr>
                <w:t xml:space="preserve"> Ki-</w:t>
              </w:r>
              <w:proofErr w:type="spellStart"/>
              <w:r w:rsidRPr="009C4726">
                <w:rPr>
                  <w:rFonts w:ascii="Times New Roman" w:hAnsi="Times New Roman" w:cs="Times New Roman"/>
                  <w:sz w:val="18"/>
                  <w:szCs w:val="18"/>
                </w:rPr>
                <w:t>moon</w:t>
              </w:r>
              <w:proofErr w:type="spellEnd"/>
              <w:r w:rsidRPr="009C4726">
                <w:rPr>
                  <w:rFonts w:ascii="Times New Roman" w:hAnsi="Times New Roman" w:cs="Times New Roman"/>
                  <w:sz w:val="18"/>
                  <w:szCs w:val="18"/>
                </w:rPr>
                <w:t>, en Trípoli, noviembre de 2011</w:t>
              </w:r>
              <w:r>
                <w:rPr>
                  <w:rFonts w:ascii="Times New Roman" w:hAnsi="Times New Roman" w:cs="Times New Roman"/>
                  <w:sz w:val="18"/>
                  <w:szCs w:val="18"/>
                </w:rPr>
                <w:t>.</w:t>
              </w:r>
            </w:ins>
          </w:p>
        </w:tc>
      </w:tr>
    </w:tbl>
    <w:p w14:paraId="72833F2E" w14:textId="77777777"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301BBF86" w14:textId="77777777"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6522B2">
        <w:rPr>
          <w:rFonts w:ascii="Times" w:hAnsi="Times"/>
          <w:b/>
        </w:rPr>
        <w:t>2</w:t>
      </w:r>
      <w:r w:rsidR="00E50EB2" w:rsidRPr="002D46F9">
        <w:rPr>
          <w:rFonts w:ascii="Times" w:hAnsi="Times"/>
          <w:b/>
        </w:rPr>
        <w:t>.5</w:t>
      </w:r>
      <w:r w:rsidRPr="002D46F9">
        <w:rPr>
          <w:rFonts w:ascii="Times" w:hAnsi="Times"/>
          <w:b/>
        </w:rPr>
        <w:t xml:space="preserve"> </w:t>
      </w:r>
      <w:r w:rsidR="007472CB">
        <w:rPr>
          <w:rFonts w:ascii="Times" w:hAnsi="Times"/>
          <w:b/>
        </w:rPr>
        <w:t>Ba</w:t>
      </w:r>
      <w:r w:rsidR="005C529E" w:rsidRPr="002D46F9">
        <w:rPr>
          <w:rFonts w:ascii="Times" w:hAnsi="Times"/>
          <w:b/>
        </w:rPr>
        <w:t>réin</w:t>
      </w:r>
    </w:p>
    <w:p w14:paraId="338F3C3D" w14:textId="1B82837B"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esta isla-Estado</w:t>
      </w:r>
      <w:r w:rsidR="005C529E" w:rsidRPr="002F23E0">
        <w:rPr>
          <w:rFonts w:ascii="Times New Roman" w:eastAsia="Times New Roman" w:hAnsi="Times New Roman" w:cs="Times New Roman"/>
          <w:bCs/>
          <w:color w:val="333333"/>
          <w:sz w:val="24"/>
          <w:szCs w:val="24"/>
          <w:lang w:eastAsia="es-CO"/>
        </w:rPr>
        <w:t xml:space="preserve"> las protestas iniciaron en febrero de 2011. La negación de la familia real, en</w:t>
      </w:r>
      <w:r>
        <w:rPr>
          <w:rFonts w:ascii="Times New Roman" w:eastAsia="Times New Roman" w:hAnsi="Times New Roman" w:cs="Times New Roman"/>
          <w:bCs/>
          <w:color w:val="333333"/>
          <w:sz w:val="24"/>
          <w:szCs w:val="24"/>
          <w:lang w:eastAsia="es-CO"/>
        </w:rPr>
        <w:t xml:space="preserve"> </w:t>
      </w:r>
      <w:r w:rsidR="005C529E" w:rsidRPr="002F23E0">
        <w:rPr>
          <w:rFonts w:ascii="Times New Roman" w:eastAsia="Times New Roman" w:hAnsi="Times New Roman" w:cs="Times New Roman"/>
          <w:bCs/>
          <w:color w:val="333333"/>
          <w:sz w:val="24"/>
          <w:szCs w:val="24"/>
          <w:lang w:eastAsia="es-CO"/>
        </w:rPr>
        <w:t xml:space="preserve">cabeza </w:t>
      </w:r>
      <w:r>
        <w:rPr>
          <w:rFonts w:ascii="Times New Roman" w:eastAsia="Times New Roman" w:hAnsi="Times New Roman" w:cs="Times New Roman"/>
          <w:bCs/>
          <w:color w:val="333333"/>
          <w:sz w:val="24"/>
          <w:szCs w:val="24"/>
          <w:lang w:eastAsia="es-CO"/>
        </w:rPr>
        <w:t>d</w:t>
      </w:r>
      <w:r w:rsidR="005C529E" w:rsidRPr="002F23E0">
        <w:rPr>
          <w:rFonts w:ascii="Times New Roman" w:eastAsia="Times New Roman" w:hAnsi="Times New Roman" w:cs="Times New Roman"/>
          <w:bCs/>
          <w:color w:val="333333"/>
          <w:sz w:val="24"/>
          <w:szCs w:val="24"/>
          <w:lang w:eastAsia="es-CO"/>
        </w:rPr>
        <w:t>el rey Hamad bin Issa al Jalifa,</w:t>
      </w:r>
      <w:r w:rsidR="007472CB">
        <w:rPr>
          <w:rFonts w:ascii="Times New Roman" w:eastAsia="Times New Roman" w:hAnsi="Times New Roman" w:cs="Times New Roman"/>
          <w:bCs/>
          <w:color w:val="333333"/>
          <w:sz w:val="24"/>
          <w:szCs w:val="24"/>
          <w:lang w:eastAsia="es-CO"/>
        </w:rPr>
        <w:t xml:space="preserve"> a llevar a cabo reformas políticas,</w:t>
      </w:r>
      <w:r w:rsidR="005C529E" w:rsidRPr="002F23E0">
        <w:rPr>
          <w:rFonts w:ascii="Times New Roman" w:eastAsia="Times New Roman" w:hAnsi="Times New Roman" w:cs="Times New Roman"/>
          <w:bCs/>
          <w:color w:val="333333"/>
          <w:sz w:val="24"/>
          <w:szCs w:val="24"/>
          <w:lang w:eastAsia="es-CO"/>
        </w:rPr>
        <w:t xml:space="preserve"> </w:t>
      </w:r>
      <w:r w:rsidR="005C529E" w:rsidRPr="002F23E0">
        <w:rPr>
          <w:rFonts w:ascii="Times New Roman" w:eastAsia="Times New Roman" w:hAnsi="Times New Roman" w:cs="Times New Roman"/>
          <w:bCs/>
          <w:color w:val="333333"/>
          <w:sz w:val="24"/>
          <w:szCs w:val="24"/>
          <w:lang w:eastAsia="es-CO"/>
        </w:rPr>
        <w:lastRenderedPageBreak/>
        <w:t xml:space="preserve">intensificaron las protestas, </w:t>
      </w:r>
      <w:del w:id="965" w:author="Lilia Carvajal" w:date="2016-05-19T17:55:00Z">
        <w:r w:rsidR="005C529E" w:rsidRPr="002F23E0" w:rsidDel="00014295">
          <w:rPr>
            <w:rFonts w:ascii="Times New Roman" w:eastAsia="Times New Roman" w:hAnsi="Times New Roman" w:cs="Times New Roman"/>
            <w:bCs/>
            <w:color w:val="333333"/>
            <w:sz w:val="24"/>
            <w:szCs w:val="24"/>
            <w:lang w:eastAsia="es-CO"/>
          </w:rPr>
          <w:delText xml:space="preserve">las cuales </w:delText>
        </w:r>
        <w:r w:rsidDel="00014295">
          <w:rPr>
            <w:rFonts w:ascii="Times New Roman" w:eastAsia="Times New Roman" w:hAnsi="Times New Roman" w:cs="Times New Roman"/>
            <w:bCs/>
            <w:color w:val="333333"/>
            <w:sz w:val="24"/>
            <w:szCs w:val="24"/>
            <w:lang w:eastAsia="es-CO"/>
          </w:rPr>
          <w:delText>tuvieron</w:delText>
        </w:r>
      </w:del>
      <w:ins w:id="966" w:author="Lilia Carvajal" w:date="2016-05-19T17:55:00Z">
        <w:r w:rsidR="00014295">
          <w:rPr>
            <w:rFonts w:ascii="Times New Roman" w:eastAsia="Times New Roman" w:hAnsi="Times New Roman" w:cs="Times New Roman"/>
            <w:bCs/>
            <w:color w:val="333333"/>
            <w:sz w:val="24"/>
            <w:szCs w:val="24"/>
            <w:lang w:eastAsia="es-CO"/>
          </w:rPr>
          <w:t>a ello se suma</w:t>
        </w:r>
      </w:ins>
      <w:r w:rsidR="005C529E" w:rsidRPr="002F23E0">
        <w:rPr>
          <w:rFonts w:ascii="Times New Roman" w:eastAsia="Times New Roman" w:hAnsi="Times New Roman" w:cs="Times New Roman"/>
          <w:bCs/>
          <w:color w:val="333333"/>
          <w:sz w:val="24"/>
          <w:szCs w:val="24"/>
          <w:lang w:eastAsia="es-CO"/>
        </w:rPr>
        <w:t xml:space="preserve"> un </w:t>
      </w:r>
      <w:r w:rsidR="005C529E" w:rsidRPr="001C3E80">
        <w:rPr>
          <w:rFonts w:ascii="Times New Roman" w:eastAsia="Times New Roman" w:hAnsi="Times New Roman" w:cs="Times New Roman"/>
          <w:b/>
          <w:bCs/>
          <w:color w:val="333333"/>
          <w:sz w:val="24"/>
          <w:szCs w:val="24"/>
          <w:lang w:eastAsia="es-CO"/>
        </w:rPr>
        <w:t>agravante político-religioso:</w:t>
      </w:r>
      <w:r w:rsidR="005C529E" w:rsidRPr="002F23E0">
        <w:rPr>
          <w:rFonts w:ascii="Times New Roman" w:eastAsia="Times New Roman" w:hAnsi="Times New Roman" w:cs="Times New Roman"/>
          <w:bCs/>
          <w:color w:val="333333"/>
          <w:sz w:val="24"/>
          <w:szCs w:val="24"/>
          <w:lang w:eastAsia="es-CO"/>
        </w:rPr>
        <w:t xml:space="preserve"> este país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cuya población en su mayoría e</w:t>
      </w:r>
      <w:ins w:id="967" w:author="Lilia Carvajal" w:date="2016-05-18T20:50:00Z">
        <w:r w:rsidR="00BF7348">
          <w:rPr>
            <w:rFonts w:ascii="Times New Roman" w:eastAsia="Times New Roman" w:hAnsi="Times New Roman" w:cs="Times New Roman"/>
            <w:bCs/>
            <w:color w:val="333333"/>
            <w:sz w:val="24"/>
            <w:szCs w:val="24"/>
            <w:lang w:eastAsia="es-CO"/>
          </w:rPr>
          <w:t>s</w:t>
        </w:r>
      </w:ins>
      <w:del w:id="968" w:author="Lilia Carvajal" w:date="2016-05-18T20:50:00Z">
        <w:r w:rsidR="005C529E" w:rsidRPr="002F23E0" w:rsidDel="00BF7348">
          <w:rPr>
            <w:rFonts w:ascii="Times New Roman" w:eastAsia="Times New Roman" w:hAnsi="Times New Roman" w:cs="Times New Roman"/>
            <w:bCs/>
            <w:color w:val="333333"/>
            <w:sz w:val="24"/>
            <w:szCs w:val="24"/>
            <w:lang w:eastAsia="es-CO"/>
          </w:rPr>
          <w:delText>n</w:delText>
        </w:r>
      </w:del>
      <w:r w:rsidR="005C529E" w:rsidRPr="002F23E0">
        <w:rPr>
          <w:rFonts w:ascii="Times New Roman" w:eastAsia="Times New Roman" w:hAnsi="Times New Roman" w:cs="Times New Roman"/>
          <w:bCs/>
          <w:color w:val="333333"/>
          <w:sz w:val="24"/>
          <w:szCs w:val="24"/>
          <w:lang w:eastAsia="es-CO"/>
        </w:rPr>
        <w:t xml:space="preserve"> ch</w:t>
      </w:r>
      <w:ins w:id="969" w:author="Cuenta Microsoft" w:date="2016-05-20T11:11:00Z">
        <w:r w:rsidR="00715E92">
          <w:rPr>
            <w:rFonts w:ascii="Times New Roman" w:eastAsia="Times New Roman" w:hAnsi="Times New Roman" w:cs="Times New Roman"/>
            <w:bCs/>
            <w:color w:val="333333"/>
            <w:sz w:val="24"/>
            <w:szCs w:val="24"/>
            <w:lang w:eastAsia="es-CO"/>
          </w:rPr>
          <w:t>i</w:t>
        </w:r>
      </w:ins>
      <w:del w:id="970" w:author="Cuenta Microsoft" w:date="2016-05-20T11:11:00Z">
        <w:r w:rsidR="005C529E" w:rsidRPr="002F23E0" w:rsidDel="00061134">
          <w:rPr>
            <w:rFonts w:ascii="Times New Roman" w:eastAsia="Times New Roman" w:hAnsi="Times New Roman" w:cs="Times New Roman"/>
            <w:bCs/>
            <w:color w:val="333333"/>
            <w:sz w:val="24"/>
            <w:szCs w:val="24"/>
            <w:lang w:eastAsia="es-CO"/>
          </w:rPr>
          <w:delText>i</w:delText>
        </w:r>
      </w:del>
      <w:ins w:id="971" w:author="Lilia Carvajal" w:date="2016-05-18T20:52:00Z">
        <w:r w:rsidR="00BF7348">
          <w:rPr>
            <w:rFonts w:ascii="Times New Roman" w:eastAsia="Times New Roman" w:hAnsi="Times New Roman" w:cs="Times New Roman"/>
            <w:bCs/>
            <w:color w:val="333333"/>
            <w:sz w:val="24"/>
            <w:szCs w:val="24"/>
            <w:lang w:eastAsia="es-CO"/>
          </w:rPr>
          <w:t>i</w:t>
        </w:r>
      </w:ins>
      <w:del w:id="972" w:author="Lilia Carvajal" w:date="2016-05-18T20:52:00Z">
        <w:r w:rsidR="005C529E" w:rsidRPr="002F23E0" w:rsidDel="00BF7348">
          <w:rPr>
            <w:rFonts w:ascii="Times New Roman" w:eastAsia="Times New Roman" w:hAnsi="Times New Roman" w:cs="Times New Roman"/>
            <w:bCs/>
            <w:color w:val="333333"/>
            <w:sz w:val="24"/>
            <w:szCs w:val="24"/>
            <w:lang w:eastAsia="es-CO"/>
          </w:rPr>
          <w:delText>í</w:delText>
        </w:r>
      </w:del>
      <w:r w:rsidR="007472CB">
        <w:rPr>
          <w:rFonts w:ascii="Times New Roman" w:eastAsia="Times New Roman" w:hAnsi="Times New Roman" w:cs="Times New Roman"/>
          <w:bCs/>
          <w:color w:val="333333"/>
          <w:sz w:val="24"/>
          <w:szCs w:val="24"/>
          <w:lang w:eastAsia="es-CO"/>
        </w:rPr>
        <w:t>ta</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es</w:t>
      </w:r>
      <w:r w:rsidR="007472CB">
        <w:rPr>
          <w:rFonts w:ascii="Times New Roman" w:eastAsia="Times New Roman" w:hAnsi="Times New Roman" w:cs="Times New Roman"/>
          <w:bCs/>
          <w:color w:val="333333"/>
          <w:sz w:val="24"/>
          <w:szCs w:val="24"/>
          <w:lang w:eastAsia="es-CO"/>
        </w:rPr>
        <w:t xml:space="preserve"> gobernado por una dinastía sunita</w:t>
      </w:r>
      <w:r w:rsidR="005C529E" w:rsidRPr="002F23E0">
        <w:rPr>
          <w:rFonts w:ascii="Times New Roman" w:eastAsia="Times New Roman" w:hAnsi="Times New Roman" w:cs="Times New Roman"/>
          <w:bCs/>
          <w:color w:val="333333"/>
          <w:sz w:val="24"/>
          <w:szCs w:val="24"/>
          <w:lang w:eastAsia="es-CO"/>
        </w:rPr>
        <w:t xml:space="preserve">. </w:t>
      </w:r>
    </w:p>
    <w:tbl>
      <w:tblPr>
        <w:tblStyle w:val="Tablaconcuadrcula"/>
        <w:tblW w:w="0" w:type="auto"/>
        <w:tblInd w:w="113" w:type="dxa"/>
        <w:tblLook w:val="04A0" w:firstRow="1" w:lastRow="0" w:firstColumn="1" w:lastColumn="0" w:noHBand="0" w:noVBand="1"/>
      </w:tblPr>
      <w:tblGrid>
        <w:gridCol w:w="2297"/>
        <w:gridCol w:w="148"/>
        <w:gridCol w:w="6297"/>
        <w:gridCol w:w="199"/>
      </w:tblGrid>
      <w:tr w:rsidR="003C3873" w:rsidRPr="005D1738" w:rsidDel="00715E92" w14:paraId="35A8465A" w14:textId="1DAD1265" w:rsidTr="00715E92">
        <w:trPr>
          <w:del w:id="973" w:author="Cuenta Microsoft" w:date="2016-05-20T11:33:00Z"/>
        </w:trPr>
        <w:tc>
          <w:tcPr>
            <w:tcW w:w="9033" w:type="dxa"/>
            <w:gridSpan w:val="4"/>
            <w:shd w:val="clear" w:color="auto" w:fill="0D0D0D" w:themeFill="text1" w:themeFillTint="F2"/>
          </w:tcPr>
          <w:p w14:paraId="1906D1B8" w14:textId="3D8B223B" w:rsidR="003C3873" w:rsidRPr="005D1738" w:rsidDel="00715E92" w:rsidRDefault="003C3873" w:rsidP="00876DAC">
            <w:pPr>
              <w:jc w:val="center"/>
              <w:rPr>
                <w:del w:id="974" w:author="Cuenta Microsoft" w:date="2016-05-20T11:33:00Z"/>
                <w:rFonts w:ascii="Times New Roman" w:hAnsi="Times New Roman" w:cs="Times New Roman"/>
                <w:b/>
                <w:color w:val="FFFFFF" w:themeColor="background1"/>
              </w:rPr>
            </w:pPr>
            <w:del w:id="975" w:author="Cuenta Microsoft" w:date="2016-05-20T11:33:00Z">
              <w:r w:rsidRPr="005D1738" w:rsidDel="00715E92">
                <w:rPr>
                  <w:rFonts w:ascii="Times New Roman" w:hAnsi="Times New Roman" w:cs="Times New Roman"/>
                  <w:b/>
                  <w:color w:val="FFFFFF" w:themeColor="background1"/>
                </w:rPr>
                <w:delText>Imagen (fotografía, gráfica o ilustración)</w:delText>
              </w:r>
            </w:del>
          </w:p>
        </w:tc>
      </w:tr>
      <w:tr w:rsidR="003C3873" w:rsidDel="00715E92" w14:paraId="34DBDFB5" w14:textId="7AF350C0" w:rsidTr="00715E92">
        <w:trPr>
          <w:del w:id="976" w:author="Cuenta Microsoft" w:date="2016-05-20T11:33:00Z"/>
        </w:trPr>
        <w:tc>
          <w:tcPr>
            <w:tcW w:w="2518" w:type="dxa"/>
            <w:gridSpan w:val="2"/>
          </w:tcPr>
          <w:p w14:paraId="139FC19D" w14:textId="17606073" w:rsidR="003C3873" w:rsidRPr="00053744" w:rsidDel="00715E92" w:rsidRDefault="003C3873" w:rsidP="00876DAC">
            <w:pPr>
              <w:rPr>
                <w:del w:id="977" w:author="Cuenta Microsoft" w:date="2016-05-20T11:33:00Z"/>
                <w:rFonts w:ascii="Times New Roman" w:hAnsi="Times New Roman" w:cs="Times New Roman"/>
                <w:b/>
                <w:color w:val="000000"/>
                <w:sz w:val="18"/>
                <w:szCs w:val="18"/>
              </w:rPr>
            </w:pPr>
            <w:del w:id="978" w:author="Cuenta Microsoft" w:date="2016-05-20T11:33:00Z">
              <w:r w:rsidDel="00715E92">
                <w:rPr>
                  <w:rFonts w:ascii="Times New Roman" w:hAnsi="Times New Roman" w:cs="Times New Roman"/>
                  <w:b/>
                  <w:color w:val="000000"/>
                  <w:sz w:val="18"/>
                  <w:szCs w:val="18"/>
                </w:rPr>
                <w:delText>Código</w:delText>
              </w:r>
            </w:del>
          </w:p>
        </w:tc>
        <w:tc>
          <w:tcPr>
            <w:tcW w:w="6515" w:type="dxa"/>
            <w:gridSpan w:val="2"/>
          </w:tcPr>
          <w:p w14:paraId="72D3727B" w14:textId="385DA0EC" w:rsidR="003C3873" w:rsidRPr="00E462B5" w:rsidDel="00715E92" w:rsidRDefault="003C3873" w:rsidP="00876DAC">
            <w:pPr>
              <w:rPr>
                <w:del w:id="979" w:author="Cuenta Microsoft" w:date="2016-05-20T11:33:00Z"/>
                <w:rFonts w:ascii="Times New Roman" w:hAnsi="Times New Roman" w:cs="Times New Roman"/>
                <w:b/>
                <w:color w:val="000000"/>
                <w:sz w:val="18"/>
                <w:szCs w:val="18"/>
              </w:rPr>
            </w:pPr>
            <w:del w:id="980" w:author="Cuenta Microsoft" w:date="2016-05-20T11:33:00Z">
              <w:r w:rsidRPr="00E462B5" w:rsidDel="00715E92">
                <w:rPr>
                  <w:rFonts w:ascii="Times New Roman" w:hAnsi="Times New Roman" w:cs="Times New Roman"/>
                  <w:color w:val="000000"/>
                  <w:sz w:val="18"/>
                  <w:szCs w:val="18"/>
                </w:rPr>
                <w:delText>CS_10_02_IMG</w:delText>
              </w:r>
              <w:r w:rsidR="00FF73D3" w:rsidDel="00715E92">
                <w:rPr>
                  <w:rFonts w:ascii="Times New Roman" w:hAnsi="Times New Roman" w:cs="Times New Roman"/>
                  <w:color w:val="000000"/>
                  <w:sz w:val="18"/>
                  <w:szCs w:val="18"/>
                </w:rPr>
                <w:delText>27</w:delText>
              </w:r>
            </w:del>
          </w:p>
        </w:tc>
      </w:tr>
      <w:tr w:rsidR="003C3873" w:rsidDel="00715E92" w14:paraId="0FB0266C" w14:textId="04D083D1" w:rsidTr="00715E92">
        <w:trPr>
          <w:del w:id="981" w:author="Cuenta Microsoft" w:date="2016-05-20T11:33:00Z"/>
        </w:trPr>
        <w:tc>
          <w:tcPr>
            <w:tcW w:w="2518" w:type="dxa"/>
            <w:gridSpan w:val="2"/>
          </w:tcPr>
          <w:p w14:paraId="7221E284" w14:textId="09313252" w:rsidR="003C3873" w:rsidDel="00715E92" w:rsidRDefault="003C3873" w:rsidP="00876DAC">
            <w:pPr>
              <w:rPr>
                <w:del w:id="982" w:author="Cuenta Microsoft" w:date="2016-05-20T11:33:00Z"/>
                <w:rFonts w:ascii="Times New Roman" w:hAnsi="Times New Roman" w:cs="Times New Roman"/>
                <w:color w:val="000000"/>
              </w:rPr>
            </w:pPr>
            <w:del w:id="983" w:author="Cuenta Microsoft" w:date="2016-05-20T11:33:00Z">
              <w:r w:rsidRPr="00053744" w:rsidDel="00715E92">
                <w:rPr>
                  <w:rFonts w:ascii="Times New Roman" w:hAnsi="Times New Roman" w:cs="Times New Roman"/>
                  <w:b/>
                  <w:color w:val="000000"/>
                  <w:sz w:val="18"/>
                  <w:szCs w:val="18"/>
                </w:rPr>
                <w:delText>Descripción</w:delText>
              </w:r>
            </w:del>
          </w:p>
        </w:tc>
        <w:tc>
          <w:tcPr>
            <w:tcW w:w="6515" w:type="dxa"/>
            <w:gridSpan w:val="2"/>
          </w:tcPr>
          <w:p w14:paraId="18FBD1E6" w14:textId="0034CE07" w:rsidR="003C3873" w:rsidRPr="00E462B5" w:rsidDel="00715E92" w:rsidRDefault="003C3873" w:rsidP="00876DAC">
            <w:pPr>
              <w:rPr>
                <w:del w:id="984" w:author="Cuenta Microsoft" w:date="2016-05-20T11:33:00Z"/>
                <w:rFonts w:ascii="Times New Roman" w:hAnsi="Times New Roman" w:cs="Times New Roman"/>
                <w:color w:val="000000"/>
                <w:sz w:val="18"/>
                <w:szCs w:val="18"/>
              </w:rPr>
            </w:pPr>
            <w:del w:id="985" w:author="Cuenta Microsoft" w:date="2016-05-20T11:33:00Z">
              <w:r w:rsidDel="00715E92">
                <w:rPr>
                  <w:rFonts w:ascii="Times New Roman" w:hAnsi="Times New Roman" w:cs="Times New Roman"/>
                  <w:color w:val="000000"/>
                  <w:sz w:val="18"/>
                  <w:szCs w:val="18"/>
                </w:rPr>
                <w:delText>Fotografía de ciudad en Bahréin</w:delText>
              </w:r>
            </w:del>
          </w:p>
        </w:tc>
      </w:tr>
      <w:tr w:rsidR="003C3873" w:rsidDel="00715E92" w14:paraId="06678C07" w14:textId="7539636B" w:rsidTr="00715E92">
        <w:trPr>
          <w:del w:id="986" w:author="Cuenta Microsoft" w:date="2016-05-20T11:33:00Z"/>
        </w:trPr>
        <w:tc>
          <w:tcPr>
            <w:tcW w:w="2518" w:type="dxa"/>
            <w:gridSpan w:val="2"/>
          </w:tcPr>
          <w:p w14:paraId="73BEA3BF" w14:textId="0B91D637" w:rsidR="003C3873" w:rsidDel="00715E92" w:rsidRDefault="003C3873" w:rsidP="00876DAC">
            <w:pPr>
              <w:rPr>
                <w:del w:id="987" w:author="Cuenta Microsoft" w:date="2016-05-20T11:33:00Z"/>
                <w:rFonts w:ascii="Times New Roman" w:hAnsi="Times New Roman" w:cs="Times New Roman"/>
                <w:color w:val="000000"/>
              </w:rPr>
            </w:pPr>
            <w:del w:id="988" w:author="Cuenta Microsoft" w:date="2016-05-20T11:33:00Z">
              <w:r w:rsidRPr="00053744" w:rsidDel="00715E92">
                <w:rPr>
                  <w:rFonts w:ascii="Times New Roman" w:hAnsi="Times New Roman" w:cs="Times New Roman"/>
                  <w:b/>
                  <w:color w:val="000000"/>
                  <w:sz w:val="18"/>
                  <w:szCs w:val="18"/>
                </w:rPr>
                <w:delText>Código Shutterstock (o URL</w:delText>
              </w:r>
              <w:r w:rsidDel="00715E92">
                <w:rPr>
                  <w:rFonts w:ascii="Times New Roman" w:hAnsi="Times New Roman" w:cs="Times New Roman"/>
                  <w:b/>
                  <w:color w:val="000000"/>
                  <w:sz w:val="18"/>
                  <w:szCs w:val="18"/>
                </w:rPr>
                <w:delText xml:space="preserve"> o la ruta en AulaPlaneta</w:delText>
              </w:r>
              <w:r w:rsidRPr="00053744" w:rsidDel="00715E92">
                <w:rPr>
                  <w:rFonts w:ascii="Times New Roman" w:hAnsi="Times New Roman" w:cs="Times New Roman"/>
                  <w:b/>
                  <w:color w:val="000000"/>
                  <w:sz w:val="18"/>
                  <w:szCs w:val="18"/>
                </w:rPr>
                <w:delText>)</w:delText>
              </w:r>
            </w:del>
          </w:p>
        </w:tc>
        <w:tc>
          <w:tcPr>
            <w:tcW w:w="6515" w:type="dxa"/>
            <w:gridSpan w:val="2"/>
          </w:tcPr>
          <w:p w14:paraId="739CBE29" w14:textId="76D11AC0" w:rsidR="003C3873" w:rsidDel="00715E92" w:rsidRDefault="003C3873" w:rsidP="00876DAC">
            <w:pPr>
              <w:rPr>
                <w:del w:id="989" w:author="Cuenta Microsoft" w:date="2016-05-20T11:33:00Z"/>
                <w:rFonts w:ascii="Times New Roman" w:hAnsi="Times New Roman" w:cs="Times New Roman"/>
                <w:color w:val="000000"/>
                <w:sz w:val="18"/>
                <w:szCs w:val="18"/>
              </w:rPr>
            </w:pPr>
            <w:del w:id="990" w:author="Cuenta Microsoft" w:date="2016-05-20T11:33:00Z">
              <w:r w:rsidDel="00715E92">
                <w:rPr>
                  <w:noProof/>
                  <w:lang w:eastAsia="es-CO"/>
                </w:rPr>
                <w:drawing>
                  <wp:inline distT="0" distB="0" distL="0" distR="0" wp14:anchorId="61E49DCD" wp14:editId="1A86BB3C">
                    <wp:extent cx="1375772" cy="977774"/>
                    <wp:effectExtent l="0" t="0" r="0" b="0"/>
                    <wp:docPr id="21" name="Imagen 21" descr="http://thumb1.shutterstock.com/display_pic_with_logo/512149/238132960/stock-photo-bird-view-of-manama-city-bahrain-skyline-with-modern-skyscrapers-standing-on-the-coast-of-persian-238132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512149/238132960/stock-photo-bird-view-of-manama-city-bahrain-skyline-with-modern-skyscrapers-standing-on-the-coast-of-persian-23813296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8657" cy="986932"/>
                            </a:xfrm>
                            <a:prstGeom prst="rect">
                              <a:avLst/>
                            </a:prstGeom>
                            <a:noFill/>
                            <a:ln>
                              <a:noFill/>
                            </a:ln>
                          </pic:spPr>
                        </pic:pic>
                      </a:graphicData>
                    </a:graphic>
                  </wp:inline>
                </w:drawing>
              </w:r>
            </w:del>
          </w:p>
          <w:p w14:paraId="5F381AC3" w14:textId="382EC49C" w:rsidR="003C3873" w:rsidRPr="00E462B5" w:rsidDel="00715E92" w:rsidRDefault="00061134" w:rsidP="00876DAC">
            <w:pPr>
              <w:rPr>
                <w:del w:id="991" w:author="Cuenta Microsoft" w:date="2016-05-20T11:33:00Z"/>
                <w:rFonts w:ascii="Times New Roman" w:hAnsi="Times New Roman" w:cs="Times New Roman"/>
                <w:color w:val="000000"/>
                <w:sz w:val="18"/>
                <w:szCs w:val="18"/>
              </w:rPr>
            </w:pPr>
            <w:del w:id="992" w:author="Cuenta Microsoft" w:date="2016-05-20T11:33:00Z">
              <w:r w:rsidDel="00715E92">
                <w:fldChar w:fldCharType="begin"/>
              </w:r>
              <w:r w:rsidDel="00715E92">
                <w:delInstrText xml:space="preserve"> HYPERLINK "http://thumb1.shutterstock.com/display_pic_with_logo/512149/238132960/stock-photo-bird-view-of-manama-city-bahrain-skyline-with-modern-skyscrapers-standing-on-the-coast-of-persian-238132960.jpg" </w:delInstrText>
              </w:r>
              <w:r w:rsidDel="00715E92">
                <w:fldChar w:fldCharType="separate"/>
              </w:r>
              <w:r w:rsidR="007472CB" w:rsidRPr="005B44D9" w:rsidDel="00715E92">
                <w:rPr>
                  <w:rStyle w:val="Hipervnculo"/>
                  <w:rFonts w:ascii="Times New Roman" w:hAnsi="Times New Roman" w:cs="Times New Roman"/>
                  <w:sz w:val="18"/>
                  <w:szCs w:val="18"/>
                </w:rPr>
                <w:delText>http://thumb1.shutterstock.com/display_pic_with_logo/512149/238132960/stock-photo-bird-view-of-manama-city-bahrain-skyline-with-modern-skyscrapers-standing-on-the-coast-of-persian-238132960.jpg</w:delText>
              </w:r>
              <w:r w:rsidDel="00715E92">
                <w:rPr>
                  <w:rStyle w:val="Hipervnculo"/>
                  <w:rFonts w:ascii="Times New Roman" w:hAnsi="Times New Roman" w:cs="Times New Roman"/>
                  <w:sz w:val="18"/>
                  <w:szCs w:val="18"/>
                </w:rPr>
                <w:fldChar w:fldCharType="end"/>
              </w:r>
            </w:del>
          </w:p>
        </w:tc>
      </w:tr>
      <w:tr w:rsidR="003C3873" w:rsidDel="00715E92" w14:paraId="1C7B76DF" w14:textId="45677331" w:rsidTr="00715E92">
        <w:trPr>
          <w:del w:id="993" w:author="Cuenta Microsoft" w:date="2016-05-20T11:33:00Z"/>
        </w:trPr>
        <w:tc>
          <w:tcPr>
            <w:tcW w:w="2518" w:type="dxa"/>
            <w:gridSpan w:val="2"/>
          </w:tcPr>
          <w:p w14:paraId="4D738C35" w14:textId="088AD111" w:rsidR="003C3873" w:rsidDel="00715E92" w:rsidRDefault="003C3873" w:rsidP="00876DAC">
            <w:pPr>
              <w:rPr>
                <w:del w:id="994" w:author="Cuenta Microsoft" w:date="2016-05-20T11:33:00Z"/>
                <w:rFonts w:ascii="Times New Roman" w:hAnsi="Times New Roman" w:cs="Times New Roman"/>
                <w:color w:val="000000"/>
              </w:rPr>
            </w:pPr>
            <w:del w:id="995" w:author="Cuenta Microsoft" w:date="2016-05-20T11:33:00Z">
              <w:r w:rsidRPr="00053744" w:rsidDel="00715E92">
                <w:rPr>
                  <w:rFonts w:ascii="Times New Roman" w:hAnsi="Times New Roman" w:cs="Times New Roman"/>
                  <w:b/>
                  <w:color w:val="000000"/>
                  <w:sz w:val="18"/>
                  <w:szCs w:val="18"/>
                </w:rPr>
                <w:delText>Pie de imagen</w:delText>
              </w:r>
            </w:del>
          </w:p>
        </w:tc>
        <w:tc>
          <w:tcPr>
            <w:tcW w:w="6515" w:type="dxa"/>
            <w:gridSpan w:val="2"/>
          </w:tcPr>
          <w:p w14:paraId="64D6B8C6" w14:textId="18FD3859" w:rsidR="003C3873" w:rsidRPr="00E462B5" w:rsidDel="00715E92" w:rsidRDefault="003C3873" w:rsidP="00876DAC">
            <w:pPr>
              <w:rPr>
                <w:del w:id="996" w:author="Cuenta Microsoft" w:date="2016-05-20T11:33:00Z"/>
                <w:rFonts w:ascii="Times New Roman" w:hAnsi="Times New Roman" w:cs="Times New Roman"/>
                <w:color w:val="000000"/>
                <w:sz w:val="18"/>
                <w:szCs w:val="18"/>
              </w:rPr>
            </w:pPr>
            <w:del w:id="997" w:author="Cuenta Microsoft" w:date="2016-05-20T11:33:00Z">
              <w:r w:rsidDel="00715E92">
                <w:rPr>
                  <w:rFonts w:ascii="Times New Roman" w:hAnsi="Times New Roman" w:cs="Times New Roman"/>
                  <w:color w:val="000000"/>
                  <w:sz w:val="18"/>
                  <w:szCs w:val="18"/>
                </w:rPr>
                <w:delText>Vista panorámica de la ciudad de Manama, Bahréin. Este país cuenta con algunos de los edificios más modernos del Golfo Pérsico.</w:delText>
              </w:r>
            </w:del>
          </w:p>
        </w:tc>
      </w:tr>
      <w:tr w:rsidR="00715E92" w:rsidRPr="005D1738" w14:paraId="175E89CA" w14:textId="77777777" w:rsidTr="00715E92">
        <w:trPr>
          <w:gridAfter w:val="1"/>
          <w:ins w:id="998" w:author="Cuenta Microsoft" w:date="2016-05-20T11:33:00Z"/>
        </w:trPr>
        <w:tc>
          <w:tcPr>
            <w:tcW w:w="8828" w:type="dxa"/>
            <w:gridSpan w:val="3"/>
            <w:shd w:val="clear" w:color="auto" w:fill="0D0D0D" w:themeFill="text1" w:themeFillTint="F2"/>
          </w:tcPr>
          <w:p w14:paraId="49F000E1" w14:textId="77777777" w:rsidR="00715E92" w:rsidRPr="005D1738" w:rsidRDefault="00715E92" w:rsidP="00C00E85">
            <w:pPr>
              <w:jc w:val="center"/>
              <w:rPr>
                <w:ins w:id="999" w:author="Cuenta Microsoft" w:date="2016-05-20T11:33:00Z"/>
                <w:rFonts w:ascii="Times New Roman" w:hAnsi="Times New Roman" w:cs="Times New Roman"/>
                <w:b/>
                <w:color w:val="FFFFFF" w:themeColor="background1"/>
              </w:rPr>
            </w:pPr>
            <w:ins w:id="1000" w:author="Cuenta Microsoft" w:date="2016-05-20T11:33:00Z">
              <w:r w:rsidRPr="005D1738">
                <w:rPr>
                  <w:rFonts w:ascii="Times New Roman" w:hAnsi="Times New Roman" w:cs="Times New Roman"/>
                  <w:b/>
                  <w:color w:val="FFFFFF" w:themeColor="background1"/>
                </w:rPr>
                <w:t>Imagen (fotografía, gráfica o ilustración)</w:t>
              </w:r>
            </w:ins>
          </w:p>
        </w:tc>
      </w:tr>
      <w:tr w:rsidR="00715E92" w14:paraId="42BD1E67" w14:textId="77777777" w:rsidTr="00715E92">
        <w:trPr>
          <w:gridAfter w:val="1"/>
          <w:ins w:id="1001" w:author="Cuenta Microsoft" w:date="2016-05-20T11:33:00Z"/>
        </w:trPr>
        <w:tc>
          <w:tcPr>
            <w:tcW w:w="2362" w:type="dxa"/>
          </w:tcPr>
          <w:p w14:paraId="20D8B9E4" w14:textId="77777777" w:rsidR="00715E92" w:rsidRPr="00053744" w:rsidRDefault="00715E92" w:rsidP="00C00E85">
            <w:pPr>
              <w:rPr>
                <w:ins w:id="1002" w:author="Cuenta Microsoft" w:date="2016-05-20T11:33:00Z"/>
                <w:rFonts w:ascii="Times New Roman" w:hAnsi="Times New Roman" w:cs="Times New Roman"/>
                <w:b/>
                <w:color w:val="000000"/>
                <w:sz w:val="18"/>
                <w:szCs w:val="18"/>
              </w:rPr>
            </w:pPr>
            <w:ins w:id="1003" w:author="Cuenta Microsoft" w:date="2016-05-20T11:33:00Z">
              <w:r>
                <w:rPr>
                  <w:rFonts w:ascii="Times New Roman" w:hAnsi="Times New Roman" w:cs="Times New Roman"/>
                  <w:b/>
                  <w:color w:val="000000"/>
                  <w:sz w:val="18"/>
                  <w:szCs w:val="18"/>
                </w:rPr>
                <w:t>Código</w:t>
              </w:r>
            </w:ins>
          </w:p>
        </w:tc>
        <w:tc>
          <w:tcPr>
            <w:tcW w:w="6466" w:type="dxa"/>
            <w:gridSpan w:val="2"/>
          </w:tcPr>
          <w:p w14:paraId="35601973" w14:textId="77777777" w:rsidR="00715E92" w:rsidRPr="00E462B5" w:rsidRDefault="00715E92" w:rsidP="00C00E85">
            <w:pPr>
              <w:rPr>
                <w:ins w:id="1004" w:author="Cuenta Microsoft" w:date="2016-05-20T11:33:00Z"/>
                <w:rFonts w:ascii="Times New Roman" w:hAnsi="Times New Roman" w:cs="Times New Roman"/>
                <w:b/>
                <w:color w:val="000000"/>
                <w:sz w:val="18"/>
                <w:szCs w:val="18"/>
              </w:rPr>
            </w:pPr>
            <w:ins w:id="1005" w:author="Cuenta Microsoft" w:date="2016-05-20T11:33: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14</w:t>
              </w:r>
            </w:ins>
          </w:p>
        </w:tc>
      </w:tr>
      <w:tr w:rsidR="00715E92" w14:paraId="5BCD6FC9" w14:textId="77777777" w:rsidTr="00715E92">
        <w:trPr>
          <w:gridAfter w:val="1"/>
          <w:ins w:id="1006" w:author="Cuenta Microsoft" w:date="2016-05-20T11:33:00Z"/>
        </w:trPr>
        <w:tc>
          <w:tcPr>
            <w:tcW w:w="2362" w:type="dxa"/>
          </w:tcPr>
          <w:p w14:paraId="6C443626" w14:textId="77777777" w:rsidR="00715E92" w:rsidRDefault="00715E92" w:rsidP="00C00E85">
            <w:pPr>
              <w:rPr>
                <w:ins w:id="1007" w:author="Cuenta Microsoft" w:date="2016-05-20T11:33:00Z"/>
                <w:rFonts w:ascii="Times New Roman" w:hAnsi="Times New Roman" w:cs="Times New Roman"/>
                <w:color w:val="000000"/>
              </w:rPr>
            </w:pPr>
            <w:ins w:id="1008" w:author="Cuenta Microsoft" w:date="2016-05-20T11:33:00Z">
              <w:r w:rsidRPr="00053744">
                <w:rPr>
                  <w:rFonts w:ascii="Times New Roman" w:hAnsi="Times New Roman" w:cs="Times New Roman"/>
                  <w:b/>
                  <w:color w:val="000000"/>
                  <w:sz w:val="18"/>
                  <w:szCs w:val="18"/>
                </w:rPr>
                <w:t>Descripción</w:t>
              </w:r>
            </w:ins>
          </w:p>
        </w:tc>
        <w:tc>
          <w:tcPr>
            <w:tcW w:w="6466" w:type="dxa"/>
            <w:gridSpan w:val="2"/>
          </w:tcPr>
          <w:p w14:paraId="0FDE3CC1" w14:textId="77777777" w:rsidR="00715E92" w:rsidRPr="00E462B5" w:rsidRDefault="00715E92" w:rsidP="00C00E85">
            <w:pPr>
              <w:rPr>
                <w:ins w:id="1009" w:author="Cuenta Microsoft" w:date="2016-05-20T11:33:00Z"/>
                <w:rFonts w:ascii="Times New Roman" w:hAnsi="Times New Roman" w:cs="Times New Roman"/>
                <w:color w:val="000000"/>
                <w:sz w:val="18"/>
                <w:szCs w:val="18"/>
              </w:rPr>
            </w:pPr>
            <w:ins w:id="1010" w:author="Cuenta Microsoft" w:date="2016-05-20T11:33:00Z">
              <w:r>
                <w:rPr>
                  <w:rFonts w:ascii="Times New Roman" w:hAnsi="Times New Roman" w:cs="Times New Roman"/>
                  <w:color w:val="000000"/>
                  <w:sz w:val="18"/>
                  <w:szCs w:val="18"/>
                </w:rPr>
                <w:t>Fotografía de ciudad en Bahréin</w:t>
              </w:r>
            </w:ins>
          </w:p>
        </w:tc>
      </w:tr>
      <w:tr w:rsidR="00715E92" w14:paraId="12E4E283" w14:textId="77777777" w:rsidTr="00715E92">
        <w:trPr>
          <w:gridAfter w:val="1"/>
          <w:ins w:id="1011" w:author="Cuenta Microsoft" w:date="2016-05-20T11:33:00Z"/>
        </w:trPr>
        <w:tc>
          <w:tcPr>
            <w:tcW w:w="2362" w:type="dxa"/>
          </w:tcPr>
          <w:p w14:paraId="73464A48" w14:textId="77777777" w:rsidR="00715E92" w:rsidRDefault="00715E92" w:rsidP="00C00E85">
            <w:pPr>
              <w:rPr>
                <w:ins w:id="1012" w:author="Cuenta Microsoft" w:date="2016-05-20T11:33:00Z"/>
                <w:rFonts w:ascii="Times New Roman" w:hAnsi="Times New Roman" w:cs="Times New Roman"/>
                <w:color w:val="000000"/>
              </w:rPr>
            </w:pPr>
            <w:ins w:id="1013" w:author="Cuenta Microsoft" w:date="2016-05-20T11:33: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466" w:type="dxa"/>
            <w:gridSpan w:val="2"/>
          </w:tcPr>
          <w:p w14:paraId="6A9CAB4F" w14:textId="77777777" w:rsidR="00715E92" w:rsidRDefault="00715E92" w:rsidP="00C00E85">
            <w:pPr>
              <w:rPr>
                <w:ins w:id="1014" w:author="Cuenta Microsoft" w:date="2016-05-20T11:33:00Z"/>
                <w:rFonts w:ascii="Times New Roman" w:hAnsi="Times New Roman" w:cs="Times New Roman"/>
                <w:color w:val="000000"/>
                <w:sz w:val="18"/>
                <w:szCs w:val="18"/>
              </w:rPr>
            </w:pPr>
            <w:ins w:id="1015" w:author="Cuenta Microsoft" w:date="2016-05-20T11:33:00Z">
              <w:r>
                <w:rPr>
                  <w:noProof/>
                  <w:lang w:eastAsia="es-CO"/>
                </w:rPr>
                <w:drawing>
                  <wp:inline distT="0" distB="0" distL="0" distR="0" wp14:anchorId="4A401DB7" wp14:editId="18C0D3F8">
                    <wp:extent cx="1375772" cy="977774"/>
                    <wp:effectExtent l="0" t="0" r="0" b="0"/>
                    <wp:docPr id="12" name="Imagen 12" descr="http://thumb1.shutterstock.com/display_pic_with_logo/512149/238132960/stock-photo-bird-view-of-manama-city-bahrain-skyline-with-modern-skyscrapers-standing-on-the-coast-of-persian-238132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512149/238132960/stock-photo-bird-view-of-manama-city-bahrain-skyline-with-modern-skyscrapers-standing-on-the-coast-of-persian-23813296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8657" cy="986932"/>
                            </a:xfrm>
                            <a:prstGeom prst="rect">
                              <a:avLst/>
                            </a:prstGeom>
                            <a:noFill/>
                            <a:ln>
                              <a:noFill/>
                            </a:ln>
                          </pic:spPr>
                        </pic:pic>
                      </a:graphicData>
                    </a:graphic>
                  </wp:inline>
                </w:drawing>
              </w:r>
            </w:ins>
          </w:p>
          <w:p w14:paraId="1764D8FB" w14:textId="77777777" w:rsidR="00715E92" w:rsidRPr="00E462B5" w:rsidRDefault="00715E92" w:rsidP="00C00E85">
            <w:pPr>
              <w:rPr>
                <w:ins w:id="1016" w:author="Cuenta Microsoft" w:date="2016-05-20T11:33:00Z"/>
                <w:rFonts w:ascii="Times New Roman" w:hAnsi="Times New Roman" w:cs="Times New Roman"/>
                <w:color w:val="000000"/>
                <w:sz w:val="18"/>
                <w:szCs w:val="18"/>
              </w:rPr>
            </w:pPr>
            <w:ins w:id="1017" w:author="Cuenta Microsoft" w:date="2016-05-20T11:33:00Z">
              <w:r>
                <w:fldChar w:fldCharType="begin"/>
              </w:r>
              <w:r>
                <w:instrText xml:space="preserve"> HYPERLINK "http://thumb1.shutterstock.com/display_pic_with_logo/512149/238132960/stock-photo-bird-view-of-manama-city-bahrain-skyline-with-modern-skyscrapers-standing-on-the-coast-of-persian-238132960.jpg" </w:instrText>
              </w:r>
              <w:r>
                <w:fldChar w:fldCharType="separate"/>
              </w:r>
              <w:r w:rsidRPr="005B44D9">
                <w:rPr>
                  <w:rStyle w:val="Hipervnculo"/>
                  <w:rFonts w:ascii="Times New Roman" w:hAnsi="Times New Roman" w:cs="Times New Roman"/>
                  <w:sz w:val="18"/>
                  <w:szCs w:val="18"/>
                </w:rPr>
                <w:t>http://thumb1.shutterstock.com/display_pic_with_logo/512149/238132960/stock-photo-bird-view-of-manama-city-bahrain-skyline-with-modern-skyscrapers-standing-on-the-coast-of-persian-238132960.jpg</w:t>
              </w:r>
              <w:r>
                <w:rPr>
                  <w:rStyle w:val="Hipervnculo"/>
                  <w:rFonts w:ascii="Times New Roman" w:hAnsi="Times New Roman" w:cs="Times New Roman"/>
                  <w:sz w:val="18"/>
                  <w:szCs w:val="18"/>
                </w:rPr>
                <w:fldChar w:fldCharType="end"/>
              </w:r>
            </w:ins>
          </w:p>
        </w:tc>
      </w:tr>
      <w:tr w:rsidR="00715E92" w14:paraId="328C4502" w14:textId="77777777" w:rsidTr="00715E92">
        <w:trPr>
          <w:gridAfter w:val="1"/>
          <w:ins w:id="1018" w:author="Cuenta Microsoft" w:date="2016-05-20T11:33:00Z"/>
        </w:trPr>
        <w:tc>
          <w:tcPr>
            <w:tcW w:w="2362" w:type="dxa"/>
          </w:tcPr>
          <w:p w14:paraId="71D28072" w14:textId="77777777" w:rsidR="00715E92" w:rsidRDefault="00715E92" w:rsidP="00C00E85">
            <w:pPr>
              <w:rPr>
                <w:ins w:id="1019" w:author="Cuenta Microsoft" w:date="2016-05-20T11:33:00Z"/>
                <w:rFonts w:ascii="Times New Roman" w:hAnsi="Times New Roman" w:cs="Times New Roman"/>
                <w:color w:val="000000"/>
              </w:rPr>
            </w:pPr>
            <w:ins w:id="1020" w:author="Cuenta Microsoft" w:date="2016-05-20T11:33:00Z">
              <w:r w:rsidRPr="00053744">
                <w:rPr>
                  <w:rFonts w:ascii="Times New Roman" w:hAnsi="Times New Roman" w:cs="Times New Roman"/>
                  <w:b/>
                  <w:color w:val="000000"/>
                  <w:sz w:val="18"/>
                  <w:szCs w:val="18"/>
                </w:rPr>
                <w:t>Pie de imagen</w:t>
              </w:r>
            </w:ins>
          </w:p>
        </w:tc>
        <w:tc>
          <w:tcPr>
            <w:tcW w:w="6466" w:type="dxa"/>
            <w:gridSpan w:val="2"/>
          </w:tcPr>
          <w:p w14:paraId="339692D8" w14:textId="77777777" w:rsidR="00715E92" w:rsidRPr="00E462B5" w:rsidRDefault="00715E92" w:rsidP="00C00E85">
            <w:pPr>
              <w:rPr>
                <w:ins w:id="1021" w:author="Cuenta Microsoft" w:date="2016-05-20T11:33:00Z"/>
                <w:rFonts w:ascii="Times New Roman" w:hAnsi="Times New Roman" w:cs="Times New Roman"/>
                <w:color w:val="000000"/>
                <w:sz w:val="18"/>
                <w:szCs w:val="18"/>
              </w:rPr>
            </w:pPr>
            <w:ins w:id="1022" w:author="Cuenta Microsoft" w:date="2016-05-20T11:33:00Z">
              <w:r>
                <w:rPr>
                  <w:rFonts w:ascii="Times New Roman" w:hAnsi="Times New Roman" w:cs="Times New Roman"/>
                  <w:color w:val="000000"/>
                  <w:sz w:val="18"/>
                  <w:szCs w:val="18"/>
                </w:rPr>
                <w:t>Vista panorámica de la ciudad de Manama, Bahréin. Este país cuenta con algunos de los edificios más modernos del Golfo Pérsico y con un moderno autódromo que ha albergado a la Fórmula 1 a partir de 2004.</w:t>
              </w:r>
            </w:ins>
          </w:p>
        </w:tc>
      </w:tr>
    </w:tbl>
    <w:p w14:paraId="478C14EA" w14:textId="77777777" w:rsidR="006E35C4" w:rsidRDefault="006E35C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640B2EEB" w14:textId="77777777"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 xml:space="preserve">obierno fue acusado de violar </w:t>
      </w:r>
      <w:r>
        <w:rPr>
          <w:rFonts w:ascii="Times New Roman" w:eastAsia="Times New Roman" w:hAnsi="Times New Roman" w:cs="Times New Roman"/>
          <w:bCs/>
          <w:color w:val="333333"/>
          <w:sz w:val="24"/>
          <w:szCs w:val="24"/>
          <w:lang w:eastAsia="es-CO"/>
        </w:rPr>
        <w:t xml:space="preserve">los </w:t>
      </w:r>
      <w:r w:rsidR="005C529E" w:rsidRPr="001C3E80">
        <w:rPr>
          <w:rFonts w:ascii="Times New Roman" w:eastAsia="Times New Roman" w:hAnsi="Times New Roman" w:cs="Times New Roman"/>
          <w:b/>
          <w:bCs/>
          <w:color w:val="333333"/>
          <w:sz w:val="24"/>
          <w:szCs w:val="24"/>
          <w:lang w:eastAsia="es-CO"/>
        </w:rPr>
        <w:t>derechos humanos,</w:t>
      </w:r>
      <w:r w:rsidR="005C529E" w:rsidRPr="002F23E0">
        <w:rPr>
          <w:rFonts w:ascii="Times New Roman" w:eastAsia="Times New Roman" w:hAnsi="Times New Roman" w:cs="Times New Roman"/>
          <w:bCs/>
          <w:color w:val="333333"/>
          <w:sz w:val="24"/>
          <w:szCs w:val="24"/>
          <w:lang w:eastAsia="es-CO"/>
        </w:rPr>
        <w:t xml:space="preserve"> especialmente porque las protestas antigubernamentales dejaron un saldo de 35 muertos.</w:t>
      </w:r>
      <w:del w:id="1023" w:author="Cuenta Microsoft" w:date="2016-05-20T11:33:00Z">
        <w:r w:rsidR="005C529E" w:rsidRPr="002F23E0" w:rsidDel="00995857">
          <w:rPr>
            <w:rFonts w:ascii="Times New Roman" w:eastAsia="Times New Roman" w:hAnsi="Times New Roman" w:cs="Times New Roman"/>
            <w:bCs/>
            <w:color w:val="333333"/>
            <w:sz w:val="24"/>
            <w:szCs w:val="24"/>
            <w:lang w:eastAsia="es-CO"/>
          </w:rPr>
          <w:delText xml:space="preserve"> </w:delText>
        </w:r>
      </w:del>
    </w:p>
    <w:p w14:paraId="1C13EC61" w14:textId="304BF131"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pesar de los compromisos del rey para mejorar la situación, los manifestantes pasaron de reclamar </w:t>
      </w:r>
      <w:r w:rsidR="00F8477A">
        <w:rPr>
          <w:rFonts w:ascii="Times New Roman" w:eastAsia="Times New Roman" w:hAnsi="Times New Roman" w:cs="Times New Roman"/>
          <w:bCs/>
          <w:color w:val="333333"/>
          <w:sz w:val="24"/>
          <w:szCs w:val="24"/>
          <w:lang w:eastAsia="es-CO"/>
        </w:rPr>
        <w:t xml:space="preserve">un </w:t>
      </w:r>
      <w:r w:rsidRPr="002F23E0">
        <w:rPr>
          <w:rFonts w:ascii="Times New Roman" w:eastAsia="Times New Roman" w:hAnsi="Times New Roman" w:cs="Times New Roman"/>
          <w:bCs/>
          <w:color w:val="333333"/>
          <w:sz w:val="24"/>
          <w:szCs w:val="24"/>
          <w:lang w:eastAsia="es-CO"/>
        </w:rPr>
        <w:t xml:space="preserve">cambio de régimen a </w:t>
      </w:r>
      <w:r w:rsidR="00F8477A">
        <w:rPr>
          <w:rFonts w:ascii="Times New Roman" w:eastAsia="Times New Roman" w:hAnsi="Times New Roman" w:cs="Times New Roman"/>
          <w:bCs/>
          <w:color w:val="333333"/>
          <w:sz w:val="24"/>
          <w:szCs w:val="24"/>
          <w:lang w:eastAsia="es-CO"/>
        </w:rPr>
        <w:t>la “</w:t>
      </w:r>
      <w:r w:rsidR="00F8477A" w:rsidRPr="007472CB">
        <w:rPr>
          <w:rFonts w:ascii="Times New Roman" w:eastAsia="Times New Roman" w:hAnsi="Times New Roman" w:cs="Times New Roman"/>
          <w:b/>
          <w:bCs/>
          <w:color w:val="333333"/>
          <w:sz w:val="24"/>
          <w:szCs w:val="24"/>
          <w:lang w:eastAsia="es-CO"/>
        </w:rPr>
        <w:t>m</w:t>
      </w:r>
      <w:r w:rsidRPr="007472CB">
        <w:rPr>
          <w:rFonts w:ascii="Times New Roman" w:eastAsia="Times New Roman" w:hAnsi="Times New Roman" w:cs="Times New Roman"/>
          <w:b/>
          <w:bCs/>
          <w:color w:val="333333"/>
          <w:sz w:val="24"/>
          <w:szCs w:val="24"/>
          <w:lang w:eastAsia="es-CO"/>
        </w:rPr>
        <w:t>uerte a los Al Jalifa</w:t>
      </w:r>
      <w:r w:rsidRPr="002F23E0">
        <w:rPr>
          <w:rFonts w:ascii="Times New Roman" w:eastAsia="Times New Roman" w:hAnsi="Times New Roman" w:cs="Times New Roman"/>
          <w:bCs/>
          <w:color w:val="333333"/>
          <w:sz w:val="24"/>
          <w:szCs w:val="24"/>
          <w:lang w:eastAsia="es-CO"/>
        </w:rPr>
        <w:t>”. En septiembre de 2011</w:t>
      </w:r>
      <w:r w:rsidR="00F8477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ante</w:t>
      </w:r>
      <w:r w:rsidR="007472CB">
        <w:rPr>
          <w:rFonts w:ascii="Times New Roman" w:eastAsia="Times New Roman" w:hAnsi="Times New Roman" w:cs="Times New Roman"/>
          <w:bCs/>
          <w:color w:val="333333"/>
          <w:sz w:val="24"/>
          <w:szCs w:val="24"/>
          <w:lang w:eastAsia="es-CO"/>
        </w:rPr>
        <w:t xml:space="preserve"> la dimisión de diputados ch</w:t>
      </w:r>
      <w:ins w:id="1024" w:author="Lilia Carvajal" w:date="2016-05-18T20:52:00Z">
        <w:r w:rsidR="003E649D">
          <w:rPr>
            <w:rFonts w:ascii="Times New Roman" w:eastAsia="Times New Roman" w:hAnsi="Times New Roman" w:cs="Times New Roman"/>
            <w:bCs/>
            <w:color w:val="333333"/>
            <w:sz w:val="24"/>
            <w:szCs w:val="24"/>
            <w:lang w:eastAsia="es-CO"/>
          </w:rPr>
          <w:t>i</w:t>
        </w:r>
      </w:ins>
      <w:del w:id="1025" w:author="Lilia Carvajal" w:date="2016-05-18T20:52:00Z">
        <w:r w:rsidR="007472CB" w:rsidDel="003E649D">
          <w:rPr>
            <w:rFonts w:ascii="Times New Roman" w:eastAsia="Times New Roman" w:hAnsi="Times New Roman" w:cs="Times New Roman"/>
            <w:bCs/>
            <w:color w:val="333333"/>
            <w:sz w:val="24"/>
            <w:szCs w:val="24"/>
            <w:lang w:eastAsia="es-CO"/>
          </w:rPr>
          <w:delText>í</w:delText>
        </w:r>
      </w:del>
      <w:r w:rsidR="007472CB">
        <w:rPr>
          <w:rFonts w:ascii="Times New Roman" w:eastAsia="Times New Roman" w:hAnsi="Times New Roman" w:cs="Times New Roman"/>
          <w:bCs/>
          <w:color w:val="333333"/>
          <w:sz w:val="24"/>
          <w:szCs w:val="24"/>
          <w:lang w:eastAsia="es-CO"/>
        </w:rPr>
        <w:t>itas</w:t>
      </w:r>
      <w:r w:rsidRPr="002F23E0">
        <w:rPr>
          <w:rFonts w:ascii="Times New Roman" w:eastAsia="Times New Roman" w:hAnsi="Times New Roman" w:cs="Times New Roman"/>
          <w:bCs/>
          <w:color w:val="333333"/>
          <w:sz w:val="24"/>
          <w:szCs w:val="24"/>
          <w:lang w:eastAsia="es-CO"/>
        </w:rPr>
        <w:t xml:space="preserve">, impulsó elecciones anticipadas que no fueron la solución a los problemas del país.  </w:t>
      </w:r>
    </w:p>
    <w:p w14:paraId="435FF425" w14:textId="33DFB0BF" w:rsidR="007472CB" w:rsidRDefault="007472C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Dos factores que agravan la situación de este país son la presencia de tropas estadounidenses ligadas a la monarquía, y la simpatía del </w:t>
      </w:r>
      <w:ins w:id="1026" w:author="Lilia Carvajal" w:date="2016-05-18T20:55:00Z">
        <w:r w:rsidR="00415905">
          <w:rPr>
            <w:rFonts w:ascii="Times New Roman" w:eastAsia="Times New Roman" w:hAnsi="Times New Roman" w:cs="Times New Roman"/>
            <w:bCs/>
            <w:color w:val="333333"/>
            <w:sz w:val="24"/>
            <w:szCs w:val="24"/>
            <w:lang w:eastAsia="es-CO"/>
          </w:rPr>
          <w:t>G</w:t>
        </w:r>
      </w:ins>
      <w:del w:id="1027" w:author="Lilia Carvajal" w:date="2016-05-18T20:55:00Z">
        <w:r w:rsidDel="00415905">
          <w:rPr>
            <w:rFonts w:ascii="Times New Roman" w:eastAsia="Times New Roman" w:hAnsi="Times New Roman" w:cs="Times New Roman"/>
            <w:bCs/>
            <w:color w:val="333333"/>
            <w:sz w:val="24"/>
            <w:szCs w:val="24"/>
            <w:lang w:eastAsia="es-CO"/>
          </w:rPr>
          <w:delText>g</w:delText>
        </w:r>
      </w:del>
      <w:r>
        <w:rPr>
          <w:rFonts w:ascii="Times New Roman" w:eastAsia="Times New Roman" w:hAnsi="Times New Roman" w:cs="Times New Roman"/>
          <w:bCs/>
          <w:color w:val="333333"/>
          <w:sz w:val="24"/>
          <w:szCs w:val="24"/>
          <w:lang w:eastAsia="es-CO"/>
        </w:rPr>
        <w:t>obierno de Irán con los manifestantes ch</w:t>
      </w:r>
      <w:ins w:id="1028" w:author="Lilia Carvajal" w:date="2016-05-18T20:52:00Z">
        <w:r w:rsidR="003E649D">
          <w:rPr>
            <w:rFonts w:ascii="Times New Roman" w:eastAsia="Times New Roman" w:hAnsi="Times New Roman" w:cs="Times New Roman"/>
            <w:bCs/>
            <w:color w:val="333333"/>
            <w:sz w:val="24"/>
            <w:szCs w:val="24"/>
            <w:lang w:eastAsia="es-CO"/>
          </w:rPr>
          <w:t>i</w:t>
        </w:r>
      </w:ins>
      <w:del w:id="1029" w:author="Lilia Carvajal" w:date="2016-05-18T20:52:00Z">
        <w:r w:rsidDel="003E649D">
          <w:rPr>
            <w:rFonts w:ascii="Times New Roman" w:eastAsia="Times New Roman" w:hAnsi="Times New Roman" w:cs="Times New Roman"/>
            <w:bCs/>
            <w:color w:val="333333"/>
            <w:sz w:val="24"/>
            <w:szCs w:val="24"/>
            <w:lang w:eastAsia="es-CO"/>
          </w:rPr>
          <w:delText>í</w:delText>
        </w:r>
      </w:del>
      <w:r>
        <w:rPr>
          <w:rFonts w:ascii="Times New Roman" w:eastAsia="Times New Roman" w:hAnsi="Times New Roman" w:cs="Times New Roman"/>
          <w:bCs/>
          <w:color w:val="333333"/>
          <w:sz w:val="24"/>
          <w:szCs w:val="24"/>
          <w:lang w:eastAsia="es-CO"/>
        </w:rPr>
        <w:t>itas.</w:t>
      </w:r>
    </w:p>
    <w:p w14:paraId="5325FE0A" w14:textId="77777777"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006522B2">
        <w:rPr>
          <w:rFonts w:ascii="Times" w:hAnsi="Times"/>
          <w:b/>
        </w:rPr>
        <w:t>2</w:t>
      </w:r>
      <w:r w:rsidRPr="002D46F9">
        <w:rPr>
          <w:rFonts w:ascii="Times" w:hAnsi="Times"/>
          <w:b/>
        </w:rPr>
        <w:t xml:space="preserve">.6 </w:t>
      </w:r>
      <w:r w:rsidR="005C529E" w:rsidRPr="002D46F9">
        <w:rPr>
          <w:rFonts w:ascii="Times" w:hAnsi="Times"/>
          <w:b/>
        </w:rPr>
        <w:t>Arabia Saudí</w:t>
      </w:r>
    </w:p>
    <w:p w14:paraId="738FB439" w14:textId="77777777"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este país</w:t>
      </w:r>
      <w:r w:rsidR="00F8477A">
        <w:rPr>
          <w:rFonts w:ascii="Times New Roman" w:eastAsia="Times New Roman" w:hAnsi="Times New Roman" w:cs="Times New Roman"/>
          <w:bCs/>
          <w:color w:val="333333"/>
          <w:sz w:val="24"/>
          <w:szCs w:val="24"/>
          <w:lang w:eastAsia="es-CO"/>
        </w:rPr>
        <w:t xml:space="preserve">, ubicado en la </w:t>
      </w:r>
      <w:r w:rsidR="00F8477A" w:rsidRPr="001C3E80">
        <w:rPr>
          <w:rFonts w:ascii="Times New Roman" w:eastAsia="Times New Roman" w:hAnsi="Times New Roman" w:cs="Times New Roman"/>
          <w:b/>
          <w:bCs/>
          <w:color w:val="333333"/>
          <w:sz w:val="24"/>
          <w:szCs w:val="24"/>
          <w:lang w:eastAsia="es-CO"/>
        </w:rPr>
        <w:t>p</w:t>
      </w:r>
      <w:r w:rsidRPr="001C3E80">
        <w:rPr>
          <w:rFonts w:ascii="Times New Roman" w:eastAsia="Times New Roman" w:hAnsi="Times New Roman" w:cs="Times New Roman"/>
          <w:b/>
          <w:bCs/>
          <w:color w:val="333333"/>
          <w:sz w:val="24"/>
          <w:szCs w:val="24"/>
          <w:lang w:eastAsia="es-CO"/>
        </w:rPr>
        <w:t>enínsula arábiga,</w:t>
      </w:r>
      <w:r w:rsidRPr="002F23E0">
        <w:rPr>
          <w:rFonts w:ascii="Times New Roman" w:eastAsia="Times New Roman" w:hAnsi="Times New Roman" w:cs="Times New Roman"/>
          <w:bCs/>
          <w:color w:val="333333"/>
          <w:sz w:val="24"/>
          <w:szCs w:val="24"/>
          <w:lang w:eastAsia="es-CO"/>
        </w:rPr>
        <w:t xml:space="preserve"> la familia real ordenó enormes despliegues policiales para frenar las protestas. </w:t>
      </w:r>
    </w:p>
    <w:tbl>
      <w:tblPr>
        <w:tblStyle w:val="Tablaconcuadrcula"/>
        <w:tblW w:w="0" w:type="auto"/>
        <w:tblLook w:val="04A0" w:firstRow="1" w:lastRow="0" w:firstColumn="1" w:lastColumn="0" w:noHBand="0" w:noVBand="1"/>
      </w:tblPr>
      <w:tblGrid>
        <w:gridCol w:w="2138"/>
        <w:gridCol w:w="6916"/>
      </w:tblGrid>
      <w:tr w:rsidR="003C3873" w:rsidRPr="005D1738" w:rsidDel="00995857" w14:paraId="44CCABAB" w14:textId="76BCBC83" w:rsidTr="00876DAC">
        <w:trPr>
          <w:del w:id="1030" w:author="Cuenta Microsoft" w:date="2016-05-20T11:34:00Z"/>
        </w:trPr>
        <w:tc>
          <w:tcPr>
            <w:tcW w:w="9033" w:type="dxa"/>
            <w:gridSpan w:val="2"/>
            <w:shd w:val="clear" w:color="auto" w:fill="0D0D0D" w:themeFill="text1" w:themeFillTint="F2"/>
          </w:tcPr>
          <w:p w14:paraId="6B01F2CE" w14:textId="4F331BC2" w:rsidR="003C3873" w:rsidRPr="005D1738" w:rsidDel="00995857" w:rsidRDefault="003C3873" w:rsidP="00876DAC">
            <w:pPr>
              <w:jc w:val="center"/>
              <w:rPr>
                <w:del w:id="1031" w:author="Cuenta Microsoft" w:date="2016-05-20T11:34:00Z"/>
                <w:rFonts w:ascii="Times New Roman" w:hAnsi="Times New Roman" w:cs="Times New Roman"/>
                <w:b/>
                <w:color w:val="FFFFFF" w:themeColor="background1"/>
              </w:rPr>
            </w:pPr>
            <w:del w:id="1032" w:author="Cuenta Microsoft" w:date="2016-05-20T11:34:00Z">
              <w:r w:rsidRPr="005D1738" w:rsidDel="00995857">
                <w:rPr>
                  <w:rFonts w:ascii="Times New Roman" w:hAnsi="Times New Roman" w:cs="Times New Roman"/>
                  <w:b/>
                  <w:color w:val="FFFFFF" w:themeColor="background1"/>
                </w:rPr>
                <w:delText>Imagen (fotografía, gráfica o ilustración)</w:delText>
              </w:r>
            </w:del>
          </w:p>
        </w:tc>
      </w:tr>
      <w:tr w:rsidR="003C3873" w:rsidDel="00995857" w14:paraId="37E6935A" w14:textId="3818B450" w:rsidTr="00876DAC">
        <w:trPr>
          <w:del w:id="1033" w:author="Cuenta Microsoft" w:date="2016-05-20T11:34:00Z"/>
        </w:trPr>
        <w:tc>
          <w:tcPr>
            <w:tcW w:w="2518" w:type="dxa"/>
          </w:tcPr>
          <w:p w14:paraId="7AE28912" w14:textId="21240AE0" w:rsidR="003C3873" w:rsidRPr="00053744" w:rsidDel="00995857" w:rsidRDefault="003C3873" w:rsidP="00876DAC">
            <w:pPr>
              <w:rPr>
                <w:del w:id="1034" w:author="Cuenta Microsoft" w:date="2016-05-20T11:34:00Z"/>
                <w:rFonts w:ascii="Times New Roman" w:hAnsi="Times New Roman" w:cs="Times New Roman"/>
                <w:b/>
                <w:color w:val="000000"/>
                <w:sz w:val="18"/>
                <w:szCs w:val="18"/>
              </w:rPr>
            </w:pPr>
            <w:del w:id="1035" w:author="Cuenta Microsoft" w:date="2016-05-20T11:34:00Z">
              <w:r w:rsidDel="00995857">
                <w:rPr>
                  <w:rFonts w:ascii="Times New Roman" w:hAnsi="Times New Roman" w:cs="Times New Roman"/>
                  <w:b/>
                  <w:color w:val="000000"/>
                  <w:sz w:val="18"/>
                  <w:szCs w:val="18"/>
                </w:rPr>
                <w:delText>Código</w:delText>
              </w:r>
            </w:del>
          </w:p>
        </w:tc>
        <w:tc>
          <w:tcPr>
            <w:tcW w:w="6515" w:type="dxa"/>
          </w:tcPr>
          <w:p w14:paraId="5FB18274" w14:textId="52AFA9FA" w:rsidR="003C3873" w:rsidRPr="00E462B5" w:rsidDel="00995857" w:rsidRDefault="003C3873" w:rsidP="00876DAC">
            <w:pPr>
              <w:rPr>
                <w:del w:id="1036" w:author="Cuenta Microsoft" w:date="2016-05-20T11:34:00Z"/>
                <w:rFonts w:ascii="Times New Roman" w:hAnsi="Times New Roman" w:cs="Times New Roman"/>
                <w:b/>
                <w:color w:val="000000"/>
                <w:sz w:val="18"/>
                <w:szCs w:val="18"/>
              </w:rPr>
            </w:pPr>
            <w:del w:id="1037" w:author="Cuenta Microsoft" w:date="2016-05-20T11:34:00Z">
              <w:r w:rsidRPr="00E462B5" w:rsidDel="00995857">
                <w:rPr>
                  <w:rFonts w:ascii="Times New Roman" w:hAnsi="Times New Roman" w:cs="Times New Roman"/>
                  <w:color w:val="000000"/>
                  <w:sz w:val="18"/>
                  <w:szCs w:val="18"/>
                </w:rPr>
                <w:delText>CS_10_02_IMG</w:delText>
              </w:r>
              <w:r w:rsidR="00FF73D3" w:rsidDel="00995857">
                <w:rPr>
                  <w:rFonts w:ascii="Times New Roman" w:hAnsi="Times New Roman" w:cs="Times New Roman"/>
                  <w:color w:val="000000"/>
                  <w:sz w:val="18"/>
                  <w:szCs w:val="18"/>
                </w:rPr>
                <w:delText>28</w:delText>
              </w:r>
            </w:del>
          </w:p>
        </w:tc>
      </w:tr>
      <w:tr w:rsidR="003C3873" w:rsidDel="00995857" w14:paraId="089570FE" w14:textId="3C518A25" w:rsidTr="00876DAC">
        <w:trPr>
          <w:del w:id="1038" w:author="Cuenta Microsoft" w:date="2016-05-20T11:34:00Z"/>
        </w:trPr>
        <w:tc>
          <w:tcPr>
            <w:tcW w:w="2518" w:type="dxa"/>
          </w:tcPr>
          <w:p w14:paraId="23AFBD29" w14:textId="347C8189" w:rsidR="003C3873" w:rsidDel="00995857" w:rsidRDefault="003C3873" w:rsidP="00876DAC">
            <w:pPr>
              <w:rPr>
                <w:del w:id="1039" w:author="Cuenta Microsoft" w:date="2016-05-20T11:34:00Z"/>
                <w:rFonts w:ascii="Times New Roman" w:hAnsi="Times New Roman" w:cs="Times New Roman"/>
                <w:color w:val="000000"/>
              </w:rPr>
            </w:pPr>
            <w:del w:id="1040" w:author="Cuenta Microsoft" w:date="2016-05-20T11:34:00Z">
              <w:r w:rsidRPr="00053744" w:rsidDel="00995857">
                <w:rPr>
                  <w:rFonts w:ascii="Times New Roman" w:hAnsi="Times New Roman" w:cs="Times New Roman"/>
                  <w:b/>
                  <w:color w:val="000000"/>
                  <w:sz w:val="18"/>
                  <w:szCs w:val="18"/>
                </w:rPr>
                <w:delText>Descripción</w:delText>
              </w:r>
            </w:del>
          </w:p>
        </w:tc>
        <w:tc>
          <w:tcPr>
            <w:tcW w:w="6515" w:type="dxa"/>
          </w:tcPr>
          <w:p w14:paraId="27F8A317" w14:textId="47E87807" w:rsidR="003C3873" w:rsidRPr="00E462B5" w:rsidDel="00995857" w:rsidRDefault="003C3873" w:rsidP="00876DAC">
            <w:pPr>
              <w:rPr>
                <w:del w:id="1041" w:author="Cuenta Microsoft" w:date="2016-05-20T11:34:00Z"/>
                <w:rFonts w:ascii="Times New Roman" w:hAnsi="Times New Roman" w:cs="Times New Roman"/>
                <w:color w:val="000000"/>
                <w:sz w:val="18"/>
                <w:szCs w:val="18"/>
              </w:rPr>
            </w:pPr>
            <w:del w:id="1042" w:author="Cuenta Microsoft" w:date="2016-05-20T11:34:00Z">
              <w:r w:rsidDel="00995857">
                <w:rPr>
                  <w:rFonts w:ascii="Times New Roman" w:hAnsi="Times New Roman" w:cs="Times New Roman"/>
                  <w:color w:val="000000"/>
                  <w:sz w:val="18"/>
                  <w:szCs w:val="18"/>
                </w:rPr>
                <w:delText>Imagen de protestas en Arabia Saudí</w:delText>
              </w:r>
            </w:del>
          </w:p>
        </w:tc>
      </w:tr>
      <w:tr w:rsidR="003C3873" w:rsidDel="00995857" w14:paraId="2EC119DB" w14:textId="02CD7D33" w:rsidTr="00876DAC">
        <w:trPr>
          <w:del w:id="1043" w:author="Cuenta Microsoft" w:date="2016-05-20T11:34:00Z"/>
        </w:trPr>
        <w:tc>
          <w:tcPr>
            <w:tcW w:w="2518" w:type="dxa"/>
          </w:tcPr>
          <w:p w14:paraId="681C6643" w14:textId="6699FFA3" w:rsidR="003C3873" w:rsidDel="00995857" w:rsidRDefault="003C3873" w:rsidP="00876DAC">
            <w:pPr>
              <w:rPr>
                <w:del w:id="1044" w:author="Cuenta Microsoft" w:date="2016-05-20T11:34:00Z"/>
                <w:rFonts w:ascii="Times New Roman" w:hAnsi="Times New Roman" w:cs="Times New Roman"/>
                <w:color w:val="000000"/>
              </w:rPr>
            </w:pPr>
            <w:del w:id="1045" w:author="Cuenta Microsoft" w:date="2016-05-20T11:34:00Z">
              <w:r w:rsidRPr="00053744" w:rsidDel="00995857">
                <w:rPr>
                  <w:rFonts w:ascii="Times New Roman" w:hAnsi="Times New Roman" w:cs="Times New Roman"/>
                  <w:b/>
                  <w:color w:val="000000"/>
                  <w:sz w:val="18"/>
                  <w:szCs w:val="18"/>
                </w:rPr>
                <w:delText>Código Shutterstock (o URL</w:delText>
              </w:r>
              <w:r w:rsidDel="00995857">
                <w:rPr>
                  <w:rFonts w:ascii="Times New Roman" w:hAnsi="Times New Roman" w:cs="Times New Roman"/>
                  <w:b/>
                  <w:color w:val="000000"/>
                  <w:sz w:val="18"/>
                  <w:szCs w:val="18"/>
                </w:rPr>
                <w:delText xml:space="preserve"> o la ruta en AulaPlaneta</w:delText>
              </w:r>
              <w:r w:rsidRPr="00053744" w:rsidDel="00995857">
                <w:rPr>
                  <w:rFonts w:ascii="Times New Roman" w:hAnsi="Times New Roman" w:cs="Times New Roman"/>
                  <w:b/>
                  <w:color w:val="000000"/>
                  <w:sz w:val="18"/>
                  <w:szCs w:val="18"/>
                </w:rPr>
                <w:delText>)</w:delText>
              </w:r>
            </w:del>
          </w:p>
        </w:tc>
        <w:tc>
          <w:tcPr>
            <w:tcW w:w="6515" w:type="dxa"/>
          </w:tcPr>
          <w:p w14:paraId="248BF5B4" w14:textId="031BD812" w:rsidR="003C3873" w:rsidDel="00995857" w:rsidRDefault="003C3873" w:rsidP="00876DAC">
            <w:pPr>
              <w:rPr>
                <w:del w:id="1046" w:author="Cuenta Microsoft" w:date="2016-05-20T11:34:00Z"/>
                <w:rFonts w:ascii="Times New Roman" w:hAnsi="Times New Roman" w:cs="Times New Roman"/>
                <w:color w:val="000000"/>
                <w:sz w:val="18"/>
                <w:szCs w:val="18"/>
              </w:rPr>
            </w:pPr>
            <w:del w:id="1047" w:author="Cuenta Microsoft" w:date="2016-05-20T11:34:00Z">
              <w:r w:rsidDel="00995857">
                <w:rPr>
                  <w:noProof/>
                  <w:lang w:eastAsia="es-CO"/>
                </w:rPr>
                <w:drawing>
                  <wp:inline distT="0" distB="0" distL="0" distR="0" wp14:anchorId="3DC9A6A4" wp14:editId="7C0AC41B">
                    <wp:extent cx="755965" cy="957176"/>
                    <wp:effectExtent l="0" t="0" r="6350" b="0"/>
                    <wp:docPr id="22" name="Imagen 22" descr="http://thumb9.shutterstock.com/display_pic_with_logo/646174/646174,1315482313,2/stock-photo-lahore-sept-tehreek-nifaz-e-fiqh-jafariya-chant-slogans-demanding-saudi-arabia-government-to-8426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9.shutterstock.com/display_pic_with_logo/646174/646174,1315482313,2/stock-photo-lahore-sept-tehreek-nifaz-e-fiqh-jafariya-chant-slogans-demanding-saudi-arabia-government-to-8426521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2067" cy="964902"/>
                            </a:xfrm>
                            <a:prstGeom prst="rect">
                              <a:avLst/>
                            </a:prstGeom>
                            <a:noFill/>
                            <a:ln>
                              <a:noFill/>
                            </a:ln>
                          </pic:spPr>
                        </pic:pic>
                      </a:graphicData>
                    </a:graphic>
                  </wp:inline>
                </w:drawing>
              </w:r>
            </w:del>
          </w:p>
          <w:p w14:paraId="285DBA4E" w14:textId="01DFD3D0" w:rsidR="003C3873" w:rsidRPr="00E462B5" w:rsidDel="00995857" w:rsidRDefault="00415905" w:rsidP="00876DAC">
            <w:pPr>
              <w:rPr>
                <w:del w:id="1048" w:author="Cuenta Microsoft" w:date="2016-05-20T11:34:00Z"/>
                <w:rFonts w:ascii="Times New Roman" w:hAnsi="Times New Roman" w:cs="Times New Roman"/>
                <w:color w:val="000000"/>
                <w:sz w:val="18"/>
                <w:szCs w:val="18"/>
              </w:rPr>
            </w:pPr>
            <w:ins w:id="1049" w:author="Lilia Carvajal" w:date="2016-05-18T20:56:00Z">
              <w:del w:id="1050" w:author="Cuenta Microsoft" w:date="2016-05-20T11:34:00Z">
                <w:r w:rsidDel="00995857">
                  <w:rPr>
                    <w:rFonts w:ascii="Times New Roman" w:hAnsi="Times New Roman" w:cs="Times New Roman"/>
                    <w:color w:val="000000"/>
                    <w:sz w:val="18"/>
                    <w:szCs w:val="18"/>
                  </w:rPr>
                  <w:fldChar w:fldCharType="begin"/>
                </w:r>
                <w:r w:rsidDel="00995857">
                  <w:rPr>
                    <w:rFonts w:ascii="Times New Roman" w:hAnsi="Times New Roman" w:cs="Times New Roman"/>
                    <w:color w:val="000000"/>
                    <w:sz w:val="18"/>
                    <w:szCs w:val="18"/>
                  </w:rPr>
                  <w:delInstrText xml:space="preserve"> HYPERLINK "</w:delInstrText>
                </w:r>
              </w:del>
            </w:ins>
            <w:del w:id="1051" w:author="Cuenta Microsoft" w:date="2016-05-20T11:34:00Z">
              <w:r w:rsidRPr="00992E4E" w:rsidDel="00995857">
                <w:rPr>
                  <w:rFonts w:ascii="Times New Roman" w:hAnsi="Times New Roman" w:cs="Times New Roman"/>
                  <w:color w:val="000000"/>
                  <w:sz w:val="18"/>
                  <w:szCs w:val="18"/>
                </w:rPr>
                <w:delInstrText>http://thumb9.shutterstock.com/display_pic_with_logo/646174/646174,1315482313,2/stock-photo-lahore-sept-tehreek-nifaz-e-fiqh-jafariya-chant-slogans-demanding-saudi-arabia-government-to-84265210.jpg</w:delInstrText>
              </w:r>
            </w:del>
            <w:ins w:id="1052" w:author="Lilia Carvajal" w:date="2016-05-18T20:56:00Z">
              <w:del w:id="1053" w:author="Cuenta Microsoft" w:date="2016-05-20T11:34:00Z">
                <w:r w:rsidDel="00995857">
                  <w:rPr>
                    <w:rFonts w:ascii="Times New Roman" w:hAnsi="Times New Roman" w:cs="Times New Roman"/>
                    <w:color w:val="000000"/>
                    <w:sz w:val="18"/>
                    <w:szCs w:val="18"/>
                  </w:rPr>
                  <w:delInstrText xml:space="preserve">" </w:delInstrText>
                </w:r>
                <w:r w:rsidDel="00995857">
                  <w:rPr>
                    <w:rFonts w:ascii="Times New Roman" w:hAnsi="Times New Roman" w:cs="Times New Roman"/>
                    <w:color w:val="000000"/>
                    <w:sz w:val="18"/>
                    <w:szCs w:val="18"/>
                  </w:rPr>
                  <w:fldChar w:fldCharType="separate"/>
                </w:r>
              </w:del>
            </w:ins>
            <w:del w:id="1054" w:author="Cuenta Microsoft" w:date="2016-05-20T11:34:00Z">
              <w:r w:rsidRPr="00F95FDF" w:rsidDel="00995857">
                <w:rPr>
                  <w:rStyle w:val="Hipervnculo"/>
                  <w:rFonts w:ascii="Times New Roman" w:hAnsi="Times New Roman" w:cs="Times New Roman"/>
                  <w:sz w:val="18"/>
                  <w:szCs w:val="18"/>
                </w:rPr>
                <w:delText>http://thumb9.shutterstock.com/display_pic_with_logo/646174/646174,1315482313,2/stock-photo-lahore-sept-tehreek-nifaz-e-fiqh-jafariya-chant-slogans-demanding-saudi-arabia-government-to-84265210.jpg</w:delText>
              </w:r>
            </w:del>
            <w:ins w:id="1055" w:author="Lilia Carvajal" w:date="2016-05-18T20:56:00Z">
              <w:del w:id="1056" w:author="Cuenta Microsoft" w:date="2016-05-20T11:34:00Z">
                <w:r w:rsidDel="00995857">
                  <w:rPr>
                    <w:rFonts w:ascii="Times New Roman" w:hAnsi="Times New Roman" w:cs="Times New Roman"/>
                    <w:color w:val="000000"/>
                    <w:sz w:val="18"/>
                    <w:szCs w:val="18"/>
                  </w:rPr>
                  <w:fldChar w:fldCharType="end"/>
                </w:r>
              </w:del>
            </w:ins>
          </w:p>
        </w:tc>
      </w:tr>
      <w:tr w:rsidR="003C3873" w:rsidDel="00995857" w14:paraId="0CCF3A32" w14:textId="215BC2B0" w:rsidTr="00876DAC">
        <w:trPr>
          <w:del w:id="1057" w:author="Cuenta Microsoft" w:date="2016-05-20T11:34:00Z"/>
        </w:trPr>
        <w:tc>
          <w:tcPr>
            <w:tcW w:w="2518" w:type="dxa"/>
          </w:tcPr>
          <w:p w14:paraId="4109A007" w14:textId="242974A1" w:rsidR="003C3873" w:rsidDel="00995857" w:rsidRDefault="003C3873" w:rsidP="00876DAC">
            <w:pPr>
              <w:rPr>
                <w:del w:id="1058" w:author="Cuenta Microsoft" w:date="2016-05-20T11:34:00Z"/>
                <w:rFonts w:ascii="Times New Roman" w:hAnsi="Times New Roman" w:cs="Times New Roman"/>
                <w:color w:val="000000"/>
              </w:rPr>
            </w:pPr>
            <w:del w:id="1059" w:author="Cuenta Microsoft" w:date="2016-05-20T11:34:00Z">
              <w:r w:rsidRPr="00053744" w:rsidDel="00995857">
                <w:rPr>
                  <w:rFonts w:ascii="Times New Roman" w:hAnsi="Times New Roman" w:cs="Times New Roman"/>
                  <w:b/>
                  <w:color w:val="000000"/>
                  <w:sz w:val="18"/>
                  <w:szCs w:val="18"/>
                </w:rPr>
                <w:delText>Pie de imagen</w:delText>
              </w:r>
            </w:del>
          </w:p>
        </w:tc>
        <w:tc>
          <w:tcPr>
            <w:tcW w:w="6515" w:type="dxa"/>
          </w:tcPr>
          <w:p w14:paraId="294D1299" w14:textId="7AB58928" w:rsidR="003C3873" w:rsidRPr="00E462B5" w:rsidDel="00995857" w:rsidRDefault="003C3873" w:rsidP="00876DAC">
            <w:pPr>
              <w:rPr>
                <w:del w:id="1060" w:author="Cuenta Microsoft" w:date="2016-05-20T11:34:00Z"/>
                <w:rFonts w:ascii="Times New Roman" w:hAnsi="Times New Roman" w:cs="Times New Roman"/>
                <w:color w:val="000000"/>
                <w:sz w:val="18"/>
                <w:szCs w:val="18"/>
              </w:rPr>
            </w:pPr>
            <w:del w:id="1061" w:author="Cuenta Microsoft" w:date="2016-05-20T11:34:00Z">
              <w:r w:rsidDel="00995857">
                <w:rPr>
                  <w:rFonts w:ascii="Times New Roman" w:hAnsi="Times New Roman" w:cs="Times New Roman"/>
                  <w:color w:val="000000"/>
                  <w:sz w:val="18"/>
                  <w:szCs w:val="18"/>
                </w:rPr>
                <w:delText>Protestas contra el Gobierno en la ciudad de Lahore, Arabia Saudí, en 2011.</w:delText>
              </w:r>
            </w:del>
          </w:p>
        </w:tc>
      </w:tr>
    </w:tbl>
    <w:p w14:paraId="1E3A3CD0" w14:textId="77777777" w:rsidR="00995857" w:rsidRDefault="003C3873" w:rsidP="002F23E0">
      <w:pPr>
        <w:shd w:val="clear" w:color="auto" w:fill="FFFFFF"/>
        <w:spacing w:after="225" w:line="240" w:lineRule="auto"/>
        <w:rPr>
          <w:ins w:id="1062" w:author="Cuenta Microsoft" w:date="2016-05-20T11:34:00Z"/>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tbl>
      <w:tblPr>
        <w:tblStyle w:val="Tablaconcuadrcula"/>
        <w:tblW w:w="0" w:type="auto"/>
        <w:tblLook w:val="04A0" w:firstRow="1" w:lastRow="0" w:firstColumn="1" w:lastColumn="0" w:noHBand="0" w:noVBand="1"/>
      </w:tblPr>
      <w:tblGrid>
        <w:gridCol w:w="2138"/>
        <w:gridCol w:w="6916"/>
      </w:tblGrid>
      <w:tr w:rsidR="00995857" w:rsidRPr="005D1738" w14:paraId="7F75DE41" w14:textId="77777777" w:rsidTr="00C00E85">
        <w:trPr>
          <w:ins w:id="1063" w:author="Cuenta Microsoft" w:date="2016-05-20T11:34:00Z"/>
        </w:trPr>
        <w:tc>
          <w:tcPr>
            <w:tcW w:w="9033" w:type="dxa"/>
            <w:gridSpan w:val="2"/>
            <w:shd w:val="clear" w:color="auto" w:fill="0D0D0D" w:themeFill="text1" w:themeFillTint="F2"/>
          </w:tcPr>
          <w:p w14:paraId="3B3BC809" w14:textId="77777777" w:rsidR="00995857" w:rsidRPr="005D1738" w:rsidRDefault="00995857" w:rsidP="00C00E85">
            <w:pPr>
              <w:jc w:val="center"/>
              <w:rPr>
                <w:ins w:id="1064" w:author="Cuenta Microsoft" w:date="2016-05-20T11:34:00Z"/>
                <w:rFonts w:ascii="Times New Roman" w:hAnsi="Times New Roman" w:cs="Times New Roman"/>
                <w:b/>
                <w:color w:val="FFFFFF" w:themeColor="background1"/>
              </w:rPr>
            </w:pPr>
            <w:ins w:id="1065" w:author="Cuenta Microsoft" w:date="2016-05-20T11:34:00Z">
              <w:r w:rsidRPr="005D1738">
                <w:rPr>
                  <w:rFonts w:ascii="Times New Roman" w:hAnsi="Times New Roman" w:cs="Times New Roman"/>
                  <w:b/>
                  <w:color w:val="FFFFFF" w:themeColor="background1"/>
                </w:rPr>
                <w:t>Imagen (fotografía, gráfica o ilustración)</w:t>
              </w:r>
            </w:ins>
          </w:p>
        </w:tc>
      </w:tr>
      <w:tr w:rsidR="00995857" w14:paraId="59418BA9" w14:textId="77777777" w:rsidTr="00C00E85">
        <w:trPr>
          <w:ins w:id="1066" w:author="Cuenta Microsoft" w:date="2016-05-20T11:34:00Z"/>
        </w:trPr>
        <w:tc>
          <w:tcPr>
            <w:tcW w:w="2518" w:type="dxa"/>
          </w:tcPr>
          <w:p w14:paraId="67DC4D69" w14:textId="77777777" w:rsidR="00995857" w:rsidRPr="00053744" w:rsidRDefault="00995857" w:rsidP="00C00E85">
            <w:pPr>
              <w:rPr>
                <w:ins w:id="1067" w:author="Cuenta Microsoft" w:date="2016-05-20T11:34:00Z"/>
                <w:rFonts w:ascii="Times New Roman" w:hAnsi="Times New Roman" w:cs="Times New Roman"/>
                <w:b/>
                <w:color w:val="000000"/>
                <w:sz w:val="18"/>
                <w:szCs w:val="18"/>
              </w:rPr>
            </w:pPr>
            <w:ins w:id="1068" w:author="Cuenta Microsoft" w:date="2016-05-20T11:34:00Z">
              <w:r>
                <w:rPr>
                  <w:rFonts w:ascii="Times New Roman" w:hAnsi="Times New Roman" w:cs="Times New Roman"/>
                  <w:b/>
                  <w:color w:val="000000"/>
                  <w:sz w:val="18"/>
                  <w:szCs w:val="18"/>
                </w:rPr>
                <w:t>Código</w:t>
              </w:r>
            </w:ins>
          </w:p>
        </w:tc>
        <w:tc>
          <w:tcPr>
            <w:tcW w:w="6515" w:type="dxa"/>
          </w:tcPr>
          <w:p w14:paraId="0992A145" w14:textId="77777777" w:rsidR="00995857" w:rsidRPr="00E462B5" w:rsidRDefault="00995857" w:rsidP="00C00E85">
            <w:pPr>
              <w:rPr>
                <w:ins w:id="1069" w:author="Cuenta Microsoft" w:date="2016-05-20T11:34:00Z"/>
                <w:rFonts w:ascii="Times New Roman" w:hAnsi="Times New Roman" w:cs="Times New Roman"/>
                <w:b/>
                <w:color w:val="000000"/>
                <w:sz w:val="18"/>
                <w:szCs w:val="18"/>
              </w:rPr>
            </w:pPr>
            <w:ins w:id="1070" w:author="Cuenta Microsoft" w:date="2016-05-20T11:34: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15</w:t>
              </w:r>
            </w:ins>
          </w:p>
        </w:tc>
      </w:tr>
      <w:tr w:rsidR="00995857" w14:paraId="374FB478" w14:textId="77777777" w:rsidTr="00C00E85">
        <w:trPr>
          <w:ins w:id="1071" w:author="Cuenta Microsoft" w:date="2016-05-20T11:34:00Z"/>
        </w:trPr>
        <w:tc>
          <w:tcPr>
            <w:tcW w:w="2518" w:type="dxa"/>
          </w:tcPr>
          <w:p w14:paraId="4297CA0E" w14:textId="77777777" w:rsidR="00995857" w:rsidRDefault="00995857" w:rsidP="00C00E85">
            <w:pPr>
              <w:rPr>
                <w:ins w:id="1072" w:author="Cuenta Microsoft" w:date="2016-05-20T11:34:00Z"/>
                <w:rFonts w:ascii="Times New Roman" w:hAnsi="Times New Roman" w:cs="Times New Roman"/>
                <w:color w:val="000000"/>
              </w:rPr>
            </w:pPr>
            <w:ins w:id="1073" w:author="Cuenta Microsoft" w:date="2016-05-20T11:34:00Z">
              <w:r w:rsidRPr="00053744">
                <w:rPr>
                  <w:rFonts w:ascii="Times New Roman" w:hAnsi="Times New Roman" w:cs="Times New Roman"/>
                  <w:b/>
                  <w:color w:val="000000"/>
                  <w:sz w:val="18"/>
                  <w:szCs w:val="18"/>
                </w:rPr>
                <w:t>Descripción</w:t>
              </w:r>
            </w:ins>
          </w:p>
        </w:tc>
        <w:tc>
          <w:tcPr>
            <w:tcW w:w="6515" w:type="dxa"/>
          </w:tcPr>
          <w:p w14:paraId="542F57FF" w14:textId="77777777" w:rsidR="00995857" w:rsidRPr="00E462B5" w:rsidRDefault="00995857" w:rsidP="00C00E85">
            <w:pPr>
              <w:rPr>
                <w:ins w:id="1074" w:author="Cuenta Microsoft" w:date="2016-05-20T11:34:00Z"/>
                <w:rFonts w:ascii="Times New Roman" w:hAnsi="Times New Roman" w:cs="Times New Roman"/>
                <w:color w:val="000000"/>
                <w:sz w:val="18"/>
                <w:szCs w:val="18"/>
              </w:rPr>
            </w:pPr>
            <w:ins w:id="1075" w:author="Cuenta Microsoft" w:date="2016-05-20T11:34:00Z">
              <w:r>
                <w:rPr>
                  <w:rFonts w:ascii="Times New Roman" w:hAnsi="Times New Roman" w:cs="Times New Roman"/>
                  <w:color w:val="000000"/>
                  <w:sz w:val="18"/>
                  <w:szCs w:val="18"/>
                </w:rPr>
                <w:t>Imagen de protestas en Arabia Saudí</w:t>
              </w:r>
            </w:ins>
          </w:p>
        </w:tc>
      </w:tr>
      <w:tr w:rsidR="00995857" w14:paraId="0E025795" w14:textId="77777777" w:rsidTr="00C00E85">
        <w:trPr>
          <w:ins w:id="1076" w:author="Cuenta Microsoft" w:date="2016-05-20T11:34:00Z"/>
        </w:trPr>
        <w:tc>
          <w:tcPr>
            <w:tcW w:w="2518" w:type="dxa"/>
          </w:tcPr>
          <w:p w14:paraId="07CB297A" w14:textId="77777777" w:rsidR="00995857" w:rsidRDefault="00995857" w:rsidP="00C00E85">
            <w:pPr>
              <w:rPr>
                <w:ins w:id="1077" w:author="Cuenta Microsoft" w:date="2016-05-20T11:34:00Z"/>
                <w:rFonts w:ascii="Times New Roman" w:hAnsi="Times New Roman" w:cs="Times New Roman"/>
                <w:color w:val="000000"/>
              </w:rPr>
            </w:pPr>
            <w:ins w:id="1078" w:author="Cuenta Microsoft" w:date="2016-05-20T11:34: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515" w:type="dxa"/>
          </w:tcPr>
          <w:p w14:paraId="1802E48C" w14:textId="77777777" w:rsidR="00995857" w:rsidRDefault="00995857" w:rsidP="00C00E85">
            <w:pPr>
              <w:rPr>
                <w:ins w:id="1079" w:author="Cuenta Microsoft" w:date="2016-05-20T11:34:00Z"/>
                <w:rFonts w:ascii="Times New Roman" w:hAnsi="Times New Roman" w:cs="Times New Roman"/>
                <w:color w:val="000000"/>
                <w:sz w:val="18"/>
                <w:szCs w:val="18"/>
              </w:rPr>
            </w:pPr>
            <w:ins w:id="1080" w:author="Cuenta Microsoft" w:date="2016-05-20T11:34:00Z">
              <w:r>
                <w:rPr>
                  <w:noProof/>
                  <w:lang w:eastAsia="es-CO"/>
                </w:rPr>
                <w:drawing>
                  <wp:inline distT="0" distB="0" distL="0" distR="0" wp14:anchorId="3ECA43E4" wp14:editId="709B585E">
                    <wp:extent cx="755965" cy="957176"/>
                    <wp:effectExtent l="0" t="0" r="6350" b="0"/>
                    <wp:docPr id="13" name="Imagen 13" descr="http://thumb9.shutterstock.com/display_pic_with_logo/646174/646174,1315482313,2/stock-photo-lahore-sept-tehreek-nifaz-e-fiqh-jafariya-chant-slogans-demanding-saudi-arabia-government-to-8426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9.shutterstock.com/display_pic_with_logo/646174/646174,1315482313,2/stock-photo-lahore-sept-tehreek-nifaz-e-fiqh-jafariya-chant-slogans-demanding-saudi-arabia-government-to-8426521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2067" cy="964902"/>
                            </a:xfrm>
                            <a:prstGeom prst="rect">
                              <a:avLst/>
                            </a:prstGeom>
                            <a:noFill/>
                            <a:ln>
                              <a:noFill/>
                            </a:ln>
                          </pic:spPr>
                        </pic:pic>
                      </a:graphicData>
                    </a:graphic>
                  </wp:inline>
                </w:drawing>
              </w:r>
            </w:ins>
          </w:p>
          <w:p w14:paraId="42067D51" w14:textId="77777777" w:rsidR="00995857" w:rsidRPr="00E462B5" w:rsidRDefault="00995857" w:rsidP="00C00E85">
            <w:pPr>
              <w:rPr>
                <w:ins w:id="1081" w:author="Cuenta Microsoft" w:date="2016-05-20T11:34:00Z"/>
                <w:rFonts w:ascii="Times New Roman" w:hAnsi="Times New Roman" w:cs="Times New Roman"/>
                <w:color w:val="000000"/>
                <w:sz w:val="18"/>
                <w:szCs w:val="18"/>
              </w:rPr>
            </w:pPr>
            <w:ins w:id="1082" w:author="Cuenta Microsoft" w:date="2016-05-20T11:34:00Z">
              <w:r>
                <w:fldChar w:fldCharType="begin"/>
              </w:r>
              <w:r>
                <w:instrText xml:space="preserve"> HYPERLINK "http://thumb9.shutterstock.com/display_pic_with_logo/646174/646174,1315482313,2/stock-photo-lahore-sept-tehreek-nifaz-e-fiqh-jafariya-chant-slogans-demanding-saudi-arabia-government-to-84265210.jpg" </w:instrText>
              </w:r>
              <w:r>
                <w:fldChar w:fldCharType="separate"/>
              </w:r>
              <w:r w:rsidRPr="00770F6B">
                <w:rPr>
                  <w:rStyle w:val="Hipervnculo"/>
                  <w:rFonts w:ascii="Times New Roman" w:hAnsi="Times New Roman" w:cs="Times New Roman"/>
                  <w:sz w:val="18"/>
                  <w:szCs w:val="18"/>
                </w:rPr>
                <w:t>http://thumb9.shutterstock.com/display_pic_with_logo/646174/646174,1315482313,2/stock-photo-lahore-sept-tehreek-nifaz-e-fiqh-jafariya-chant-slogans-demanding-saudi-arabia-government-to-84265210.jpg</w:t>
              </w:r>
              <w:r>
                <w:rPr>
                  <w:rStyle w:val="Hipervnculo"/>
                  <w:rFonts w:ascii="Times New Roman" w:hAnsi="Times New Roman" w:cs="Times New Roman"/>
                  <w:sz w:val="18"/>
                  <w:szCs w:val="18"/>
                </w:rPr>
                <w:fldChar w:fldCharType="end"/>
              </w:r>
            </w:ins>
          </w:p>
        </w:tc>
      </w:tr>
      <w:tr w:rsidR="00995857" w14:paraId="6FBCF32F" w14:textId="77777777" w:rsidTr="00C00E85">
        <w:trPr>
          <w:ins w:id="1083" w:author="Cuenta Microsoft" w:date="2016-05-20T11:34:00Z"/>
        </w:trPr>
        <w:tc>
          <w:tcPr>
            <w:tcW w:w="2518" w:type="dxa"/>
          </w:tcPr>
          <w:p w14:paraId="0AE6A9BA" w14:textId="77777777" w:rsidR="00995857" w:rsidRDefault="00995857" w:rsidP="00C00E85">
            <w:pPr>
              <w:rPr>
                <w:ins w:id="1084" w:author="Cuenta Microsoft" w:date="2016-05-20T11:34:00Z"/>
                <w:rFonts w:ascii="Times New Roman" w:hAnsi="Times New Roman" w:cs="Times New Roman"/>
                <w:color w:val="000000"/>
              </w:rPr>
            </w:pPr>
            <w:ins w:id="1085" w:author="Cuenta Microsoft" w:date="2016-05-20T11:34:00Z">
              <w:r w:rsidRPr="00053744">
                <w:rPr>
                  <w:rFonts w:ascii="Times New Roman" w:hAnsi="Times New Roman" w:cs="Times New Roman"/>
                  <w:b/>
                  <w:color w:val="000000"/>
                  <w:sz w:val="18"/>
                  <w:szCs w:val="18"/>
                </w:rPr>
                <w:lastRenderedPageBreak/>
                <w:t>Pie de imagen</w:t>
              </w:r>
            </w:ins>
          </w:p>
        </w:tc>
        <w:tc>
          <w:tcPr>
            <w:tcW w:w="6515" w:type="dxa"/>
          </w:tcPr>
          <w:p w14:paraId="4E09F9B2" w14:textId="77777777" w:rsidR="00995857" w:rsidRPr="00E462B5" w:rsidRDefault="00995857" w:rsidP="00C00E85">
            <w:pPr>
              <w:rPr>
                <w:ins w:id="1086" w:author="Cuenta Microsoft" w:date="2016-05-20T11:34:00Z"/>
                <w:rFonts w:ascii="Times New Roman" w:hAnsi="Times New Roman" w:cs="Times New Roman"/>
                <w:color w:val="000000"/>
                <w:sz w:val="18"/>
                <w:szCs w:val="18"/>
              </w:rPr>
            </w:pPr>
            <w:ins w:id="1087" w:author="Cuenta Microsoft" w:date="2016-05-20T11:34:00Z">
              <w:r>
                <w:rPr>
                  <w:rFonts w:ascii="Times New Roman" w:hAnsi="Times New Roman" w:cs="Times New Roman"/>
                  <w:color w:val="000000"/>
                  <w:sz w:val="18"/>
                  <w:szCs w:val="18"/>
                </w:rPr>
                <w:t>Protestas contra el gobierno de Arabia Saudita en la ciudad pakistaní de Lahore.</w:t>
              </w:r>
            </w:ins>
          </w:p>
        </w:tc>
      </w:tr>
    </w:tbl>
    <w:p w14:paraId="04F85600" w14:textId="3E1A9E5D" w:rsidR="003C3873" w:rsidRDefault="003C38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4607FC91" w14:textId="04360CE7"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Aunque estas se produjeron en algunas ciudades del reino, </w:t>
      </w:r>
      <w:r w:rsidR="00801CD2">
        <w:rPr>
          <w:rFonts w:ascii="Times New Roman" w:eastAsia="Times New Roman" w:hAnsi="Times New Roman" w:cs="Times New Roman"/>
          <w:bCs/>
          <w:color w:val="333333"/>
          <w:sz w:val="24"/>
          <w:szCs w:val="24"/>
          <w:lang w:eastAsia="es-CO"/>
        </w:rPr>
        <w:t xml:space="preserve">no se </w:t>
      </w:r>
      <w:r w:rsidR="00941C37">
        <w:rPr>
          <w:rFonts w:ascii="Times New Roman" w:eastAsia="Times New Roman" w:hAnsi="Times New Roman" w:cs="Times New Roman"/>
          <w:bCs/>
          <w:color w:val="333333"/>
          <w:sz w:val="24"/>
          <w:szCs w:val="24"/>
          <w:lang w:eastAsia="es-CO"/>
        </w:rPr>
        <w:t>masificaron</w:t>
      </w:r>
      <w:r w:rsidRPr="002F23E0">
        <w:rPr>
          <w:rFonts w:ascii="Times New Roman" w:eastAsia="Times New Roman" w:hAnsi="Times New Roman" w:cs="Times New Roman"/>
          <w:bCs/>
          <w:color w:val="333333"/>
          <w:sz w:val="24"/>
          <w:szCs w:val="24"/>
          <w:lang w:eastAsia="es-CO"/>
        </w:rPr>
        <w:t xml:space="preserve"> </w:t>
      </w:r>
      <w:r w:rsidR="00801CD2">
        <w:rPr>
          <w:rFonts w:ascii="Times New Roman" w:eastAsia="Times New Roman" w:hAnsi="Times New Roman" w:cs="Times New Roman"/>
          <w:bCs/>
          <w:color w:val="333333"/>
          <w:sz w:val="24"/>
          <w:szCs w:val="24"/>
          <w:lang w:eastAsia="es-CO"/>
        </w:rPr>
        <w:t>debido a</w:t>
      </w:r>
      <w:r w:rsidRPr="002F23E0">
        <w:rPr>
          <w:rFonts w:ascii="Times New Roman" w:eastAsia="Times New Roman" w:hAnsi="Times New Roman" w:cs="Times New Roman"/>
          <w:bCs/>
          <w:color w:val="333333"/>
          <w:sz w:val="24"/>
          <w:szCs w:val="24"/>
          <w:lang w:eastAsia="es-CO"/>
        </w:rPr>
        <w:t xml:space="preserve"> la represión y </w:t>
      </w:r>
      <w:ins w:id="1088" w:author="Lilia Carvajal" w:date="2016-05-19T07:46:00Z">
        <w:r w:rsidR="00F50210">
          <w:rPr>
            <w:rFonts w:ascii="Times New Roman" w:eastAsia="Times New Roman" w:hAnsi="Times New Roman" w:cs="Times New Roman"/>
            <w:bCs/>
            <w:color w:val="333333"/>
            <w:sz w:val="24"/>
            <w:szCs w:val="24"/>
            <w:lang w:eastAsia="es-CO"/>
          </w:rPr>
          <w:t xml:space="preserve">a </w:t>
        </w:r>
      </w:ins>
      <w:del w:id="1089" w:author="Lilia Carvajal" w:date="2016-05-19T07:46:00Z">
        <w:r w:rsidRPr="002F23E0" w:rsidDel="00F50210">
          <w:rPr>
            <w:rFonts w:ascii="Times New Roman" w:eastAsia="Times New Roman" w:hAnsi="Times New Roman" w:cs="Times New Roman"/>
            <w:bCs/>
            <w:color w:val="333333"/>
            <w:sz w:val="24"/>
            <w:szCs w:val="24"/>
            <w:lang w:eastAsia="es-CO"/>
          </w:rPr>
          <w:delText>la cooptación impulsadas por</w:delText>
        </w:r>
      </w:del>
      <w:ins w:id="1090" w:author="Lilia Carvajal" w:date="2016-05-19T07:46:00Z">
        <w:r w:rsidR="00F50210">
          <w:rPr>
            <w:rFonts w:ascii="Times New Roman" w:eastAsia="Times New Roman" w:hAnsi="Times New Roman" w:cs="Times New Roman"/>
            <w:bCs/>
            <w:color w:val="333333"/>
            <w:sz w:val="24"/>
            <w:szCs w:val="24"/>
            <w:lang w:eastAsia="es-CO"/>
          </w:rPr>
          <w:t>los ofrecimientos de</w:t>
        </w:r>
      </w:ins>
      <w:r w:rsidRPr="002F23E0">
        <w:rPr>
          <w:rFonts w:ascii="Times New Roman" w:eastAsia="Times New Roman" w:hAnsi="Times New Roman" w:cs="Times New Roman"/>
          <w:bCs/>
          <w:color w:val="333333"/>
          <w:sz w:val="24"/>
          <w:szCs w:val="24"/>
          <w:lang w:eastAsia="es-CO"/>
        </w:rPr>
        <w:t xml:space="preserve"> la familia real</w:t>
      </w:r>
      <w:del w:id="1091" w:author="Lilia Carvajal" w:date="2016-05-19T07:46:00Z">
        <w:r w:rsidRPr="002F23E0" w:rsidDel="00F50210">
          <w:rPr>
            <w:rFonts w:ascii="Times New Roman" w:eastAsia="Times New Roman" w:hAnsi="Times New Roman" w:cs="Times New Roman"/>
            <w:bCs/>
            <w:color w:val="333333"/>
            <w:sz w:val="24"/>
            <w:szCs w:val="24"/>
            <w:lang w:eastAsia="es-CO"/>
          </w:rPr>
          <w:delText>,</w:delText>
        </w:r>
      </w:del>
      <w:r w:rsidRPr="002F23E0">
        <w:rPr>
          <w:rFonts w:ascii="Times New Roman" w:eastAsia="Times New Roman" w:hAnsi="Times New Roman" w:cs="Times New Roman"/>
          <w:bCs/>
          <w:color w:val="333333"/>
          <w:sz w:val="24"/>
          <w:szCs w:val="24"/>
          <w:lang w:eastAsia="es-CO"/>
        </w:rPr>
        <w:t xml:space="preserve"> </w:t>
      </w:r>
      <w:del w:id="1092" w:author="Lilia Carvajal" w:date="2016-05-19T07:46:00Z">
        <w:r w:rsidR="00801CD2" w:rsidDel="00F50210">
          <w:rPr>
            <w:rFonts w:ascii="Times New Roman" w:eastAsia="Times New Roman" w:hAnsi="Times New Roman" w:cs="Times New Roman"/>
            <w:bCs/>
            <w:color w:val="333333"/>
            <w:sz w:val="24"/>
            <w:szCs w:val="24"/>
            <w:lang w:eastAsia="es-CO"/>
          </w:rPr>
          <w:delText>que</w:delText>
        </w:r>
        <w:r w:rsidRPr="002F23E0" w:rsidDel="00F50210">
          <w:rPr>
            <w:rFonts w:ascii="Times New Roman" w:eastAsia="Times New Roman" w:hAnsi="Times New Roman" w:cs="Times New Roman"/>
            <w:bCs/>
            <w:color w:val="333333"/>
            <w:sz w:val="24"/>
            <w:szCs w:val="24"/>
            <w:lang w:eastAsia="es-CO"/>
          </w:rPr>
          <w:delText xml:space="preserve"> ofreció </w:delText>
        </w:r>
      </w:del>
      <w:ins w:id="1093" w:author="Lilia Carvajal" w:date="2016-05-19T07:46:00Z">
        <w:r w:rsidR="00F50210">
          <w:rPr>
            <w:rFonts w:ascii="Times New Roman" w:eastAsia="Times New Roman" w:hAnsi="Times New Roman" w:cs="Times New Roman"/>
            <w:bCs/>
            <w:color w:val="333333"/>
            <w:sz w:val="24"/>
            <w:szCs w:val="24"/>
            <w:lang w:eastAsia="es-CO"/>
          </w:rPr>
          <w:t xml:space="preserve">de </w:t>
        </w:r>
      </w:ins>
      <w:r w:rsidRPr="002F23E0">
        <w:rPr>
          <w:rFonts w:ascii="Times New Roman" w:eastAsia="Times New Roman" w:hAnsi="Times New Roman" w:cs="Times New Roman"/>
          <w:bCs/>
          <w:color w:val="333333"/>
          <w:sz w:val="24"/>
          <w:szCs w:val="24"/>
          <w:lang w:eastAsia="es-CO"/>
        </w:rPr>
        <w:t xml:space="preserve">un programa social multimillonario para hacer frente a </w:t>
      </w:r>
      <w:r w:rsidR="00801CD2">
        <w:rPr>
          <w:rFonts w:ascii="Times New Roman" w:eastAsia="Times New Roman" w:hAnsi="Times New Roman" w:cs="Times New Roman"/>
          <w:bCs/>
          <w:color w:val="333333"/>
          <w:sz w:val="24"/>
          <w:szCs w:val="24"/>
          <w:lang w:eastAsia="es-CO"/>
        </w:rPr>
        <w:t xml:space="preserve">la pobreza. </w:t>
      </w:r>
    </w:p>
    <w:p w14:paraId="3B7113DA" w14:textId="201EC041" w:rsidR="005C529E" w:rsidRDefault="00801CD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obierno reactivó las elecciones municipales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aplazadas dos años </w:t>
      </w:r>
      <w:del w:id="1094" w:author="Lilia Carvajal" w:date="2016-05-18T20:56:00Z">
        <w:r w:rsidR="005C529E" w:rsidRPr="002F23E0" w:rsidDel="00415905">
          <w:rPr>
            <w:rFonts w:ascii="Times New Roman" w:eastAsia="Times New Roman" w:hAnsi="Times New Roman" w:cs="Times New Roman"/>
            <w:bCs/>
            <w:color w:val="333333"/>
            <w:sz w:val="24"/>
            <w:szCs w:val="24"/>
            <w:lang w:eastAsia="es-CO"/>
          </w:rPr>
          <w:delText xml:space="preserve">atrás </w:delText>
        </w:r>
      </w:del>
      <w:ins w:id="1095" w:author="Lilia Carvajal" w:date="2016-05-18T20:56:00Z">
        <w:r w:rsidR="00415905">
          <w:rPr>
            <w:rFonts w:ascii="Times New Roman" w:eastAsia="Times New Roman" w:hAnsi="Times New Roman" w:cs="Times New Roman"/>
            <w:bCs/>
            <w:color w:val="333333"/>
            <w:sz w:val="24"/>
            <w:szCs w:val="24"/>
            <w:lang w:eastAsia="es-CO"/>
          </w:rPr>
          <w:t>antes</w:t>
        </w:r>
      </w:ins>
      <w:ins w:id="1096" w:author="Lilia Carvajal" w:date="2016-05-19T17:59:00Z">
        <w:r w:rsidR="00014295">
          <w:rPr>
            <w:rFonts w:ascii="Times New Roman" w:eastAsia="Times New Roman" w:hAnsi="Times New Roman" w:cs="Times New Roman"/>
            <w:bCs/>
            <w:color w:val="333333"/>
            <w:sz w:val="24"/>
            <w:szCs w:val="24"/>
            <w:lang w:eastAsia="es-CO"/>
          </w:rPr>
          <w:t>,</w:t>
        </w:r>
      </w:ins>
      <w:ins w:id="1097" w:author="Lilia Carvajal" w:date="2016-05-18T20:56:00Z">
        <w:r w:rsidR="00415905" w:rsidRPr="002F23E0">
          <w:rPr>
            <w:rFonts w:ascii="Times New Roman" w:eastAsia="Times New Roman" w:hAnsi="Times New Roman" w:cs="Times New Roman"/>
            <w:bCs/>
            <w:color w:val="333333"/>
            <w:sz w:val="24"/>
            <w:szCs w:val="24"/>
            <w:lang w:eastAsia="es-CO"/>
          </w:rPr>
          <w:t xml:space="preserve"> </w:t>
        </w:r>
      </w:ins>
      <w:r w:rsidR="005C529E" w:rsidRPr="002F23E0">
        <w:rPr>
          <w:rFonts w:ascii="Times New Roman" w:eastAsia="Times New Roman" w:hAnsi="Times New Roman" w:cs="Times New Roman"/>
          <w:bCs/>
          <w:color w:val="333333"/>
          <w:sz w:val="24"/>
          <w:szCs w:val="24"/>
          <w:lang w:eastAsia="es-CO"/>
        </w:rPr>
        <w:t>como acción preventiva para frenar las protestas</w:t>
      </w:r>
      <w:r>
        <w:rPr>
          <w:rFonts w:ascii="Times New Roman" w:eastAsia="Times New Roman" w:hAnsi="Times New Roman" w:cs="Times New Roman"/>
          <w:bCs/>
          <w:color w:val="333333"/>
          <w:sz w:val="24"/>
          <w:szCs w:val="24"/>
          <w:lang w:eastAsia="es-CO"/>
        </w:rPr>
        <w:t xml:space="preserve"> que </w:t>
      </w:r>
      <w:r w:rsidR="005C529E" w:rsidRPr="002F23E0">
        <w:rPr>
          <w:rFonts w:ascii="Times New Roman" w:eastAsia="Times New Roman" w:hAnsi="Times New Roman" w:cs="Times New Roman"/>
          <w:bCs/>
          <w:color w:val="333333"/>
          <w:sz w:val="24"/>
          <w:szCs w:val="24"/>
          <w:lang w:eastAsia="es-CO"/>
        </w:rPr>
        <w:t xml:space="preserve">se produjeron entre los meses de febrero y mayo de 2011.  </w:t>
      </w:r>
    </w:p>
    <w:p w14:paraId="7C136F7A" w14:textId="4ADEA493" w:rsidR="00B630B4" w:rsidRPr="002F23E0" w:rsidRDefault="007472C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En la actualidad, existen numerosos reclamos por parte de las mujeres de ese país, quienes exigen </w:t>
      </w:r>
      <w:r w:rsidR="00A71A16">
        <w:rPr>
          <w:rFonts w:ascii="Times New Roman" w:eastAsia="Times New Roman" w:hAnsi="Times New Roman" w:cs="Times New Roman"/>
          <w:bCs/>
          <w:color w:val="333333"/>
          <w:sz w:val="24"/>
          <w:szCs w:val="24"/>
          <w:lang w:eastAsia="es-CO"/>
        </w:rPr>
        <w:t>el fin de una serie de restricciones a la vestimenta, la conducción de automóviles y a diferentes trabajos</w:t>
      </w:r>
      <w:r>
        <w:rPr>
          <w:rFonts w:ascii="Times New Roman" w:eastAsia="Times New Roman" w:hAnsi="Times New Roman" w:cs="Times New Roman"/>
          <w:bCs/>
          <w:color w:val="333333"/>
          <w:sz w:val="24"/>
          <w:szCs w:val="24"/>
          <w:lang w:eastAsia="es-CO"/>
        </w:rPr>
        <w:t>.</w:t>
      </w:r>
      <w:r w:rsidR="00A71A16">
        <w:rPr>
          <w:rFonts w:ascii="Times New Roman" w:eastAsia="Times New Roman" w:hAnsi="Times New Roman" w:cs="Times New Roman"/>
          <w:bCs/>
          <w:color w:val="333333"/>
          <w:sz w:val="24"/>
          <w:szCs w:val="24"/>
          <w:lang w:eastAsia="es-CO"/>
        </w:rPr>
        <w:t xml:space="preserve"> Como resultado, la monarquía permitió la participación de las mujeres en elecciones municipales y presentarse como candidatas </w:t>
      </w:r>
      <w:del w:id="1098" w:author="Lilia Carvajal" w:date="2016-05-18T20:57:00Z">
        <w:r w:rsidR="00A71A16" w:rsidDel="00415905">
          <w:rPr>
            <w:rFonts w:ascii="Times New Roman" w:eastAsia="Times New Roman" w:hAnsi="Times New Roman" w:cs="Times New Roman"/>
            <w:bCs/>
            <w:color w:val="333333"/>
            <w:sz w:val="24"/>
            <w:szCs w:val="24"/>
            <w:lang w:eastAsia="es-CO"/>
          </w:rPr>
          <w:delText>en las mismas</w:delText>
        </w:r>
      </w:del>
      <w:ins w:id="1099" w:author="Lilia Carvajal" w:date="2016-05-18T20:57:00Z">
        <w:r w:rsidR="00415905">
          <w:rPr>
            <w:rFonts w:ascii="Times New Roman" w:eastAsia="Times New Roman" w:hAnsi="Times New Roman" w:cs="Times New Roman"/>
            <w:bCs/>
            <w:color w:val="333333"/>
            <w:sz w:val="24"/>
            <w:szCs w:val="24"/>
            <w:lang w:eastAsia="es-CO"/>
          </w:rPr>
          <w:t>a estas</w:t>
        </w:r>
      </w:ins>
      <w:r w:rsidR="00A71A16">
        <w:rPr>
          <w:rFonts w:ascii="Times New Roman" w:eastAsia="Times New Roman" w:hAnsi="Times New Roman" w:cs="Times New Roman"/>
          <w:bCs/>
          <w:color w:val="333333"/>
          <w:sz w:val="24"/>
          <w:szCs w:val="24"/>
          <w:lang w:eastAsia="es-CO"/>
        </w:rPr>
        <w:t xml:space="preserve"> a partir de 2015.</w:t>
      </w:r>
    </w:p>
    <w:p w14:paraId="10A8A0FF" w14:textId="77777777"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6522B2">
        <w:rPr>
          <w:rFonts w:ascii="Times" w:hAnsi="Times"/>
          <w:b/>
        </w:rPr>
        <w:t>2</w:t>
      </w:r>
      <w:r w:rsidR="00724153" w:rsidRPr="002D46F9">
        <w:rPr>
          <w:rFonts w:ascii="Times" w:hAnsi="Times"/>
          <w:b/>
        </w:rPr>
        <w:t>.7</w:t>
      </w:r>
      <w:r w:rsidRPr="002D46F9">
        <w:rPr>
          <w:rFonts w:ascii="Times" w:hAnsi="Times"/>
          <w:b/>
        </w:rPr>
        <w:t xml:space="preserve"> </w:t>
      </w:r>
      <w:r w:rsidR="005C529E" w:rsidRPr="002D46F9">
        <w:rPr>
          <w:rFonts w:ascii="Times" w:hAnsi="Times"/>
          <w:b/>
        </w:rPr>
        <w:t>Omán</w:t>
      </w:r>
    </w:p>
    <w:p w14:paraId="30350BE9" w14:textId="13F0CA71" w:rsidR="00206985"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Omán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el G</w:t>
      </w:r>
      <w:r w:rsidR="005C529E" w:rsidRPr="002F23E0">
        <w:rPr>
          <w:rFonts w:ascii="Times New Roman" w:eastAsia="Times New Roman" w:hAnsi="Times New Roman" w:cs="Times New Roman"/>
          <w:bCs/>
          <w:color w:val="333333"/>
          <w:sz w:val="24"/>
          <w:szCs w:val="24"/>
          <w:lang w:eastAsia="es-CO"/>
        </w:rPr>
        <w:t xml:space="preserve">obierno del sultán </w:t>
      </w:r>
      <w:ins w:id="1100" w:author="Lilia Carvajal" w:date="2016-05-19T07:50:00Z">
        <w:r w:rsidR="00353872" w:rsidRPr="00353872">
          <w:rPr>
            <w:rFonts w:ascii="Times New Roman" w:eastAsia="Times New Roman" w:hAnsi="Times New Roman" w:cs="Times New Roman"/>
            <w:bCs/>
            <w:color w:val="333333"/>
            <w:sz w:val="24"/>
            <w:szCs w:val="24"/>
            <w:lang w:eastAsia="es-CO"/>
          </w:rPr>
          <w:t>Qabus bin Said al Said</w:t>
        </w:r>
      </w:ins>
      <w:del w:id="1101" w:author="Lilia Carvajal" w:date="2016-05-19T07:50:00Z">
        <w:r w:rsidR="005C529E" w:rsidRPr="002F23E0" w:rsidDel="00353872">
          <w:rPr>
            <w:rFonts w:ascii="Times New Roman" w:eastAsia="Times New Roman" w:hAnsi="Times New Roman" w:cs="Times New Roman"/>
            <w:bCs/>
            <w:color w:val="333333"/>
            <w:sz w:val="24"/>
            <w:szCs w:val="24"/>
            <w:lang w:eastAsia="es-CO"/>
          </w:rPr>
          <w:delText>Qabús</w:delText>
        </w:r>
      </w:del>
      <w:r w:rsidR="005C529E" w:rsidRPr="002F23E0">
        <w:rPr>
          <w:rFonts w:ascii="Times New Roman" w:eastAsia="Times New Roman" w:hAnsi="Times New Roman" w:cs="Times New Roman"/>
          <w:bCs/>
          <w:color w:val="333333"/>
          <w:sz w:val="24"/>
          <w:szCs w:val="24"/>
          <w:lang w:eastAsia="es-CO"/>
        </w:rPr>
        <w:t xml:space="preserve"> logró frenar l</w:t>
      </w:r>
      <w:ins w:id="1102" w:author="Lilia Carvajal" w:date="2016-05-19T07:40:00Z">
        <w:r w:rsidR="00F50210">
          <w:rPr>
            <w:rFonts w:ascii="Times New Roman" w:eastAsia="Times New Roman" w:hAnsi="Times New Roman" w:cs="Times New Roman"/>
            <w:bCs/>
            <w:color w:val="333333"/>
            <w:sz w:val="24"/>
            <w:szCs w:val="24"/>
            <w:lang w:eastAsia="es-CO"/>
          </w:rPr>
          <w:t>o</w:t>
        </w:r>
      </w:ins>
      <w:del w:id="1103" w:author="Lilia Carvajal" w:date="2016-05-19T07:40:00Z">
        <w:r w:rsidR="005C529E" w:rsidRPr="002F23E0" w:rsidDel="00F50210">
          <w:rPr>
            <w:rFonts w:ascii="Times New Roman" w:eastAsia="Times New Roman" w:hAnsi="Times New Roman" w:cs="Times New Roman"/>
            <w:bCs/>
            <w:color w:val="333333"/>
            <w:sz w:val="24"/>
            <w:szCs w:val="24"/>
            <w:lang w:eastAsia="es-CO"/>
          </w:rPr>
          <w:delText>a</w:delText>
        </w:r>
      </w:del>
      <w:r w:rsidR="005C529E" w:rsidRPr="002F23E0">
        <w:rPr>
          <w:rFonts w:ascii="Times New Roman" w:eastAsia="Times New Roman" w:hAnsi="Times New Roman" w:cs="Times New Roman"/>
          <w:bCs/>
          <w:color w:val="333333"/>
          <w:sz w:val="24"/>
          <w:szCs w:val="24"/>
          <w:lang w:eastAsia="es-CO"/>
        </w:rPr>
        <w:t xml:space="preserve">s </w:t>
      </w:r>
      <w:del w:id="1104" w:author="Lilia Carvajal" w:date="2016-05-19T07:40:00Z">
        <w:r w:rsidR="005C529E" w:rsidRPr="002F23E0" w:rsidDel="00F50210">
          <w:rPr>
            <w:rFonts w:ascii="Times New Roman" w:eastAsia="Times New Roman" w:hAnsi="Times New Roman" w:cs="Times New Roman"/>
            <w:bCs/>
            <w:color w:val="333333"/>
            <w:sz w:val="24"/>
            <w:szCs w:val="24"/>
            <w:lang w:eastAsia="es-CO"/>
          </w:rPr>
          <w:delText xml:space="preserve">protestas </w:delText>
        </w:r>
      </w:del>
      <w:ins w:id="1105" w:author="Lilia Carvajal" w:date="2016-05-19T07:40:00Z">
        <w:r w:rsidR="00F50210">
          <w:rPr>
            <w:rFonts w:ascii="Times New Roman" w:eastAsia="Times New Roman" w:hAnsi="Times New Roman" w:cs="Times New Roman"/>
            <w:bCs/>
            <w:color w:val="333333"/>
            <w:sz w:val="24"/>
            <w:szCs w:val="24"/>
            <w:lang w:eastAsia="es-CO"/>
          </w:rPr>
          <w:t>movimientos</w:t>
        </w:r>
        <w:r w:rsidR="00F50210" w:rsidRPr="002F23E0">
          <w:rPr>
            <w:rFonts w:ascii="Times New Roman" w:eastAsia="Times New Roman" w:hAnsi="Times New Roman" w:cs="Times New Roman"/>
            <w:bCs/>
            <w:color w:val="333333"/>
            <w:sz w:val="24"/>
            <w:szCs w:val="24"/>
            <w:lang w:eastAsia="es-CO"/>
          </w:rPr>
          <w:t xml:space="preserve"> </w:t>
        </w:r>
      </w:ins>
      <w:r w:rsidR="005C529E" w:rsidRPr="002F23E0">
        <w:rPr>
          <w:rFonts w:ascii="Times New Roman" w:eastAsia="Times New Roman" w:hAnsi="Times New Roman" w:cs="Times New Roman"/>
          <w:bCs/>
          <w:color w:val="333333"/>
          <w:sz w:val="24"/>
          <w:szCs w:val="24"/>
          <w:lang w:eastAsia="es-CO"/>
        </w:rPr>
        <w:t xml:space="preserve">sociales. </w:t>
      </w:r>
      <w:del w:id="1106" w:author="Lilia Carvajal" w:date="2016-05-18T20:57:00Z">
        <w:r w:rsidR="005C529E" w:rsidRPr="002F23E0" w:rsidDel="00415905">
          <w:rPr>
            <w:rFonts w:ascii="Times New Roman" w:eastAsia="Times New Roman" w:hAnsi="Times New Roman" w:cs="Times New Roman"/>
            <w:bCs/>
            <w:color w:val="333333"/>
            <w:sz w:val="24"/>
            <w:szCs w:val="24"/>
            <w:lang w:eastAsia="es-CO"/>
          </w:rPr>
          <w:delText xml:space="preserve">La </w:delText>
        </w:r>
      </w:del>
      <w:ins w:id="1107" w:author="Lilia Carvajal" w:date="2016-05-18T20:57:00Z">
        <w:r w:rsidR="00415905">
          <w:rPr>
            <w:rFonts w:ascii="Times New Roman" w:eastAsia="Times New Roman" w:hAnsi="Times New Roman" w:cs="Times New Roman"/>
            <w:bCs/>
            <w:color w:val="333333"/>
            <w:sz w:val="24"/>
            <w:szCs w:val="24"/>
            <w:lang w:eastAsia="es-CO"/>
          </w:rPr>
          <w:t>Su</w:t>
        </w:r>
        <w:r w:rsidR="00415905" w:rsidRPr="002F23E0">
          <w:rPr>
            <w:rFonts w:ascii="Times New Roman" w:eastAsia="Times New Roman" w:hAnsi="Times New Roman" w:cs="Times New Roman"/>
            <w:bCs/>
            <w:color w:val="333333"/>
            <w:sz w:val="24"/>
            <w:szCs w:val="24"/>
            <w:lang w:eastAsia="es-CO"/>
          </w:rPr>
          <w:t xml:space="preserve"> </w:t>
        </w:r>
      </w:ins>
      <w:del w:id="1108" w:author="Lilia Carvajal" w:date="2016-05-18T20:58:00Z">
        <w:r w:rsidR="005C529E" w:rsidRPr="002F23E0" w:rsidDel="00415905">
          <w:rPr>
            <w:rFonts w:ascii="Times New Roman" w:eastAsia="Times New Roman" w:hAnsi="Times New Roman" w:cs="Times New Roman"/>
            <w:bCs/>
            <w:color w:val="333333"/>
            <w:sz w:val="24"/>
            <w:szCs w:val="24"/>
            <w:lang w:eastAsia="es-CO"/>
          </w:rPr>
          <w:delText xml:space="preserve">política </w:delText>
        </w:r>
      </w:del>
      <w:ins w:id="1109" w:author="Lilia Carvajal" w:date="2016-05-18T20:58:00Z">
        <w:r w:rsidR="00415905">
          <w:rPr>
            <w:rFonts w:ascii="Times New Roman" w:eastAsia="Times New Roman" w:hAnsi="Times New Roman" w:cs="Times New Roman"/>
            <w:bCs/>
            <w:color w:val="333333"/>
            <w:sz w:val="24"/>
            <w:szCs w:val="24"/>
            <w:lang w:eastAsia="es-CO"/>
          </w:rPr>
          <w:t>estrategia</w:t>
        </w:r>
        <w:r w:rsidR="00415905" w:rsidRPr="002F23E0">
          <w:rPr>
            <w:rFonts w:ascii="Times New Roman" w:eastAsia="Times New Roman" w:hAnsi="Times New Roman" w:cs="Times New Roman"/>
            <w:bCs/>
            <w:color w:val="333333"/>
            <w:sz w:val="24"/>
            <w:szCs w:val="24"/>
            <w:lang w:eastAsia="es-CO"/>
          </w:rPr>
          <w:t xml:space="preserve"> </w:t>
        </w:r>
      </w:ins>
      <w:del w:id="1110" w:author="Lilia Carvajal" w:date="2016-05-18T20:57:00Z">
        <w:r w:rsidR="005C529E" w:rsidRPr="002F23E0" w:rsidDel="00415905">
          <w:rPr>
            <w:rFonts w:ascii="Times New Roman" w:eastAsia="Times New Roman" w:hAnsi="Times New Roman" w:cs="Times New Roman"/>
            <w:bCs/>
            <w:color w:val="333333"/>
            <w:sz w:val="24"/>
            <w:szCs w:val="24"/>
            <w:lang w:eastAsia="es-CO"/>
          </w:rPr>
          <w:delText>del sultán fue</w:delText>
        </w:r>
      </w:del>
      <w:ins w:id="1111" w:author="Lilia Carvajal" w:date="2016-05-18T20:57:00Z">
        <w:r w:rsidR="00415905">
          <w:rPr>
            <w:rFonts w:ascii="Times New Roman" w:eastAsia="Times New Roman" w:hAnsi="Times New Roman" w:cs="Times New Roman"/>
            <w:bCs/>
            <w:color w:val="333333"/>
            <w:sz w:val="24"/>
            <w:szCs w:val="24"/>
            <w:lang w:eastAsia="es-CO"/>
          </w:rPr>
          <w:t>consistió</w:t>
        </w:r>
      </w:ins>
      <w:ins w:id="1112" w:author="Lilia Carvajal" w:date="2016-05-18T20:58:00Z">
        <w:r w:rsidR="00415905">
          <w:rPr>
            <w:rFonts w:ascii="Times New Roman" w:eastAsia="Times New Roman" w:hAnsi="Times New Roman" w:cs="Times New Roman"/>
            <w:bCs/>
            <w:color w:val="333333"/>
            <w:sz w:val="24"/>
            <w:szCs w:val="24"/>
            <w:lang w:eastAsia="es-CO"/>
          </w:rPr>
          <w:t xml:space="preserve"> en</w:t>
        </w:r>
      </w:ins>
      <w:r w:rsidR="005C529E"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paquete de medidas económicas y políticas que encau</w:t>
      </w:r>
      <w:ins w:id="1113" w:author="Lilia Carvajal" w:date="2016-05-18T20:58:00Z">
        <w:r w:rsidR="00415905">
          <w:rPr>
            <w:rFonts w:ascii="Times New Roman" w:eastAsia="Times New Roman" w:hAnsi="Times New Roman" w:cs="Times New Roman"/>
            <w:bCs/>
            <w:color w:val="333333"/>
            <w:sz w:val="24"/>
            <w:szCs w:val="24"/>
            <w:lang w:eastAsia="es-CO"/>
          </w:rPr>
          <w:t>z</w:t>
        </w:r>
      </w:ins>
      <w:del w:id="1114" w:author="Lilia Carvajal" w:date="2016-05-18T20:58:00Z">
        <w:r w:rsidR="005C529E" w:rsidRPr="002F23E0" w:rsidDel="00415905">
          <w:rPr>
            <w:rFonts w:ascii="Times New Roman" w:eastAsia="Times New Roman" w:hAnsi="Times New Roman" w:cs="Times New Roman"/>
            <w:bCs/>
            <w:color w:val="333333"/>
            <w:sz w:val="24"/>
            <w:szCs w:val="24"/>
            <w:lang w:eastAsia="es-CO"/>
          </w:rPr>
          <w:delText>s</w:delText>
        </w:r>
      </w:del>
      <w:r w:rsidR="005C529E" w:rsidRPr="002F23E0">
        <w:rPr>
          <w:rFonts w:ascii="Times New Roman" w:eastAsia="Times New Roman" w:hAnsi="Times New Roman" w:cs="Times New Roman"/>
          <w:bCs/>
          <w:color w:val="333333"/>
          <w:sz w:val="24"/>
          <w:szCs w:val="24"/>
          <w:lang w:eastAsia="es-CO"/>
        </w:rPr>
        <w:t xml:space="preserve">aron las protestas e impidieron su continuidad. </w:t>
      </w:r>
    </w:p>
    <w:p w14:paraId="7E16C91A" w14:textId="3739DBB8"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el campo político</w:t>
      </w:r>
      <w:r w:rsidR="00CF438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el sultán ofreció ampliar el poder legislativo y el control del Consejo Consultivo. Las protestas </w:t>
      </w:r>
      <w:r w:rsidR="00724153">
        <w:rPr>
          <w:rFonts w:ascii="Times New Roman" w:eastAsia="Times New Roman" w:hAnsi="Times New Roman" w:cs="Times New Roman"/>
          <w:bCs/>
          <w:color w:val="333333"/>
          <w:sz w:val="24"/>
          <w:szCs w:val="24"/>
          <w:lang w:eastAsia="es-CO"/>
        </w:rPr>
        <w:t>se desarrollaron</w:t>
      </w:r>
      <w:r w:rsidRPr="002F23E0">
        <w:rPr>
          <w:rFonts w:ascii="Times New Roman" w:eastAsia="Times New Roman" w:hAnsi="Times New Roman" w:cs="Times New Roman"/>
          <w:bCs/>
          <w:color w:val="333333"/>
          <w:sz w:val="24"/>
          <w:szCs w:val="24"/>
          <w:lang w:eastAsia="es-CO"/>
        </w:rPr>
        <w:t xml:space="preserve"> de enero a mayo de 2011.</w:t>
      </w:r>
      <w:r w:rsidR="00A71A16">
        <w:rPr>
          <w:rFonts w:ascii="Times New Roman" w:eastAsia="Times New Roman" w:hAnsi="Times New Roman" w:cs="Times New Roman"/>
          <w:bCs/>
          <w:color w:val="333333"/>
          <w:sz w:val="24"/>
          <w:szCs w:val="24"/>
          <w:lang w:eastAsia="es-CO"/>
        </w:rPr>
        <w:t xml:space="preserve"> Sin embargo</w:t>
      </w:r>
      <w:del w:id="1115" w:author="Lilia Carvajal" w:date="2016-05-19T07:48:00Z">
        <w:r w:rsidR="00A71A16" w:rsidDel="00353872">
          <w:rPr>
            <w:rFonts w:ascii="Times New Roman" w:eastAsia="Times New Roman" w:hAnsi="Times New Roman" w:cs="Times New Roman"/>
            <w:bCs/>
            <w:color w:val="333333"/>
            <w:sz w:val="24"/>
            <w:szCs w:val="24"/>
            <w:lang w:eastAsia="es-CO"/>
          </w:rPr>
          <w:delText>,</w:delText>
        </w:r>
      </w:del>
      <w:r w:rsidR="00A71A16">
        <w:rPr>
          <w:rFonts w:ascii="Times New Roman" w:eastAsia="Times New Roman" w:hAnsi="Times New Roman" w:cs="Times New Roman"/>
          <w:bCs/>
          <w:color w:val="333333"/>
          <w:sz w:val="24"/>
          <w:szCs w:val="24"/>
          <w:lang w:eastAsia="es-CO"/>
        </w:rPr>
        <w:t xml:space="preserve"> el </w:t>
      </w:r>
      <w:ins w:id="1116" w:author="Lilia Carvajal" w:date="2016-05-19T07:48:00Z">
        <w:r w:rsidR="00353872">
          <w:rPr>
            <w:rFonts w:ascii="Times New Roman" w:eastAsia="Times New Roman" w:hAnsi="Times New Roman" w:cs="Times New Roman"/>
            <w:bCs/>
            <w:color w:val="333333"/>
            <w:sz w:val="24"/>
            <w:szCs w:val="24"/>
            <w:lang w:eastAsia="es-CO"/>
          </w:rPr>
          <w:t>G</w:t>
        </w:r>
      </w:ins>
      <w:del w:id="1117" w:author="Lilia Carvajal" w:date="2016-05-19T07:48:00Z">
        <w:r w:rsidR="00A71A16" w:rsidDel="00353872">
          <w:rPr>
            <w:rFonts w:ascii="Times New Roman" w:eastAsia="Times New Roman" w:hAnsi="Times New Roman" w:cs="Times New Roman"/>
            <w:bCs/>
            <w:color w:val="333333"/>
            <w:sz w:val="24"/>
            <w:szCs w:val="24"/>
            <w:lang w:eastAsia="es-CO"/>
          </w:rPr>
          <w:delText>g</w:delText>
        </w:r>
      </w:del>
      <w:r w:rsidR="00A71A16">
        <w:rPr>
          <w:rFonts w:ascii="Times New Roman" w:eastAsia="Times New Roman" w:hAnsi="Times New Roman" w:cs="Times New Roman"/>
          <w:bCs/>
          <w:color w:val="333333"/>
          <w:sz w:val="24"/>
          <w:szCs w:val="24"/>
          <w:lang w:eastAsia="es-CO"/>
        </w:rPr>
        <w:t>obierno sigue enfrentando la rebelión separatista en la región de Dhofar, limítrofe con Yemen.</w:t>
      </w:r>
    </w:p>
    <w:tbl>
      <w:tblPr>
        <w:tblStyle w:val="Tablaconcuadrcula"/>
        <w:tblW w:w="0" w:type="auto"/>
        <w:tblLook w:val="04A0" w:firstRow="1" w:lastRow="0" w:firstColumn="1" w:lastColumn="0" w:noHBand="0" w:noVBand="1"/>
      </w:tblPr>
      <w:tblGrid>
        <w:gridCol w:w="2518"/>
        <w:gridCol w:w="6515"/>
      </w:tblGrid>
      <w:tr w:rsidR="00B630B4" w:rsidRPr="005D1738" w14:paraId="382B9B1C" w14:textId="77777777" w:rsidTr="00AB5076">
        <w:tc>
          <w:tcPr>
            <w:tcW w:w="9033" w:type="dxa"/>
            <w:gridSpan w:val="2"/>
            <w:shd w:val="clear" w:color="auto" w:fill="0D0D0D" w:themeFill="text1" w:themeFillTint="F2"/>
          </w:tcPr>
          <w:p w14:paraId="4B2DD405" w14:textId="77777777"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14:paraId="6387E90F" w14:textId="77777777" w:rsidTr="00AB5076">
        <w:tc>
          <w:tcPr>
            <w:tcW w:w="2518" w:type="dxa"/>
          </w:tcPr>
          <w:p w14:paraId="7BEA4C19" w14:textId="77777777"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6764D7F" w14:textId="129A067D"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ins w:id="1118" w:author="Cuenta Microsoft" w:date="2016-05-20T11:35:00Z">
              <w:r w:rsidR="00995857">
                <w:rPr>
                  <w:rFonts w:ascii="Times New Roman" w:hAnsi="Times New Roman" w:cs="Times New Roman"/>
                  <w:color w:val="000000"/>
                  <w:sz w:val="18"/>
                  <w:szCs w:val="18"/>
                </w:rPr>
                <w:t>16</w:t>
              </w:r>
            </w:ins>
            <w:del w:id="1119" w:author="Cuenta Microsoft" w:date="2016-05-20T11:34:00Z">
              <w:r w:rsidR="00FF73D3" w:rsidDel="00995857">
                <w:rPr>
                  <w:rFonts w:ascii="Times New Roman" w:hAnsi="Times New Roman" w:cs="Times New Roman"/>
                  <w:color w:val="000000"/>
                  <w:sz w:val="18"/>
                  <w:szCs w:val="18"/>
                </w:rPr>
                <w:delText>29</w:delText>
              </w:r>
            </w:del>
          </w:p>
        </w:tc>
      </w:tr>
      <w:tr w:rsidR="00B630B4" w14:paraId="0B00B8AE" w14:textId="77777777" w:rsidTr="00AB5076">
        <w:tc>
          <w:tcPr>
            <w:tcW w:w="2518" w:type="dxa"/>
          </w:tcPr>
          <w:p w14:paraId="7004E22D"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665D09D" w14:textId="77777777" w:rsidR="00B630B4" w:rsidRPr="00E462B5" w:rsidRDefault="00206985"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mercado en Omán</w:t>
            </w:r>
          </w:p>
        </w:tc>
      </w:tr>
      <w:tr w:rsidR="00B630B4" w14:paraId="1DCC1ED4" w14:textId="77777777" w:rsidTr="00AB5076">
        <w:tc>
          <w:tcPr>
            <w:tcW w:w="2518" w:type="dxa"/>
          </w:tcPr>
          <w:p w14:paraId="35B9B40B"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03CD2C1" w14:textId="77777777" w:rsidR="00B630B4" w:rsidRDefault="00206985" w:rsidP="00AB5076">
            <w:pPr>
              <w:rPr>
                <w:rFonts w:ascii="Times New Roman" w:hAnsi="Times New Roman" w:cs="Times New Roman"/>
                <w:color w:val="000000"/>
                <w:sz w:val="18"/>
                <w:szCs w:val="18"/>
              </w:rPr>
            </w:pPr>
            <w:r>
              <w:rPr>
                <w:noProof/>
                <w:lang w:eastAsia="es-CO"/>
              </w:rPr>
              <w:drawing>
                <wp:inline distT="0" distB="0" distL="0" distR="0" wp14:anchorId="44123A8B" wp14:editId="0A5CAE5B">
                  <wp:extent cx="1147821" cy="819338"/>
                  <wp:effectExtent l="0" t="0" r="0" b="0"/>
                  <wp:docPr id="23" name="Imagen 23" descr="http://thumb9.shutterstock.com/display_pic_with_logo/668929/258955682/stock-photo-muttrah-oman-dec-omani-people-at-al-dhalam-souq-in-muttrah-oman-it-s-one-of-the-oldest-258955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9.shutterstock.com/display_pic_with_logo/668929/258955682/stock-photo-muttrah-oman-dec-omani-people-at-al-dhalam-souq-in-muttrah-oman-it-s-one-of-the-oldest-25895568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85596" cy="846303"/>
                          </a:xfrm>
                          <a:prstGeom prst="rect">
                            <a:avLst/>
                          </a:prstGeom>
                          <a:noFill/>
                          <a:ln>
                            <a:noFill/>
                          </a:ln>
                        </pic:spPr>
                      </pic:pic>
                    </a:graphicData>
                  </a:graphic>
                </wp:inline>
              </w:drawing>
            </w:r>
          </w:p>
          <w:p w14:paraId="286DF7E7" w14:textId="77777777" w:rsidR="00206985" w:rsidRPr="00E462B5" w:rsidRDefault="00061134" w:rsidP="00AB5076">
            <w:pPr>
              <w:rPr>
                <w:rFonts w:ascii="Times New Roman" w:hAnsi="Times New Roman" w:cs="Times New Roman"/>
                <w:color w:val="000000"/>
                <w:sz w:val="18"/>
                <w:szCs w:val="18"/>
              </w:rPr>
            </w:pPr>
            <w:hyperlink r:id="rId38" w:history="1">
              <w:r w:rsidR="00A71A16" w:rsidRPr="005B44D9">
                <w:rPr>
                  <w:rStyle w:val="Hipervnculo"/>
                  <w:rFonts w:ascii="Times New Roman" w:hAnsi="Times New Roman" w:cs="Times New Roman"/>
                  <w:sz w:val="18"/>
                  <w:szCs w:val="18"/>
                </w:rPr>
                <w:t>http://thumb9.shutterstock.com/display_pic_with_logo/668929/258955682/stock-photo-muttrah-oman-dec-omani-people-at-al-dhalam-souq-in-muttrah-oman-it-s-one-of-the-oldest-258955682.jpg</w:t>
              </w:r>
            </w:hyperlink>
          </w:p>
        </w:tc>
      </w:tr>
      <w:tr w:rsidR="00B630B4" w14:paraId="736C7373" w14:textId="77777777" w:rsidTr="00AB5076">
        <w:tc>
          <w:tcPr>
            <w:tcW w:w="2518" w:type="dxa"/>
          </w:tcPr>
          <w:p w14:paraId="3AC7708D"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0359A48" w14:textId="77777777" w:rsidR="00B630B4" w:rsidRPr="00E462B5" w:rsidRDefault="00206985" w:rsidP="00206985">
            <w:pPr>
              <w:rPr>
                <w:rFonts w:ascii="Times New Roman" w:hAnsi="Times New Roman" w:cs="Times New Roman"/>
                <w:color w:val="000000"/>
                <w:sz w:val="18"/>
                <w:szCs w:val="18"/>
              </w:rPr>
            </w:pPr>
            <w:r w:rsidRPr="00206985">
              <w:rPr>
                <w:rFonts w:ascii="Times New Roman" w:hAnsi="Times New Roman" w:cs="Times New Roman"/>
                <w:color w:val="000000"/>
                <w:sz w:val="18"/>
                <w:szCs w:val="18"/>
              </w:rPr>
              <w:t>Seg</w:t>
            </w:r>
            <w:r w:rsidRPr="00206985">
              <w:rPr>
                <w:rFonts w:ascii="Times New Roman" w:hAnsi="Times New Roman" w:cs="Times New Roman" w:hint="cs"/>
                <w:color w:val="000000"/>
                <w:sz w:val="18"/>
                <w:szCs w:val="18"/>
              </w:rPr>
              <w:t>ú</w:t>
            </w:r>
            <w:r w:rsidRPr="00206985">
              <w:rPr>
                <w:rFonts w:ascii="Times New Roman" w:hAnsi="Times New Roman" w:cs="Times New Roman"/>
                <w:color w:val="000000"/>
                <w:sz w:val="18"/>
                <w:szCs w:val="18"/>
              </w:rPr>
              <w:t xml:space="preserve">n </w:t>
            </w:r>
            <w:r w:rsidR="00023130">
              <w:rPr>
                <w:rFonts w:ascii="Times New Roman" w:hAnsi="Times New Roman" w:cs="Times New Roman"/>
                <w:color w:val="000000"/>
                <w:sz w:val="18"/>
                <w:szCs w:val="18"/>
              </w:rPr>
              <w:t xml:space="preserve">los </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ndices internacionales, Om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n </w:t>
            </w:r>
            <w:r>
              <w:rPr>
                <w:rFonts w:ascii="Times New Roman" w:hAnsi="Times New Roman" w:cs="Times New Roman"/>
                <w:color w:val="000000"/>
                <w:sz w:val="18"/>
                <w:szCs w:val="18"/>
              </w:rPr>
              <w:t>es</w:t>
            </w:r>
            <w:r w:rsidRPr="00206985">
              <w:rPr>
                <w:rFonts w:ascii="Times New Roman" w:hAnsi="Times New Roman" w:cs="Times New Roman"/>
                <w:color w:val="000000"/>
                <w:sz w:val="18"/>
                <w:szCs w:val="18"/>
              </w:rPr>
              <w:t xml:space="preserve"> uno de los pa</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ses 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s desarrollados y estables del mundo </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rabe</w:t>
            </w:r>
            <w:r>
              <w:rPr>
                <w:rFonts w:ascii="Times New Roman" w:hAnsi="Times New Roman" w:cs="Times New Roman"/>
                <w:color w:val="000000"/>
                <w:sz w:val="18"/>
                <w:szCs w:val="18"/>
              </w:rPr>
              <w:t>.</w:t>
            </w:r>
          </w:p>
        </w:tc>
      </w:tr>
    </w:tbl>
    <w:p w14:paraId="229604EE" w14:textId="77777777"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7047E591" w14:textId="77777777"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006522B2">
        <w:rPr>
          <w:rFonts w:ascii="Times" w:hAnsi="Times"/>
          <w:b/>
        </w:rPr>
        <w:t>2</w:t>
      </w:r>
      <w:r w:rsidR="00724153" w:rsidRPr="002D46F9">
        <w:rPr>
          <w:rFonts w:ascii="Times" w:hAnsi="Times"/>
          <w:b/>
        </w:rPr>
        <w:t>.8</w:t>
      </w:r>
      <w:r w:rsidRPr="002D46F9">
        <w:rPr>
          <w:rFonts w:ascii="Times" w:hAnsi="Times"/>
          <w:b/>
        </w:rPr>
        <w:t xml:space="preserve"> </w:t>
      </w:r>
      <w:r w:rsidR="005C529E" w:rsidRPr="002D46F9">
        <w:rPr>
          <w:rFonts w:ascii="Times" w:hAnsi="Times"/>
          <w:b/>
        </w:rPr>
        <w:t>Siria</w:t>
      </w:r>
    </w:p>
    <w:p w14:paraId="113ED3FB" w14:textId="4E2134C1" w:rsidR="0070173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Siria se </w:t>
      </w:r>
      <w:r w:rsidR="00724153">
        <w:rPr>
          <w:rFonts w:ascii="Times New Roman" w:eastAsia="Times New Roman" w:hAnsi="Times New Roman" w:cs="Times New Roman"/>
          <w:bCs/>
          <w:color w:val="333333"/>
          <w:sz w:val="24"/>
          <w:szCs w:val="24"/>
          <w:lang w:eastAsia="es-CO"/>
        </w:rPr>
        <w:t>presenta</w:t>
      </w:r>
      <w:r w:rsidRPr="002F23E0">
        <w:rPr>
          <w:rFonts w:ascii="Times New Roman" w:eastAsia="Times New Roman" w:hAnsi="Times New Roman" w:cs="Times New Roman"/>
          <w:bCs/>
          <w:color w:val="333333"/>
          <w:sz w:val="24"/>
          <w:szCs w:val="24"/>
          <w:lang w:eastAsia="es-CO"/>
        </w:rPr>
        <w:t xml:space="preserve"> el </w:t>
      </w:r>
      <w:r w:rsidR="00CF438F">
        <w:rPr>
          <w:rFonts w:ascii="Times New Roman" w:eastAsia="Times New Roman" w:hAnsi="Times New Roman" w:cs="Times New Roman"/>
          <w:bCs/>
          <w:color w:val="333333"/>
          <w:sz w:val="24"/>
          <w:szCs w:val="24"/>
          <w:lang w:eastAsia="es-CO"/>
        </w:rPr>
        <w:t>peor conflicto de la Primavera á</w:t>
      </w:r>
      <w:r w:rsidRPr="002F23E0">
        <w:rPr>
          <w:rFonts w:ascii="Times New Roman" w:eastAsia="Times New Roman" w:hAnsi="Times New Roman" w:cs="Times New Roman"/>
          <w:bCs/>
          <w:color w:val="333333"/>
          <w:sz w:val="24"/>
          <w:szCs w:val="24"/>
          <w:lang w:eastAsia="es-CO"/>
        </w:rPr>
        <w:t xml:space="preserve">rabe. Las protestas se iniciaron en marzo de 2011 </w:t>
      </w:r>
      <w:r w:rsidR="00724153">
        <w:rPr>
          <w:rFonts w:ascii="Times New Roman" w:eastAsia="Times New Roman" w:hAnsi="Times New Roman" w:cs="Times New Roman"/>
          <w:bCs/>
          <w:color w:val="333333"/>
          <w:sz w:val="24"/>
          <w:szCs w:val="24"/>
          <w:lang w:eastAsia="es-CO"/>
        </w:rPr>
        <w:t>y el G</w:t>
      </w:r>
      <w:r w:rsidR="00A71A16">
        <w:rPr>
          <w:rFonts w:ascii="Times New Roman" w:eastAsia="Times New Roman" w:hAnsi="Times New Roman" w:cs="Times New Roman"/>
          <w:bCs/>
          <w:color w:val="333333"/>
          <w:sz w:val="24"/>
          <w:szCs w:val="24"/>
          <w:lang w:eastAsia="es-CO"/>
        </w:rPr>
        <w:t>obierno de Bas</w:t>
      </w:r>
      <w:r w:rsidRPr="002F23E0">
        <w:rPr>
          <w:rFonts w:ascii="Times New Roman" w:eastAsia="Times New Roman" w:hAnsi="Times New Roman" w:cs="Times New Roman"/>
          <w:bCs/>
          <w:color w:val="333333"/>
          <w:sz w:val="24"/>
          <w:szCs w:val="24"/>
          <w:lang w:eastAsia="es-CO"/>
        </w:rPr>
        <w:t xml:space="preserve">har </w:t>
      </w:r>
      <w:ins w:id="1120" w:author="Lilia Carvajal" w:date="2016-05-19T07:55:00Z">
        <w:r w:rsidR="00353872">
          <w:rPr>
            <w:rFonts w:ascii="Times New Roman" w:eastAsia="Times New Roman" w:hAnsi="Times New Roman" w:cs="Times New Roman"/>
            <w:bCs/>
            <w:color w:val="333333"/>
            <w:sz w:val="24"/>
            <w:szCs w:val="24"/>
            <w:lang w:eastAsia="es-CO"/>
          </w:rPr>
          <w:t>a</w:t>
        </w:r>
      </w:ins>
      <w:del w:id="1121" w:author="Lilia Carvajal" w:date="2016-05-19T07:55:00Z">
        <w:r w:rsidRPr="002F23E0" w:rsidDel="00353872">
          <w:rPr>
            <w:rFonts w:ascii="Times New Roman" w:eastAsia="Times New Roman" w:hAnsi="Times New Roman" w:cs="Times New Roman"/>
            <w:bCs/>
            <w:color w:val="333333"/>
            <w:sz w:val="24"/>
            <w:szCs w:val="24"/>
            <w:lang w:eastAsia="es-CO"/>
          </w:rPr>
          <w:delText>e</w:delText>
        </w:r>
      </w:del>
      <w:r w:rsidRPr="002F23E0">
        <w:rPr>
          <w:rFonts w:ascii="Times New Roman" w:eastAsia="Times New Roman" w:hAnsi="Times New Roman" w:cs="Times New Roman"/>
          <w:bCs/>
          <w:color w:val="333333"/>
          <w:sz w:val="24"/>
          <w:szCs w:val="24"/>
          <w:lang w:eastAsia="es-CO"/>
        </w:rPr>
        <w:t>l Asad respondió</w:t>
      </w:r>
      <w:r w:rsidR="00724153">
        <w:rPr>
          <w:rFonts w:ascii="Times New Roman" w:eastAsia="Times New Roman" w:hAnsi="Times New Roman" w:cs="Times New Roman"/>
          <w:bCs/>
          <w:color w:val="333333"/>
          <w:sz w:val="24"/>
          <w:szCs w:val="24"/>
          <w:lang w:eastAsia="es-CO"/>
        </w:rPr>
        <w:t xml:space="preserve"> a ellas</w:t>
      </w:r>
      <w:r w:rsidRPr="002F23E0">
        <w:rPr>
          <w:rFonts w:ascii="Times New Roman" w:eastAsia="Times New Roman" w:hAnsi="Times New Roman" w:cs="Times New Roman"/>
          <w:bCs/>
          <w:color w:val="333333"/>
          <w:sz w:val="24"/>
          <w:szCs w:val="24"/>
          <w:lang w:eastAsia="es-CO"/>
        </w:rPr>
        <w:t xml:space="preserve"> con </w:t>
      </w:r>
      <w:r w:rsidRPr="001C3E80">
        <w:rPr>
          <w:rFonts w:ascii="Times New Roman" w:eastAsia="Times New Roman" w:hAnsi="Times New Roman" w:cs="Times New Roman"/>
          <w:b/>
          <w:bCs/>
          <w:color w:val="333333"/>
          <w:sz w:val="24"/>
          <w:szCs w:val="24"/>
          <w:lang w:eastAsia="es-CO"/>
        </w:rPr>
        <w:t>represión</w:t>
      </w:r>
      <w:r w:rsidR="00724153"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724153">
        <w:rPr>
          <w:rFonts w:ascii="Times New Roman" w:eastAsia="Times New Roman" w:hAnsi="Times New Roman" w:cs="Times New Roman"/>
          <w:bCs/>
          <w:color w:val="333333"/>
          <w:sz w:val="24"/>
          <w:szCs w:val="24"/>
          <w:lang w:eastAsia="es-CO"/>
        </w:rPr>
        <w:t xml:space="preserve">bombardeos y </w:t>
      </w:r>
      <w:r w:rsidR="00A71A16">
        <w:rPr>
          <w:rFonts w:ascii="Times New Roman" w:eastAsia="Times New Roman" w:hAnsi="Times New Roman" w:cs="Times New Roman"/>
          <w:bCs/>
          <w:color w:val="333333"/>
          <w:sz w:val="24"/>
          <w:szCs w:val="24"/>
          <w:lang w:eastAsia="es-CO"/>
        </w:rPr>
        <w:t xml:space="preserve">el </w:t>
      </w:r>
      <w:r w:rsidR="00724153">
        <w:rPr>
          <w:rFonts w:ascii="Times New Roman" w:eastAsia="Times New Roman" w:hAnsi="Times New Roman" w:cs="Times New Roman"/>
          <w:bCs/>
          <w:color w:val="333333"/>
          <w:sz w:val="24"/>
          <w:szCs w:val="24"/>
          <w:lang w:eastAsia="es-CO"/>
        </w:rPr>
        <w:t>emplazamiento del Ejército</w:t>
      </w:r>
      <w:ins w:id="1122" w:author="Lilia Carvajal" w:date="2016-05-19T07:58:00Z">
        <w:r w:rsidR="002B59EE">
          <w:rPr>
            <w:rFonts w:ascii="Times New Roman" w:eastAsia="Times New Roman" w:hAnsi="Times New Roman" w:cs="Times New Roman"/>
            <w:bCs/>
            <w:color w:val="333333"/>
            <w:sz w:val="24"/>
            <w:szCs w:val="24"/>
            <w:lang w:eastAsia="es-CO"/>
          </w:rPr>
          <w:t xml:space="preserve">, lo que rápidamente desencadenó en una </w:t>
        </w:r>
        <w:r w:rsidR="002B59EE" w:rsidRPr="002B59EE">
          <w:rPr>
            <w:rFonts w:ascii="Times New Roman" w:eastAsia="Times New Roman" w:hAnsi="Times New Roman" w:cs="Times New Roman"/>
            <w:b/>
            <w:bCs/>
            <w:color w:val="333333"/>
            <w:sz w:val="24"/>
            <w:szCs w:val="24"/>
            <w:lang w:eastAsia="es-CO"/>
            <w:rPrChange w:id="1123" w:author="Lilia Carvajal" w:date="2016-05-19T07:58:00Z">
              <w:rPr>
                <w:rFonts w:ascii="Times New Roman" w:eastAsia="Times New Roman" w:hAnsi="Times New Roman" w:cs="Times New Roman"/>
                <w:bCs/>
                <w:color w:val="333333"/>
                <w:sz w:val="24"/>
                <w:szCs w:val="24"/>
                <w:lang w:eastAsia="es-CO"/>
              </w:rPr>
            </w:rPrChange>
          </w:rPr>
          <w:t>guerra civil</w:t>
        </w:r>
      </w:ins>
      <w:r w:rsidR="00724153" w:rsidRPr="002B59EE">
        <w:rPr>
          <w:rFonts w:ascii="Times New Roman" w:eastAsia="Times New Roman" w:hAnsi="Times New Roman" w:cs="Times New Roman"/>
          <w:b/>
          <w:bCs/>
          <w:color w:val="333333"/>
          <w:sz w:val="24"/>
          <w:szCs w:val="24"/>
          <w:lang w:eastAsia="es-CO"/>
          <w:rPrChange w:id="1124" w:author="Lilia Carvajal" w:date="2016-05-19T07:58:00Z">
            <w:rPr>
              <w:rFonts w:ascii="Times New Roman" w:eastAsia="Times New Roman" w:hAnsi="Times New Roman" w:cs="Times New Roman"/>
              <w:bCs/>
              <w:color w:val="333333"/>
              <w:sz w:val="24"/>
              <w:szCs w:val="24"/>
              <w:lang w:eastAsia="es-CO"/>
            </w:rPr>
          </w:rPrChange>
        </w:rPr>
        <w:t>.</w:t>
      </w:r>
      <w:r w:rsidR="00724153">
        <w:rPr>
          <w:rFonts w:ascii="Times New Roman" w:eastAsia="Times New Roman" w:hAnsi="Times New Roman" w:cs="Times New Roman"/>
          <w:bCs/>
          <w:color w:val="333333"/>
          <w:sz w:val="24"/>
          <w:szCs w:val="24"/>
          <w:lang w:eastAsia="es-CO"/>
        </w:rPr>
        <w:t xml:space="preserve"> </w:t>
      </w:r>
    </w:p>
    <w:p w14:paraId="3256F1AB" w14:textId="0214E149" w:rsidR="00701730"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lastRenderedPageBreak/>
        <w:t>Por tal razón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se armó una co</w:t>
      </w:r>
      <w:r w:rsidR="005C529E" w:rsidRPr="002F23E0">
        <w:rPr>
          <w:rFonts w:ascii="Times New Roman" w:eastAsia="Times New Roman" w:hAnsi="Times New Roman" w:cs="Times New Roman"/>
          <w:bCs/>
          <w:color w:val="333333"/>
          <w:sz w:val="24"/>
          <w:szCs w:val="24"/>
          <w:lang w:eastAsia="es-CO"/>
        </w:rPr>
        <w:t>a</w:t>
      </w:r>
      <w:r>
        <w:rPr>
          <w:rFonts w:ascii="Times New Roman" w:eastAsia="Times New Roman" w:hAnsi="Times New Roman" w:cs="Times New Roman"/>
          <w:bCs/>
          <w:color w:val="333333"/>
          <w:sz w:val="24"/>
          <w:szCs w:val="24"/>
          <w:lang w:eastAsia="es-CO"/>
        </w:rPr>
        <w:t>li</w:t>
      </w:r>
      <w:r w:rsidR="005C529E" w:rsidRPr="002F23E0">
        <w:rPr>
          <w:rFonts w:ascii="Times New Roman" w:eastAsia="Times New Roman" w:hAnsi="Times New Roman" w:cs="Times New Roman"/>
          <w:bCs/>
          <w:color w:val="333333"/>
          <w:sz w:val="24"/>
          <w:szCs w:val="24"/>
          <w:lang w:eastAsia="es-CO"/>
        </w:rPr>
        <w:t>ción de rebeldes</w:t>
      </w:r>
      <w:r w:rsidR="00A71A16">
        <w:rPr>
          <w:rFonts w:ascii="Times New Roman" w:eastAsia="Times New Roman" w:hAnsi="Times New Roman" w:cs="Times New Roman"/>
          <w:bCs/>
          <w:color w:val="333333"/>
          <w:sz w:val="24"/>
          <w:szCs w:val="24"/>
          <w:lang w:eastAsia="es-CO"/>
        </w:rPr>
        <w:t xml:space="preserve">, conocida como </w:t>
      </w:r>
      <w:r w:rsidR="00A71A16" w:rsidRPr="002D490E">
        <w:rPr>
          <w:rFonts w:ascii="Times New Roman" w:eastAsia="Times New Roman" w:hAnsi="Times New Roman" w:cs="Times New Roman"/>
          <w:b/>
          <w:bCs/>
          <w:color w:val="333333"/>
          <w:sz w:val="24"/>
          <w:szCs w:val="24"/>
          <w:lang w:eastAsia="es-CO"/>
          <w:rPrChange w:id="1125" w:author="Lilia Carvajal" w:date="2016-05-19T18:13:00Z">
            <w:rPr>
              <w:rFonts w:ascii="Times New Roman" w:eastAsia="Times New Roman" w:hAnsi="Times New Roman" w:cs="Times New Roman"/>
              <w:bCs/>
              <w:color w:val="333333"/>
              <w:sz w:val="24"/>
              <w:szCs w:val="24"/>
              <w:lang w:eastAsia="es-CO"/>
            </w:rPr>
          </w:rPrChange>
        </w:rPr>
        <w:t>Ejército Libre Sirio,</w:t>
      </w:r>
      <w:r w:rsidR="005C529E" w:rsidRPr="002F23E0">
        <w:rPr>
          <w:rFonts w:ascii="Times New Roman" w:eastAsia="Times New Roman" w:hAnsi="Times New Roman" w:cs="Times New Roman"/>
          <w:bCs/>
          <w:color w:val="333333"/>
          <w:sz w:val="24"/>
          <w:szCs w:val="24"/>
          <w:lang w:eastAsia="es-CO"/>
        </w:rPr>
        <w:t xml:space="preserve"> que con apoyo de Occidente enfren</w:t>
      </w:r>
      <w:r>
        <w:rPr>
          <w:rFonts w:ascii="Times New Roman" w:eastAsia="Times New Roman" w:hAnsi="Times New Roman" w:cs="Times New Roman"/>
          <w:bCs/>
          <w:color w:val="333333"/>
          <w:sz w:val="24"/>
          <w:szCs w:val="24"/>
          <w:lang w:eastAsia="es-CO"/>
        </w:rPr>
        <w:t>ta</w:t>
      </w:r>
      <w:r w:rsidR="00701730">
        <w:rPr>
          <w:rFonts w:ascii="Times New Roman" w:eastAsia="Times New Roman" w:hAnsi="Times New Roman" w:cs="Times New Roman"/>
          <w:bCs/>
          <w:color w:val="333333"/>
          <w:sz w:val="24"/>
          <w:szCs w:val="24"/>
          <w:lang w:eastAsia="es-CO"/>
        </w:rPr>
        <w:t>ro</w:t>
      </w:r>
      <w:r>
        <w:rPr>
          <w:rFonts w:ascii="Times New Roman" w:eastAsia="Times New Roman" w:hAnsi="Times New Roman" w:cs="Times New Roman"/>
          <w:bCs/>
          <w:color w:val="333333"/>
          <w:sz w:val="24"/>
          <w:szCs w:val="24"/>
          <w:lang w:eastAsia="es-CO"/>
        </w:rPr>
        <w:t xml:space="preserve">n al </w:t>
      </w:r>
      <w:ins w:id="1126" w:author="Lilia Carvajal" w:date="2016-05-19T07:52:00Z">
        <w:r w:rsidR="00353872">
          <w:rPr>
            <w:rFonts w:ascii="Times New Roman" w:eastAsia="Times New Roman" w:hAnsi="Times New Roman" w:cs="Times New Roman"/>
            <w:bCs/>
            <w:color w:val="333333"/>
            <w:sz w:val="24"/>
            <w:szCs w:val="24"/>
            <w:lang w:eastAsia="es-CO"/>
          </w:rPr>
          <w:t>e</w:t>
        </w:r>
      </w:ins>
      <w:del w:id="1127" w:author="Lilia Carvajal" w:date="2016-05-19T07:52:00Z">
        <w:r w:rsidDel="00353872">
          <w:rPr>
            <w:rFonts w:ascii="Times New Roman" w:eastAsia="Times New Roman" w:hAnsi="Times New Roman" w:cs="Times New Roman"/>
            <w:bCs/>
            <w:color w:val="333333"/>
            <w:sz w:val="24"/>
            <w:szCs w:val="24"/>
            <w:lang w:eastAsia="es-CO"/>
          </w:rPr>
          <w:delText>E</w:delText>
        </w:r>
      </w:del>
      <w:r w:rsidR="00DC6387">
        <w:rPr>
          <w:rFonts w:ascii="Times New Roman" w:eastAsia="Times New Roman" w:hAnsi="Times New Roman" w:cs="Times New Roman"/>
          <w:bCs/>
          <w:color w:val="333333"/>
          <w:sz w:val="24"/>
          <w:szCs w:val="24"/>
          <w:lang w:eastAsia="es-CO"/>
        </w:rPr>
        <w:t>jército de Bas</w:t>
      </w:r>
      <w:r w:rsidR="005C529E" w:rsidRPr="002F23E0">
        <w:rPr>
          <w:rFonts w:ascii="Times New Roman" w:eastAsia="Times New Roman" w:hAnsi="Times New Roman" w:cs="Times New Roman"/>
          <w:bCs/>
          <w:color w:val="333333"/>
          <w:sz w:val="24"/>
          <w:szCs w:val="24"/>
          <w:lang w:eastAsia="es-CO"/>
        </w:rPr>
        <w:t xml:space="preserve">har </w:t>
      </w:r>
      <w:ins w:id="1128" w:author="Lilia Carvajal" w:date="2016-05-19T07:55:00Z">
        <w:r w:rsidR="00353872">
          <w:rPr>
            <w:rFonts w:ascii="Times New Roman" w:eastAsia="Times New Roman" w:hAnsi="Times New Roman" w:cs="Times New Roman"/>
            <w:bCs/>
            <w:color w:val="333333"/>
            <w:sz w:val="24"/>
            <w:szCs w:val="24"/>
            <w:lang w:eastAsia="es-CO"/>
          </w:rPr>
          <w:t>a</w:t>
        </w:r>
      </w:ins>
      <w:del w:id="1129" w:author="Lilia Carvajal" w:date="2016-05-19T07:55:00Z">
        <w:r w:rsidR="005C529E" w:rsidRPr="002F23E0" w:rsidDel="00353872">
          <w:rPr>
            <w:rFonts w:ascii="Times New Roman" w:eastAsia="Times New Roman" w:hAnsi="Times New Roman" w:cs="Times New Roman"/>
            <w:bCs/>
            <w:color w:val="333333"/>
            <w:sz w:val="24"/>
            <w:szCs w:val="24"/>
            <w:lang w:eastAsia="es-CO"/>
          </w:rPr>
          <w:delText>e</w:delText>
        </w:r>
      </w:del>
      <w:r w:rsidR="005C529E" w:rsidRPr="002F23E0">
        <w:rPr>
          <w:rFonts w:ascii="Times New Roman" w:eastAsia="Times New Roman" w:hAnsi="Times New Roman" w:cs="Times New Roman"/>
          <w:bCs/>
          <w:color w:val="333333"/>
          <w:sz w:val="24"/>
          <w:szCs w:val="24"/>
          <w:lang w:eastAsia="es-CO"/>
        </w:rPr>
        <w:t xml:space="preserve">l Asad en diferentes ciudades del país. </w:t>
      </w:r>
      <w:del w:id="1130" w:author="Lilia Carvajal" w:date="2016-05-19T07:59:00Z">
        <w:r w:rsidR="005C529E" w:rsidRPr="002F23E0" w:rsidDel="002B59EE">
          <w:rPr>
            <w:rFonts w:ascii="Times New Roman" w:eastAsia="Times New Roman" w:hAnsi="Times New Roman" w:cs="Times New Roman"/>
            <w:bCs/>
            <w:color w:val="333333"/>
            <w:sz w:val="24"/>
            <w:szCs w:val="24"/>
            <w:lang w:eastAsia="es-CO"/>
          </w:rPr>
          <w:delText xml:space="preserve">Esta </w:delText>
        </w:r>
        <w:r w:rsidR="005C529E" w:rsidRPr="001C3E80" w:rsidDel="002B59EE">
          <w:rPr>
            <w:rFonts w:ascii="Times New Roman" w:eastAsia="Times New Roman" w:hAnsi="Times New Roman" w:cs="Times New Roman"/>
            <w:b/>
            <w:bCs/>
            <w:color w:val="333333"/>
            <w:sz w:val="24"/>
            <w:szCs w:val="24"/>
            <w:lang w:eastAsia="es-CO"/>
          </w:rPr>
          <w:delText>guerra civil</w:delText>
        </w:r>
        <w:r w:rsidR="005C529E" w:rsidRPr="002F23E0" w:rsidDel="002B59EE">
          <w:rPr>
            <w:rFonts w:ascii="Times New Roman" w:eastAsia="Times New Roman" w:hAnsi="Times New Roman" w:cs="Times New Roman"/>
            <w:bCs/>
            <w:color w:val="333333"/>
            <w:sz w:val="24"/>
            <w:szCs w:val="24"/>
            <w:lang w:eastAsia="es-CO"/>
          </w:rPr>
          <w:delText xml:space="preserve"> </w:delText>
        </w:r>
        <w:r w:rsidDel="002B59EE">
          <w:rPr>
            <w:rFonts w:ascii="Times New Roman" w:eastAsia="Times New Roman" w:hAnsi="Times New Roman" w:cs="Times New Roman"/>
            <w:bCs/>
            <w:color w:val="333333"/>
            <w:sz w:val="24"/>
            <w:szCs w:val="24"/>
            <w:lang w:eastAsia="es-CO"/>
          </w:rPr>
          <w:delText>se ha desarrollado</w:delText>
        </w:r>
        <w:r w:rsidR="005C529E" w:rsidRPr="002F23E0" w:rsidDel="002B59EE">
          <w:rPr>
            <w:rFonts w:ascii="Times New Roman" w:eastAsia="Times New Roman" w:hAnsi="Times New Roman" w:cs="Times New Roman"/>
            <w:bCs/>
            <w:color w:val="333333"/>
            <w:sz w:val="24"/>
            <w:szCs w:val="24"/>
            <w:lang w:eastAsia="es-CO"/>
          </w:rPr>
          <w:delText xml:space="preserve"> desde 2011 y a</w:delText>
        </w:r>
      </w:del>
      <w:ins w:id="1131" w:author="Lilia Carvajal" w:date="2016-05-19T07:59:00Z">
        <w:r w:rsidR="002B59EE">
          <w:rPr>
            <w:rFonts w:ascii="Times New Roman" w:eastAsia="Times New Roman" w:hAnsi="Times New Roman" w:cs="Times New Roman"/>
            <w:bCs/>
            <w:color w:val="333333"/>
            <w:sz w:val="24"/>
            <w:szCs w:val="24"/>
            <w:lang w:eastAsia="es-CO"/>
          </w:rPr>
          <w:t>A</w:t>
        </w:r>
      </w:ins>
      <w:r w:rsidR="005C529E" w:rsidRPr="002F23E0">
        <w:rPr>
          <w:rFonts w:ascii="Times New Roman" w:eastAsia="Times New Roman" w:hAnsi="Times New Roman" w:cs="Times New Roman"/>
          <w:bCs/>
          <w:color w:val="333333"/>
          <w:sz w:val="24"/>
          <w:szCs w:val="24"/>
          <w:lang w:eastAsia="es-CO"/>
        </w:rPr>
        <w:t xml:space="preserve"> la fecha no se vislumbra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vencedor ni menos negociaciones que </w:t>
      </w:r>
      <w:del w:id="1132" w:author="Lilia Carvajal" w:date="2016-05-19T07:59:00Z">
        <w:r w:rsidDel="002B59EE">
          <w:rPr>
            <w:rFonts w:ascii="Times New Roman" w:eastAsia="Times New Roman" w:hAnsi="Times New Roman" w:cs="Times New Roman"/>
            <w:bCs/>
            <w:color w:val="333333"/>
            <w:sz w:val="24"/>
            <w:szCs w:val="24"/>
            <w:lang w:eastAsia="es-CO"/>
          </w:rPr>
          <w:delText>le den</w:delText>
        </w:r>
      </w:del>
      <w:ins w:id="1133" w:author="Lilia Carvajal" w:date="2016-05-19T07:59:00Z">
        <w:r w:rsidR="002B59EE">
          <w:rPr>
            <w:rFonts w:ascii="Times New Roman" w:eastAsia="Times New Roman" w:hAnsi="Times New Roman" w:cs="Times New Roman"/>
            <w:bCs/>
            <w:color w:val="333333"/>
            <w:sz w:val="24"/>
            <w:szCs w:val="24"/>
            <w:lang w:eastAsia="es-CO"/>
          </w:rPr>
          <w:t>pongan</w:t>
        </w:r>
      </w:ins>
      <w:r>
        <w:rPr>
          <w:rFonts w:ascii="Times New Roman" w:eastAsia="Times New Roman" w:hAnsi="Times New Roman" w:cs="Times New Roman"/>
          <w:bCs/>
          <w:color w:val="333333"/>
          <w:sz w:val="24"/>
          <w:szCs w:val="24"/>
          <w:lang w:eastAsia="es-CO"/>
        </w:rPr>
        <w:t xml:space="preserve"> </w:t>
      </w:r>
      <w:r w:rsidR="005C529E" w:rsidRPr="002F23E0">
        <w:rPr>
          <w:rFonts w:ascii="Times New Roman" w:eastAsia="Times New Roman" w:hAnsi="Times New Roman" w:cs="Times New Roman"/>
          <w:bCs/>
          <w:color w:val="333333"/>
          <w:sz w:val="24"/>
          <w:szCs w:val="24"/>
          <w:lang w:eastAsia="es-CO"/>
        </w:rPr>
        <w:t xml:space="preserve">fin al conflicto. </w:t>
      </w:r>
    </w:p>
    <w:p w14:paraId="4C81EA69" w14:textId="18B8E60C"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w:t>
      </w:r>
      <w:r w:rsidR="00724153">
        <w:rPr>
          <w:rFonts w:ascii="Times New Roman" w:eastAsia="Times New Roman" w:hAnsi="Times New Roman" w:cs="Times New Roman"/>
          <w:bCs/>
          <w:color w:val="333333"/>
          <w:sz w:val="24"/>
          <w:szCs w:val="24"/>
          <w:lang w:eastAsia="es-CO"/>
        </w:rPr>
        <w:t>l G</w:t>
      </w:r>
      <w:r w:rsidR="00DC6387">
        <w:rPr>
          <w:rFonts w:ascii="Times New Roman" w:eastAsia="Times New Roman" w:hAnsi="Times New Roman" w:cs="Times New Roman"/>
          <w:bCs/>
          <w:color w:val="333333"/>
          <w:sz w:val="24"/>
          <w:szCs w:val="24"/>
          <w:lang w:eastAsia="es-CO"/>
        </w:rPr>
        <w:t>obierno y los rebeldes se acusan mutuamente de violar los derechos humanos y de</w:t>
      </w:r>
      <w:r w:rsidRPr="002F23E0">
        <w:rPr>
          <w:rFonts w:ascii="Times New Roman" w:eastAsia="Times New Roman" w:hAnsi="Times New Roman" w:cs="Times New Roman"/>
          <w:bCs/>
          <w:color w:val="333333"/>
          <w:sz w:val="24"/>
          <w:szCs w:val="24"/>
          <w:lang w:eastAsia="es-CO"/>
        </w:rPr>
        <w:t xml:space="preserve"> bombardea</w:t>
      </w:r>
      <w:ins w:id="1134" w:author="Lilia Carvajal" w:date="2016-05-19T07:59:00Z">
        <w:r w:rsidR="002B59EE">
          <w:rPr>
            <w:rFonts w:ascii="Times New Roman" w:eastAsia="Times New Roman" w:hAnsi="Times New Roman" w:cs="Times New Roman"/>
            <w:bCs/>
            <w:color w:val="333333"/>
            <w:sz w:val="24"/>
            <w:szCs w:val="24"/>
            <w:lang w:eastAsia="es-CO"/>
          </w:rPr>
          <w:t>r</w:t>
        </w:r>
      </w:ins>
      <w:r w:rsidRPr="002F23E0">
        <w:rPr>
          <w:rFonts w:ascii="Times New Roman" w:eastAsia="Times New Roman" w:hAnsi="Times New Roman" w:cs="Times New Roman"/>
          <w:bCs/>
          <w:color w:val="333333"/>
          <w:sz w:val="24"/>
          <w:szCs w:val="24"/>
          <w:lang w:eastAsia="es-CO"/>
        </w:rPr>
        <w:t xml:space="preserve"> indiscriminadamente </w:t>
      </w:r>
      <w:r w:rsidR="00724153">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regiones en las cuales están ubicados</w:t>
      </w:r>
      <w:r w:rsidR="00DC6387">
        <w:rPr>
          <w:rFonts w:ascii="Times New Roman" w:eastAsia="Times New Roman" w:hAnsi="Times New Roman" w:cs="Times New Roman"/>
          <w:bCs/>
          <w:color w:val="333333"/>
          <w:sz w:val="24"/>
          <w:szCs w:val="24"/>
          <w:lang w:eastAsia="es-CO"/>
        </w:rPr>
        <w:t>. Esto</w:t>
      </w:r>
      <w:del w:id="1135" w:author="Lilia Carvajal" w:date="2016-05-19T07:59:00Z">
        <w:r w:rsidR="00DC6387" w:rsidDel="002B59EE">
          <w:rPr>
            <w:rFonts w:ascii="Times New Roman" w:eastAsia="Times New Roman" w:hAnsi="Times New Roman" w:cs="Times New Roman"/>
            <w:bCs/>
            <w:color w:val="333333"/>
            <w:sz w:val="24"/>
            <w:szCs w:val="24"/>
            <w:lang w:eastAsia="es-CO"/>
          </w:rPr>
          <w:delText>s</w:delText>
        </w:r>
      </w:del>
      <w:r w:rsidR="00DC6387">
        <w:rPr>
          <w:rFonts w:ascii="Times New Roman" w:eastAsia="Times New Roman" w:hAnsi="Times New Roman" w:cs="Times New Roman"/>
          <w:bCs/>
          <w:color w:val="333333"/>
          <w:sz w:val="24"/>
          <w:szCs w:val="24"/>
          <w:lang w:eastAsia="es-CO"/>
        </w:rPr>
        <w:t xml:space="preserve"> </w:t>
      </w:r>
      <w:del w:id="1136" w:author="Lilia Carvajal" w:date="2016-05-19T07:59:00Z">
        <w:r w:rsidR="00DC6387" w:rsidDel="002B59EE">
          <w:rPr>
            <w:rFonts w:ascii="Times New Roman" w:eastAsia="Times New Roman" w:hAnsi="Times New Roman" w:cs="Times New Roman"/>
            <w:bCs/>
            <w:color w:val="333333"/>
            <w:sz w:val="24"/>
            <w:szCs w:val="24"/>
            <w:lang w:eastAsia="es-CO"/>
          </w:rPr>
          <w:delText>bombardeos</w:delText>
        </w:r>
        <w:r w:rsidR="00A71A16" w:rsidDel="002B59EE">
          <w:rPr>
            <w:rFonts w:ascii="Times New Roman" w:eastAsia="Times New Roman" w:hAnsi="Times New Roman" w:cs="Times New Roman"/>
            <w:bCs/>
            <w:color w:val="333333"/>
            <w:sz w:val="24"/>
            <w:szCs w:val="24"/>
            <w:lang w:eastAsia="es-CO"/>
          </w:rPr>
          <w:delText xml:space="preserve"> </w:delText>
        </w:r>
      </w:del>
      <w:r w:rsidR="00A71A16">
        <w:rPr>
          <w:rFonts w:ascii="Times New Roman" w:eastAsia="Times New Roman" w:hAnsi="Times New Roman" w:cs="Times New Roman"/>
          <w:bCs/>
          <w:color w:val="333333"/>
          <w:sz w:val="24"/>
          <w:szCs w:val="24"/>
          <w:lang w:eastAsia="es-CO"/>
        </w:rPr>
        <w:t>ha</w:t>
      </w:r>
      <w:del w:id="1137" w:author="Lilia Carvajal" w:date="2016-05-19T07:59:00Z">
        <w:r w:rsidR="00DC6387" w:rsidDel="002B59EE">
          <w:rPr>
            <w:rFonts w:ascii="Times New Roman" w:eastAsia="Times New Roman" w:hAnsi="Times New Roman" w:cs="Times New Roman"/>
            <w:bCs/>
            <w:color w:val="333333"/>
            <w:sz w:val="24"/>
            <w:szCs w:val="24"/>
            <w:lang w:eastAsia="es-CO"/>
          </w:rPr>
          <w:delText>n</w:delText>
        </w:r>
      </w:del>
      <w:r w:rsidR="00A71A16">
        <w:rPr>
          <w:rFonts w:ascii="Times New Roman" w:eastAsia="Times New Roman" w:hAnsi="Times New Roman" w:cs="Times New Roman"/>
          <w:bCs/>
          <w:color w:val="333333"/>
          <w:sz w:val="24"/>
          <w:szCs w:val="24"/>
          <w:lang w:eastAsia="es-CO"/>
        </w:rPr>
        <w:t xml:space="preserve"> conducido al </w:t>
      </w:r>
      <w:r w:rsidR="00A71A16" w:rsidRPr="002B59EE">
        <w:rPr>
          <w:rFonts w:ascii="Times New Roman" w:eastAsia="Times New Roman" w:hAnsi="Times New Roman" w:cs="Times New Roman"/>
          <w:b/>
          <w:bCs/>
          <w:color w:val="333333"/>
          <w:sz w:val="24"/>
          <w:szCs w:val="24"/>
          <w:lang w:eastAsia="es-CO"/>
          <w:rPrChange w:id="1138" w:author="Lilia Carvajal" w:date="2016-05-19T08:00:00Z">
            <w:rPr>
              <w:rFonts w:ascii="Times New Roman" w:eastAsia="Times New Roman" w:hAnsi="Times New Roman" w:cs="Times New Roman"/>
              <w:bCs/>
              <w:color w:val="333333"/>
              <w:sz w:val="24"/>
              <w:szCs w:val="24"/>
              <w:lang w:eastAsia="es-CO"/>
            </w:rPr>
          </w:rPrChange>
        </w:rPr>
        <w:t>desplazamiento masivo</w:t>
      </w:r>
      <w:r w:rsidR="00A71A16">
        <w:rPr>
          <w:rFonts w:ascii="Times New Roman" w:eastAsia="Times New Roman" w:hAnsi="Times New Roman" w:cs="Times New Roman"/>
          <w:bCs/>
          <w:color w:val="333333"/>
          <w:sz w:val="24"/>
          <w:szCs w:val="24"/>
          <w:lang w:eastAsia="es-CO"/>
        </w:rPr>
        <w:t xml:space="preserve"> de </w:t>
      </w:r>
      <w:del w:id="1139" w:author="Lilia Carvajal" w:date="2016-05-19T07:59:00Z">
        <w:r w:rsidR="00A71A16" w:rsidDel="002B59EE">
          <w:rPr>
            <w:rFonts w:ascii="Times New Roman" w:eastAsia="Times New Roman" w:hAnsi="Times New Roman" w:cs="Times New Roman"/>
            <w:bCs/>
            <w:color w:val="333333"/>
            <w:sz w:val="24"/>
            <w:szCs w:val="24"/>
            <w:lang w:eastAsia="es-CO"/>
          </w:rPr>
          <w:delText>refugiados sirios</w:delText>
        </w:r>
      </w:del>
      <w:ins w:id="1140" w:author="Lilia Carvajal" w:date="2016-05-19T07:59:00Z">
        <w:r w:rsidR="002B59EE">
          <w:rPr>
            <w:rFonts w:ascii="Times New Roman" w:eastAsia="Times New Roman" w:hAnsi="Times New Roman" w:cs="Times New Roman"/>
            <w:bCs/>
            <w:color w:val="333333"/>
            <w:sz w:val="24"/>
            <w:szCs w:val="24"/>
            <w:lang w:eastAsia="es-CO"/>
          </w:rPr>
          <w:t>la población</w:t>
        </w:r>
      </w:ins>
      <w:r w:rsidR="00A71A16">
        <w:rPr>
          <w:rFonts w:ascii="Times New Roman" w:eastAsia="Times New Roman" w:hAnsi="Times New Roman" w:cs="Times New Roman"/>
          <w:bCs/>
          <w:color w:val="333333"/>
          <w:sz w:val="24"/>
          <w:szCs w:val="24"/>
          <w:lang w:eastAsia="es-CO"/>
        </w:rPr>
        <w:t xml:space="preserve"> hacia Líbano, Turquía y los países de la Unión Europea</w:t>
      </w:r>
      <w:r w:rsidRPr="002F23E0">
        <w:rPr>
          <w:rFonts w:ascii="Times New Roman" w:eastAsia="Times New Roman" w:hAnsi="Times New Roman" w:cs="Times New Roman"/>
          <w:bCs/>
          <w:color w:val="333333"/>
          <w:sz w:val="24"/>
          <w:szCs w:val="24"/>
          <w:lang w:eastAsia="es-CO"/>
        </w:rPr>
        <w:t xml:space="preserve">. </w:t>
      </w:r>
    </w:p>
    <w:tbl>
      <w:tblPr>
        <w:tblStyle w:val="Tablaconcuadrcula"/>
        <w:tblW w:w="0" w:type="auto"/>
        <w:tblLook w:val="04A0" w:firstRow="1" w:lastRow="0" w:firstColumn="1" w:lastColumn="0" w:noHBand="0" w:noVBand="1"/>
      </w:tblPr>
      <w:tblGrid>
        <w:gridCol w:w="2518"/>
        <w:gridCol w:w="6515"/>
      </w:tblGrid>
      <w:tr w:rsidR="00B630B4" w:rsidRPr="005D1738" w14:paraId="47CE09AE" w14:textId="77777777" w:rsidTr="00AB5076">
        <w:tc>
          <w:tcPr>
            <w:tcW w:w="9033" w:type="dxa"/>
            <w:gridSpan w:val="2"/>
            <w:shd w:val="clear" w:color="auto" w:fill="0D0D0D" w:themeFill="text1" w:themeFillTint="F2"/>
          </w:tcPr>
          <w:p w14:paraId="2F0AAE50" w14:textId="77777777"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14:paraId="1FDB7B65" w14:textId="77777777" w:rsidTr="00AB5076">
        <w:tc>
          <w:tcPr>
            <w:tcW w:w="2518" w:type="dxa"/>
          </w:tcPr>
          <w:p w14:paraId="46563127" w14:textId="77777777"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A86FF2" w14:textId="39F79219"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ins w:id="1141" w:author="Cuenta Microsoft" w:date="2016-05-20T11:35:00Z">
              <w:r w:rsidR="00995857">
                <w:rPr>
                  <w:rFonts w:ascii="Times New Roman" w:hAnsi="Times New Roman" w:cs="Times New Roman"/>
                  <w:color w:val="000000"/>
                  <w:sz w:val="18"/>
                  <w:szCs w:val="18"/>
                </w:rPr>
                <w:t>17</w:t>
              </w:r>
            </w:ins>
            <w:del w:id="1142" w:author="Cuenta Microsoft" w:date="2016-05-20T11:35:00Z">
              <w:r w:rsidR="00FF73D3" w:rsidDel="00995857">
                <w:rPr>
                  <w:rFonts w:ascii="Times New Roman" w:hAnsi="Times New Roman" w:cs="Times New Roman"/>
                  <w:color w:val="000000"/>
                  <w:sz w:val="18"/>
                  <w:szCs w:val="18"/>
                </w:rPr>
                <w:delText>30</w:delText>
              </w:r>
            </w:del>
          </w:p>
        </w:tc>
      </w:tr>
      <w:tr w:rsidR="00B630B4" w14:paraId="233B1E0E" w14:textId="77777777" w:rsidTr="00AB5076">
        <w:tc>
          <w:tcPr>
            <w:tcW w:w="2518" w:type="dxa"/>
          </w:tcPr>
          <w:p w14:paraId="42199B7F"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B6F2DC0" w14:textId="77777777"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bombardeos en Siria</w:t>
            </w:r>
          </w:p>
        </w:tc>
      </w:tr>
      <w:tr w:rsidR="00B630B4" w14:paraId="194EF7AE" w14:textId="77777777" w:rsidTr="00AB5076">
        <w:tc>
          <w:tcPr>
            <w:tcW w:w="2518" w:type="dxa"/>
          </w:tcPr>
          <w:p w14:paraId="2DFCC9F1"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5DBE7A2" w14:textId="77777777" w:rsidR="00B630B4" w:rsidRDefault="001C63D8" w:rsidP="00AB5076">
            <w:pPr>
              <w:rPr>
                <w:rFonts w:ascii="Times New Roman" w:hAnsi="Times New Roman" w:cs="Times New Roman"/>
                <w:color w:val="000000"/>
                <w:sz w:val="18"/>
                <w:szCs w:val="18"/>
              </w:rPr>
            </w:pPr>
            <w:r>
              <w:rPr>
                <w:noProof/>
                <w:lang w:eastAsia="es-CO"/>
              </w:rPr>
              <w:drawing>
                <wp:inline distT="0" distB="0" distL="0" distR="0" wp14:anchorId="209993F4" wp14:editId="3ECDC8A3">
                  <wp:extent cx="1018515" cy="723868"/>
                  <wp:effectExtent l="0" t="0" r="0" b="635"/>
                  <wp:docPr id="24" name="Imagen 24" descr="http://thumb9.shutterstock.com/display_pic_with_logo/437269/132791996/stock-photo-serekaniye-syria-march-view-of-war-damage-from-serekaniye-syrian-war-plane-bombed-serekaniye-132791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437269/132791996/stock-photo-serekaniye-syria-march-view-of-war-damage-from-serekaniye-syrian-war-plane-bombed-serekaniye-13279199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5129" cy="728569"/>
                          </a:xfrm>
                          <a:prstGeom prst="rect">
                            <a:avLst/>
                          </a:prstGeom>
                          <a:noFill/>
                          <a:ln>
                            <a:noFill/>
                          </a:ln>
                        </pic:spPr>
                      </pic:pic>
                    </a:graphicData>
                  </a:graphic>
                </wp:inline>
              </w:drawing>
            </w:r>
          </w:p>
          <w:p w14:paraId="70521DD2" w14:textId="77777777" w:rsidR="001C63D8" w:rsidRPr="00E462B5" w:rsidRDefault="00061134" w:rsidP="00AB5076">
            <w:pPr>
              <w:rPr>
                <w:rFonts w:ascii="Times New Roman" w:hAnsi="Times New Roman" w:cs="Times New Roman"/>
                <w:color w:val="000000"/>
                <w:sz w:val="18"/>
                <w:szCs w:val="18"/>
              </w:rPr>
            </w:pPr>
            <w:hyperlink r:id="rId40" w:history="1">
              <w:r w:rsidR="00A71A16" w:rsidRPr="005B44D9">
                <w:rPr>
                  <w:rStyle w:val="Hipervnculo"/>
                  <w:rFonts w:ascii="Times New Roman" w:hAnsi="Times New Roman" w:cs="Times New Roman"/>
                  <w:sz w:val="18"/>
                  <w:szCs w:val="18"/>
                </w:rPr>
                <w:t>http://thumb9.shutterstock.com/display_pic_with_logo/437269/132791996/stock-photo-serekaniye-syria-march-view-of-war-damage-from-serekaniye-syrian-war-plane-bombed-serekaniye-132791996.jpg</w:t>
              </w:r>
            </w:hyperlink>
          </w:p>
        </w:tc>
      </w:tr>
      <w:tr w:rsidR="00B630B4" w14:paraId="00AFA881" w14:textId="77777777" w:rsidTr="00AB5076">
        <w:tc>
          <w:tcPr>
            <w:tcW w:w="2518" w:type="dxa"/>
          </w:tcPr>
          <w:p w14:paraId="05808164"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DF08F21" w14:textId="77777777"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La ciudad de Serekaniye, Siria, bombardeada en marzo de 2013.</w:t>
            </w:r>
          </w:p>
        </w:tc>
      </w:tr>
    </w:tbl>
    <w:p w14:paraId="6DE00339" w14:textId="77777777"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45E8A1E9" w14:textId="3A64DE18" w:rsidR="00A71A16" w:rsidDel="00343C30" w:rsidRDefault="00DC6387" w:rsidP="00130579">
      <w:pPr>
        <w:shd w:val="clear" w:color="auto" w:fill="FFFFFF"/>
        <w:spacing w:after="225" w:line="240" w:lineRule="auto"/>
        <w:rPr>
          <w:del w:id="1143" w:author="Lilia Carvajal" w:date="2016-05-19T08:08:00Z"/>
          <w:rFonts w:ascii="Times New Roman" w:eastAsia="Times New Roman" w:hAnsi="Times New Roman" w:cs="Times New Roman"/>
          <w:bCs/>
          <w:color w:val="333333"/>
          <w:sz w:val="24"/>
          <w:szCs w:val="24"/>
          <w:lang w:eastAsia="es-CO"/>
        </w:rPr>
      </w:pPr>
      <w:del w:id="1144" w:author="Lilia Carvajal" w:date="2016-05-19T08:01:00Z">
        <w:r w:rsidDel="002B59EE">
          <w:rPr>
            <w:rFonts w:ascii="Times New Roman" w:eastAsia="Times New Roman" w:hAnsi="Times New Roman" w:cs="Times New Roman"/>
            <w:bCs/>
            <w:color w:val="333333"/>
            <w:sz w:val="24"/>
            <w:szCs w:val="24"/>
            <w:lang w:eastAsia="es-CO"/>
          </w:rPr>
          <w:delText>Además, l</w:delText>
        </w:r>
        <w:r w:rsidR="005C529E" w:rsidRPr="002F23E0" w:rsidDel="002B59EE">
          <w:rPr>
            <w:rFonts w:ascii="Times New Roman" w:eastAsia="Times New Roman" w:hAnsi="Times New Roman" w:cs="Times New Roman"/>
            <w:bCs/>
            <w:color w:val="333333"/>
            <w:sz w:val="24"/>
            <w:szCs w:val="24"/>
            <w:lang w:eastAsia="es-CO"/>
          </w:rPr>
          <w:delText>os rebeldes están compuestos por</w:delText>
        </w:r>
      </w:del>
      <w:ins w:id="1145" w:author="Lilia Carvajal" w:date="2016-05-19T08:01:00Z">
        <w:r w:rsidR="002B59EE">
          <w:rPr>
            <w:rFonts w:ascii="Times New Roman" w:eastAsia="Times New Roman" w:hAnsi="Times New Roman" w:cs="Times New Roman"/>
            <w:bCs/>
            <w:color w:val="333333"/>
            <w:sz w:val="24"/>
            <w:szCs w:val="24"/>
            <w:lang w:eastAsia="es-CO"/>
          </w:rPr>
          <w:t>A esta guerra se han sumado otras</w:t>
        </w:r>
      </w:ins>
      <w:r w:rsidR="005C529E" w:rsidRPr="002F23E0">
        <w:rPr>
          <w:rFonts w:ascii="Times New Roman" w:eastAsia="Times New Roman" w:hAnsi="Times New Roman" w:cs="Times New Roman"/>
          <w:bCs/>
          <w:color w:val="333333"/>
          <w:sz w:val="24"/>
          <w:szCs w:val="24"/>
          <w:lang w:eastAsia="es-CO"/>
        </w:rPr>
        <w:t xml:space="preserve"> facciones con diferentes </w:t>
      </w:r>
      <w:r w:rsidR="005C529E" w:rsidRPr="002B59EE">
        <w:rPr>
          <w:rFonts w:ascii="Times New Roman" w:eastAsia="Times New Roman" w:hAnsi="Times New Roman" w:cs="Times New Roman"/>
          <w:b/>
          <w:bCs/>
          <w:color w:val="333333"/>
          <w:sz w:val="24"/>
          <w:szCs w:val="24"/>
          <w:lang w:eastAsia="es-CO"/>
          <w:rPrChange w:id="1146" w:author="Lilia Carvajal" w:date="2016-05-19T08:03:00Z">
            <w:rPr>
              <w:rFonts w:ascii="Times New Roman" w:eastAsia="Times New Roman" w:hAnsi="Times New Roman" w:cs="Times New Roman"/>
              <w:bCs/>
              <w:color w:val="333333"/>
              <w:sz w:val="24"/>
              <w:szCs w:val="24"/>
              <w:lang w:eastAsia="es-CO"/>
            </w:rPr>
          </w:rPrChange>
        </w:rPr>
        <w:t>orígenes ideológicos</w:t>
      </w:r>
      <w:r w:rsidR="005C529E" w:rsidRPr="002F23E0">
        <w:rPr>
          <w:rFonts w:ascii="Times New Roman" w:eastAsia="Times New Roman" w:hAnsi="Times New Roman" w:cs="Times New Roman"/>
          <w:bCs/>
          <w:color w:val="333333"/>
          <w:sz w:val="24"/>
          <w:szCs w:val="24"/>
          <w:lang w:eastAsia="es-CO"/>
        </w:rPr>
        <w:t>, lo cual dificulta un liderazgo un</w:t>
      </w:r>
      <w:r w:rsidR="00A71A16">
        <w:rPr>
          <w:rFonts w:ascii="Times New Roman" w:eastAsia="Times New Roman" w:hAnsi="Times New Roman" w:cs="Times New Roman"/>
          <w:bCs/>
          <w:color w:val="333333"/>
          <w:sz w:val="24"/>
          <w:szCs w:val="24"/>
          <w:lang w:eastAsia="es-CO"/>
        </w:rPr>
        <w:t>ificado en las negociaciones de paz</w:t>
      </w:r>
      <w:ins w:id="1147" w:author="Lilia Carvajal" w:date="2016-05-19T08:01:00Z">
        <w:r w:rsidR="002B59EE">
          <w:rPr>
            <w:rFonts w:ascii="Times New Roman" w:eastAsia="Times New Roman" w:hAnsi="Times New Roman" w:cs="Times New Roman"/>
            <w:bCs/>
            <w:color w:val="333333"/>
            <w:sz w:val="24"/>
            <w:szCs w:val="24"/>
            <w:lang w:eastAsia="es-CO"/>
          </w:rPr>
          <w:t xml:space="preserve"> </w:t>
        </w:r>
      </w:ins>
      <w:del w:id="1148" w:author="Lilia Carvajal" w:date="2016-05-19T08:01:00Z">
        <w:r w:rsidR="00A71A16" w:rsidDel="002B59EE">
          <w:rPr>
            <w:rFonts w:ascii="Times New Roman" w:eastAsia="Times New Roman" w:hAnsi="Times New Roman" w:cs="Times New Roman"/>
            <w:bCs/>
            <w:color w:val="333333"/>
            <w:sz w:val="24"/>
            <w:szCs w:val="24"/>
            <w:lang w:eastAsia="es-CO"/>
          </w:rPr>
          <w:delText xml:space="preserve">, impidiendo así la llegada </w:delText>
        </w:r>
      </w:del>
      <w:ins w:id="1149" w:author="Lilia Carvajal" w:date="2016-05-19T08:01:00Z">
        <w:r w:rsidR="002B59EE">
          <w:rPr>
            <w:rFonts w:ascii="Times New Roman" w:eastAsia="Times New Roman" w:hAnsi="Times New Roman" w:cs="Times New Roman"/>
            <w:bCs/>
            <w:color w:val="333333"/>
            <w:sz w:val="24"/>
            <w:szCs w:val="24"/>
            <w:lang w:eastAsia="es-CO"/>
          </w:rPr>
          <w:t xml:space="preserve">y llegar </w:t>
        </w:r>
      </w:ins>
      <w:r w:rsidR="00A71A16">
        <w:rPr>
          <w:rFonts w:ascii="Times New Roman" w:eastAsia="Times New Roman" w:hAnsi="Times New Roman" w:cs="Times New Roman"/>
          <w:bCs/>
          <w:color w:val="333333"/>
          <w:sz w:val="24"/>
          <w:szCs w:val="24"/>
          <w:lang w:eastAsia="es-CO"/>
        </w:rPr>
        <w:t>a acuerdos estables.</w:t>
      </w:r>
      <w:ins w:id="1150" w:author="Lilia Carvajal" w:date="2016-05-19T08:08:00Z">
        <w:r w:rsidR="00130579">
          <w:rPr>
            <w:rFonts w:ascii="Times New Roman" w:eastAsia="Times New Roman" w:hAnsi="Times New Roman" w:cs="Times New Roman"/>
            <w:bCs/>
            <w:color w:val="333333"/>
            <w:sz w:val="24"/>
            <w:szCs w:val="24"/>
            <w:lang w:eastAsia="es-CO"/>
          </w:rPr>
          <w:t xml:space="preserve"> </w:t>
        </w:r>
      </w:ins>
      <w:ins w:id="1151" w:author="Lilia Carvajal" w:date="2016-05-19T08:19:00Z">
        <w:r w:rsidR="00343C30">
          <w:rPr>
            <w:rFonts w:ascii="Times New Roman" w:eastAsia="Times New Roman" w:hAnsi="Times New Roman" w:cs="Times New Roman"/>
            <w:bCs/>
            <w:color w:val="333333"/>
            <w:sz w:val="24"/>
            <w:szCs w:val="24"/>
            <w:lang w:eastAsia="es-CO"/>
          </w:rPr>
          <w:t>Hezbolá (milicia chiita de origen liban</w:t>
        </w:r>
        <w:r w:rsidR="002D490E">
          <w:rPr>
            <w:rFonts w:ascii="Times New Roman" w:eastAsia="Times New Roman" w:hAnsi="Times New Roman" w:cs="Times New Roman"/>
            <w:bCs/>
            <w:color w:val="333333"/>
            <w:sz w:val="24"/>
            <w:szCs w:val="24"/>
            <w:lang w:eastAsia="es-CO"/>
          </w:rPr>
          <w:t>és) apoya al Gobierno de Assad.</w:t>
        </w:r>
      </w:ins>
    </w:p>
    <w:p w14:paraId="6A8974CE" w14:textId="77777777" w:rsidR="00343C30" w:rsidRDefault="00343C30" w:rsidP="002F23E0">
      <w:pPr>
        <w:shd w:val="clear" w:color="auto" w:fill="FFFFFF"/>
        <w:spacing w:after="225" w:line="240" w:lineRule="auto"/>
        <w:rPr>
          <w:ins w:id="1152" w:author="Lilia Carvajal" w:date="2016-05-19T08:19:00Z"/>
          <w:rFonts w:ascii="Times New Roman" w:eastAsia="Times New Roman" w:hAnsi="Times New Roman" w:cs="Times New Roman"/>
          <w:bCs/>
          <w:color w:val="333333"/>
          <w:sz w:val="24"/>
          <w:szCs w:val="24"/>
          <w:lang w:eastAsia="es-CO"/>
        </w:rPr>
      </w:pPr>
    </w:p>
    <w:p w14:paraId="089844EF" w14:textId="7B234049" w:rsidR="001C63D8" w:rsidRDefault="00A71A16" w:rsidP="00130579">
      <w:pPr>
        <w:shd w:val="clear" w:color="auto" w:fill="FFFFFF"/>
        <w:spacing w:after="225" w:line="240" w:lineRule="auto"/>
        <w:rPr>
          <w:rFonts w:ascii="Times New Roman" w:eastAsia="Times New Roman" w:hAnsi="Times New Roman" w:cs="Times New Roman"/>
          <w:bCs/>
          <w:color w:val="333333"/>
          <w:sz w:val="24"/>
          <w:szCs w:val="24"/>
          <w:lang w:eastAsia="es-CO"/>
        </w:rPr>
      </w:pPr>
      <w:del w:id="1153" w:author="Lilia Carvajal" w:date="2016-05-19T08:08:00Z">
        <w:r w:rsidDel="00130579">
          <w:rPr>
            <w:rFonts w:ascii="Times New Roman" w:eastAsia="Times New Roman" w:hAnsi="Times New Roman" w:cs="Times New Roman"/>
            <w:bCs/>
            <w:color w:val="333333"/>
            <w:sz w:val="24"/>
            <w:szCs w:val="24"/>
            <w:lang w:eastAsia="es-CO"/>
          </w:rPr>
          <w:delText xml:space="preserve">Aún más grave ha sido la </w:delText>
        </w:r>
      </w:del>
      <w:ins w:id="1154" w:author="Lilia Carvajal" w:date="2016-05-19T08:13:00Z">
        <w:r w:rsidR="00130579">
          <w:rPr>
            <w:rFonts w:ascii="Times New Roman" w:eastAsia="Times New Roman" w:hAnsi="Times New Roman" w:cs="Times New Roman"/>
            <w:bCs/>
            <w:color w:val="333333"/>
            <w:sz w:val="24"/>
            <w:szCs w:val="24"/>
            <w:lang w:eastAsia="es-CO"/>
          </w:rPr>
          <w:t>Áreas</w:t>
        </w:r>
      </w:ins>
      <w:ins w:id="1155" w:author="Lilia Carvajal" w:date="2016-05-19T08:12:00Z">
        <w:r w:rsidR="00130579">
          <w:rPr>
            <w:rFonts w:ascii="Times New Roman" w:eastAsia="Times New Roman" w:hAnsi="Times New Roman" w:cs="Times New Roman"/>
            <w:bCs/>
            <w:color w:val="333333"/>
            <w:sz w:val="24"/>
            <w:szCs w:val="24"/>
            <w:lang w:eastAsia="es-CO"/>
          </w:rPr>
          <w:t xml:space="preserve"> </w:t>
        </w:r>
      </w:ins>
      <w:ins w:id="1156" w:author="Lilia Carvajal" w:date="2016-05-19T08:13:00Z">
        <w:r w:rsidR="00130579">
          <w:rPr>
            <w:rFonts w:ascii="Times New Roman" w:eastAsia="Times New Roman" w:hAnsi="Times New Roman" w:cs="Times New Roman"/>
            <w:bCs/>
            <w:color w:val="333333"/>
            <w:sz w:val="24"/>
            <w:szCs w:val="24"/>
            <w:lang w:eastAsia="es-CO"/>
          </w:rPr>
          <w:t xml:space="preserve">importantes </w:t>
        </w:r>
      </w:ins>
      <w:ins w:id="1157" w:author="Lilia Carvajal" w:date="2016-05-19T08:12:00Z">
        <w:r w:rsidR="00130579">
          <w:rPr>
            <w:rFonts w:ascii="Times New Roman" w:eastAsia="Times New Roman" w:hAnsi="Times New Roman" w:cs="Times New Roman"/>
            <w:bCs/>
            <w:color w:val="333333"/>
            <w:sz w:val="24"/>
            <w:szCs w:val="24"/>
            <w:lang w:eastAsia="es-CO"/>
          </w:rPr>
          <w:t>está</w:t>
        </w:r>
      </w:ins>
      <w:ins w:id="1158" w:author="Lilia Carvajal" w:date="2016-05-19T08:13:00Z">
        <w:r w:rsidR="00130579">
          <w:rPr>
            <w:rFonts w:ascii="Times New Roman" w:eastAsia="Times New Roman" w:hAnsi="Times New Roman" w:cs="Times New Roman"/>
            <w:bCs/>
            <w:color w:val="333333"/>
            <w:sz w:val="24"/>
            <w:szCs w:val="24"/>
            <w:lang w:eastAsia="es-CO"/>
          </w:rPr>
          <w:t>n</w:t>
        </w:r>
      </w:ins>
      <w:ins w:id="1159" w:author="Lilia Carvajal" w:date="2016-05-19T08:12:00Z">
        <w:r w:rsidR="00130579">
          <w:rPr>
            <w:rFonts w:ascii="Times New Roman" w:eastAsia="Times New Roman" w:hAnsi="Times New Roman" w:cs="Times New Roman"/>
            <w:bCs/>
            <w:color w:val="333333"/>
            <w:sz w:val="24"/>
            <w:szCs w:val="24"/>
            <w:lang w:eastAsia="es-CO"/>
          </w:rPr>
          <w:t xml:space="preserve"> dominada</w:t>
        </w:r>
      </w:ins>
      <w:ins w:id="1160" w:author="Lilia Carvajal" w:date="2016-05-19T18:18:00Z">
        <w:r w:rsidR="00835ABF">
          <w:rPr>
            <w:rFonts w:ascii="Times New Roman" w:eastAsia="Times New Roman" w:hAnsi="Times New Roman" w:cs="Times New Roman"/>
            <w:bCs/>
            <w:color w:val="333333"/>
            <w:sz w:val="24"/>
            <w:szCs w:val="24"/>
            <w:lang w:eastAsia="es-CO"/>
          </w:rPr>
          <w:t>s</w:t>
        </w:r>
      </w:ins>
      <w:ins w:id="1161" w:author="Lilia Carvajal" w:date="2016-05-19T08:12:00Z">
        <w:r w:rsidR="00130579">
          <w:rPr>
            <w:rFonts w:ascii="Times New Roman" w:eastAsia="Times New Roman" w:hAnsi="Times New Roman" w:cs="Times New Roman"/>
            <w:bCs/>
            <w:color w:val="333333"/>
            <w:sz w:val="24"/>
            <w:szCs w:val="24"/>
            <w:lang w:eastAsia="es-CO"/>
          </w:rPr>
          <w:t xml:space="preserve"> por </w:t>
        </w:r>
      </w:ins>
      <w:ins w:id="1162" w:author="Lilia Carvajal" w:date="2016-05-19T08:10:00Z">
        <w:r w:rsidR="00835ABF">
          <w:rPr>
            <w:rFonts w:ascii="Times New Roman" w:eastAsia="Times New Roman" w:hAnsi="Times New Roman" w:cs="Times New Roman"/>
            <w:bCs/>
            <w:color w:val="333333"/>
            <w:sz w:val="24"/>
            <w:szCs w:val="24"/>
            <w:lang w:eastAsia="es-CO"/>
          </w:rPr>
          <w:t>los kurdos</w:t>
        </w:r>
      </w:ins>
      <w:ins w:id="1163" w:author="Lilia Carvajal" w:date="2016-05-19T08:13:00Z">
        <w:r w:rsidR="00130579">
          <w:rPr>
            <w:rFonts w:ascii="Times New Roman" w:eastAsia="Times New Roman" w:hAnsi="Times New Roman" w:cs="Times New Roman"/>
            <w:bCs/>
            <w:color w:val="333333"/>
            <w:sz w:val="24"/>
            <w:szCs w:val="24"/>
            <w:lang w:eastAsia="es-CO"/>
          </w:rPr>
          <w:t xml:space="preserve"> </w:t>
        </w:r>
      </w:ins>
      <w:ins w:id="1164" w:author="Lilia Carvajal" w:date="2016-05-19T08:14:00Z">
        <w:r w:rsidR="00130579">
          <w:rPr>
            <w:rFonts w:ascii="Times New Roman" w:eastAsia="Times New Roman" w:hAnsi="Times New Roman" w:cs="Times New Roman"/>
            <w:bCs/>
            <w:color w:val="333333"/>
            <w:sz w:val="24"/>
            <w:szCs w:val="24"/>
            <w:lang w:eastAsia="es-CO"/>
          </w:rPr>
          <w:t xml:space="preserve">y </w:t>
        </w:r>
      </w:ins>
      <w:ins w:id="1165" w:author="Lilia Carvajal" w:date="2016-05-19T08:13:00Z">
        <w:r w:rsidR="00130579">
          <w:rPr>
            <w:rFonts w:ascii="Times New Roman" w:eastAsia="Times New Roman" w:hAnsi="Times New Roman" w:cs="Times New Roman"/>
            <w:bCs/>
            <w:color w:val="333333"/>
            <w:sz w:val="24"/>
            <w:szCs w:val="24"/>
            <w:lang w:eastAsia="es-CO"/>
          </w:rPr>
          <w:t>por otros grupos</w:t>
        </w:r>
      </w:ins>
      <w:ins w:id="1166" w:author="Lilia Carvajal" w:date="2016-05-19T08:16:00Z">
        <w:r w:rsidR="00130579">
          <w:rPr>
            <w:rFonts w:ascii="Times New Roman" w:eastAsia="Times New Roman" w:hAnsi="Times New Roman" w:cs="Times New Roman"/>
            <w:bCs/>
            <w:color w:val="333333"/>
            <w:sz w:val="24"/>
            <w:szCs w:val="24"/>
            <w:lang w:eastAsia="es-CO"/>
          </w:rPr>
          <w:t xml:space="preserve"> rebeldes</w:t>
        </w:r>
      </w:ins>
      <w:ins w:id="1167" w:author="Lilia Carvajal" w:date="2016-05-19T08:23:00Z">
        <w:r w:rsidR="00343C30">
          <w:rPr>
            <w:rFonts w:ascii="Times New Roman" w:eastAsia="Times New Roman" w:hAnsi="Times New Roman" w:cs="Times New Roman"/>
            <w:bCs/>
            <w:color w:val="333333"/>
            <w:sz w:val="24"/>
            <w:szCs w:val="24"/>
            <w:lang w:eastAsia="es-CO"/>
          </w:rPr>
          <w:t xml:space="preserve">, entre ellos </w:t>
        </w:r>
        <w:r w:rsidR="00343C30" w:rsidRPr="00343C30">
          <w:rPr>
            <w:rFonts w:ascii="Times New Roman" w:eastAsia="Times New Roman" w:hAnsi="Times New Roman" w:cs="Times New Roman"/>
            <w:b/>
            <w:bCs/>
            <w:color w:val="333333"/>
            <w:sz w:val="24"/>
            <w:szCs w:val="24"/>
            <w:lang w:eastAsia="es-CO"/>
            <w:rPrChange w:id="1168" w:author="Lilia Carvajal" w:date="2016-05-19T08:26:00Z">
              <w:rPr>
                <w:rFonts w:ascii="Times New Roman" w:eastAsia="Times New Roman" w:hAnsi="Times New Roman" w:cs="Times New Roman"/>
                <w:bCs/>
                <w:color w:val="333333"/>
                <w:sz w:val="24"/>
                <w:szCs w:val="24"/>
                <w:lang w:eastAsia="es-CO"/>
              </w:rPr>
            </w:rPrChange>
          </w:rPr>
          <w:t>Al Qaeda</w:t>
        </w:r>
      </w:ins>
      <w:ins w:id="1169" w:author="Lilia Carvajal" w:date="2016-05-19T08:24:00Z">
        <w:r w:rsidR="00343C30" w:rsidRPr="00343C30">
          <w:rPr>
            <w:rFonts w:ascii="Times New Roman" w:eastAsia="Times New Roman" w:hAnsi="Times New Roman" w:cs="Times New Roman"/>
            <w:b/>
            <w:bCs/>
            <w:color w:val="333333"/>
            <w:sz w:val="24"/>
            <w:szCs w:val="24"/>
            <w:lang w:eastAsia="es-CO"/>
            <w:rPrChange w:id="1170" w:author="Lilia Carvajal" w:date="2016-05-19T08:26:00Z">
              <w:rPr>
                <w:rFonts w:ascii="Times New Roman" w:eastAsia="Times New Roman" w:hAnsi="Times New Roman" w:cs="Times New Roman"/>
                <w:bCs/>
                <w:color w:val="333333"/>
                <w:sz w:val="24"/>
                <w:szCs w:val="24"/>
                <w:lang w:eastAsia="es-CO"/>
              </w:rPr>
            </w:rPrChange>
          </w:rPr>
          <w:t>.</w:t>
        </w:r>
        <w:r w:rsidR="00343C30">
          <w:rPr>
            <w:rFonts w:ascii="Times New Roman" w:eastAsia="Times New Roman" w:hAnsi="Times New Roman" w:cs="Times New Roman"/>
            <w:bCs/>
            <w:color w:val="333333"/>
            <w:sz w:val="24"/>
            <w:szCs w:val="24"/>
            <w:lang w:eastAsia="es-CO"/>
          </w:rPr>
          <w:t xml:space="preserve"> </w:t>
        </w:r>
      </w:ins>
      <w:del w:id="1171" w:author="Lilia Carvajal" w:date="2016-05-19T08:25:00Z">
        <w:r w:rsidDel="00343C30">
          <w:rPr>
            <w:rFonts w:ascii="Times New Roman" w:eastAsia="Times New Roman" w:hAnsi="Times New Roman" w:cs="Times New Roman"/>
            <w:bCs/>
            <w:color w:val="333333"/>
            <w:sz w:val="24"/>
            <w:szCs w:val="24"/>
            <w:lang w:eastAsia="es-CO"/>
          </w:rPr>
          <w:delText>presencia en el país de otros actores armados, como los peshmerga</w:delText>
        </w:r>
        <w:r w:rsidR="00724153" w:rsidDel="00343C30">
          <w:rPr>
            <w:rFonts w:ascii="Times New Roman" w:eastAsia="Times New Roman" w:hAnsi="Times New Roman" w:cs="Times New Roman"/>
            <w:bCs/>
            <w:color w:val="333333"/>
            <w:sz w:val="24"/>
            <w:szCs w:val="24"/>
            <w:lang w:eastAsia="es-CO"/>
          </w:rPr>
          <w:delText xml:space="preserve"> </w:delText>
        </w:r>
        <w:r w:rsidDel="00343C30">
          <w:rPr>
            <w:rFonts w:ascii="Times New Roman" w:eastAsia="Times New Roman" w:hAnsi="Times New Roman" w:cs="Times New Roman"/>
            <w:bCs/>
            <w:color w:val="333333"/>
            <w:sz w:val="24"/>
            <w:szCs w:val="24"/>
            <w:lang w:eastAsia="es-CO"/>
          </w:rPr>
          <w:delText>(milicias kurdas)</w:delText>
        </w:r>
      </w:del>
      <w:del w:id="1172" w:author="Lilia Carvajal" w:date="2016-05-19T08:16:00Z">
        <w:r w:rsidDel="00130579">
          <w:rPr>
            <w:rFonts w:ascii="Times New Roman" w:eastAsia="Times New Roman" w:hAnsi="Times New Roman" w:cs="Times New Roman"/>
            <w:bCs/>
            <w:color w:val="333333"/>
            <w:sz w:val="24"/>
            <w:szCs w:val="24"/>
            <w:lang w:eastAsia="es-CO"/>
          </w:rPr>
          <w:delText xml:space="preserve"> y</w:delText>
        </w:r>
      </w:del>
      <w:del w:id="1173" w:author="Lilia Carvajal" w:date="2016-05-19T08:25:00Z">
        <w:r w:rsidDel="00343C30">
          <w:rPr>
            <w:rFonts w:ascii="Times New Roman" w:eastAsia="Times New Roman" w:hAnsi="Times New Roman" w:cs="Times New Roman"/>
            <w:bCs/>
            <w:color w:val="333333"/>
            <w:sz w:val="24"/>
            <w:szCs w:val="24"/>
            <w:lang w:eastAsia="es-CO"/>
          </w:rPr>
          <w:delText xml:space="preserve"> </w:delText>
        </w:r>
      </w:del>
      <w:del w:id="1174" w:author="Lilia Carvajal" w:date="2016-05-19T08:19:00Z">
        <w:r w:rsidDel="00343C30">
          <w:rPr>
            <w:rFonts w:ascii="Times New Roman" w:eastAsia="Times New Roman" w:hAnsi="Times New Roman" w:cs="Times New Roman"/>
            <w:bCs/>
            <w:color w:val="333333"/>
            <w:sz w:val="24"/>
            <w:szCs w:val="24"/>
            <w:lang w:eastAsia="es-CO"/>
          </w:rPr>
          <w:delText>Hezbol</w:delText>
        </w:r>
      </w:del>
      <w:del w:id="1175" w:author="Lilia Carvajal" w:date="2016-05-19T08:16:00Z">
        <w:r w:rsidDel="00130579">
          <w:rPr>
            <w:rFonts w:ascii="Times New Roman" w:eastAsia="Times New Roman" w:hAnsi="Times New Roman" w:cs="Times New Roman"/>
            <w:bCs/>
            <w:color w:val="333333"/>
            <w:sz w:val="24"/>
            <w:szCs w:val="24"/>
            <w:lang w:eastAsia="es-CO"/>
          </w:rPr>
          <w:delText>l</w:delText>
        </w:r>
      </w:del>
      <w:del w:id="1176" w:author="Lilia Carvajal" w:date="2016-05-19T08:17:00Z">
        <w:r w:rsidDel="00130579">
          <w:rPr>
            <w:rFonts w:ascii="Times New Roman" w:eastAsia="Times New Roman" w:hAnsi="Times New Roman" w:cs="Times New Roman"/>
            <w:bCs/>
            <w:color w:val="333333"/>
            <w:sz w:val="24"/>
            <w:szCs w:val="24"/>
            <w:lang w:eastAsia="es-CO"/>
          </w:rPr>
          <w:delText>ah</w:delText>
        </w:r>
      </w:del>
      <w:del w:id="1177" w:author="Lilia Carvajal" w:date="2016-05-19T08:19:00Z">
        <w:r w:rsidDel="00343C30">
          <w:rPr>
            <w:rFonts w:ascii="Times New Roman" w:eastAsia="Times New Roman" w:hAnsi="Times New Roman" w:cs="Times New Roman"/>
            <w:bCs/>
            <w:color w:val="333333"/>
            <w:sz w:val="24"/>
            <w:szCs w:val="24"/>
            <w:lang w:eastAsia="es-CO"/>
          </w:rPr>
          <w:delText xml:space="preserve"> (milicia ch</w:delText>
        </w:r>
      </w:del>
      <w:del w:id="1178" w:author="Lilia Carvajal" w:date="2016-05-18T20:52:00Z">
        <w:r w:rsidDel="003E649D">
          <w:rPr>
            <w:rFonts w:ascii="Times New Roman" w:eastAsia="Times New Roman" w:hAnsi="Times New Roman" w:cs="Times New Roman"/>
            <w:bCs/>
            <w:color w:val="333333"/>
            <w:sz w:val="24"/>
            <w:szCs w:val="24"/>
            <w:lang w:eastAsia="es-CO"/>
          </w:rPr>
          <w:delText>í</w:delText>
        </w:r>
      </w:del>
      <w:del w:id="1179" w:author="Lilia Carvajal" w:date="2016-05-19T08:19:00Z">
        <w:r w:rsidDel="00343C30">
          <w:rPr>
            <w:rFonts w:ascii="Times New Roman" w:eastAsia="Times New Roman" w:hAnsi="Times New Roman" w:cs="Times New Roman"/>
            <w:bCs/>
            <w:color w:val="333333"/>
            <w:sz w:val="24"/>
            <w:szCs w:val="24"/>
            <w:lang w:eastAsia="es-CO"/>
          </w:rPr>
          <w:delText xml:space="preserve">ita asentada en Líbano) </w:delText>
        </w:r>
      </w:del>
      <w:del w:id="1180" w:author="Lilia Carvajal" w:date="2016-05-19T08:18:00Z">
        <w:r w:rsidDel="00343C30">
          <w:rPr>
            <w:rFonts w:ascii="Times New Roman" w:eastAsia="Times New Roman" w:hAnsi="Times New Roman" w:cs="Times New Roman"/>
            <w:bCs/>
            <w:color w:val="333333"/>
            <w:sz w:val="24"/>
            <w:szCs w:val="24"/>
            <w:lang w:eastAsia="es-CO"/>
          </w:rPr>
          <w:delText xml:space="preserve">quienes </w:delText>
        </w:r>
      </w:del>
      <w:del w:id="1181" w:author="Lilia Carvajal" w:date="2016-05-19T08:19:00Z">
        <w:r w:rsidDel="00343C30">
          <w:rPr>
            <w:rFonts w:ascii="Times New Roman" w:eastAsia="Times New Roman" w:hAnsi="Times New Roman" w:cs="Times New Roman"/>
            <w:bCs/>
            <w:color w:val="333333"/>
            <w:sz w:val="24"/>
            <w:szCs w:val="24"/>
            <w:lang w:eastAsia="es-CO"/>
          </w:rPr>
          <w:delText>apoya</w:delText>
        </w:r>
      </w:del>
      <w:del w:id="1182" w:author="Lilia Carvajal" w:date="2016-05-19T08:18:00Z">
        <w:r w:rsidDel="00343C30">
          <w:rPr>
            <w:rFonts w:ascii="Times New Roman" w:eastAsia="Times New Roman" w:hAnsi="Times New Roman" w:cs="Times New Roman"/>
            <w:bCs/>
            <w:color w:val="333333"/>
            <w:sz w:val="24"/>
            <w:szCs w:val="24"/>
            <w:lang w:eastAsia="es-CO"/>
          </w:rPr>
          <w:delText>n</w:delText>
        </w:r>
      </w:del>
      <w:del w:id="1183" w:author="Lilia Carvajal" w:date="2016-05-19T08:19:00Z">
        <w:r w:rsidDel="00343C30">
          <w:rPr>
            <w:rFonts w:ascii="Times New Roman" w:eastAsia="Times New Roman" w:hAnsi="Times New Roman" w:cs="Times New Roman"/>
            <w:bCs/>
            <w:color w:val="333333"/>
            <w:sz w:val="24"/>
            <w:szCs w:val="24"/>
            <w:lang w:eastAsia="es-CO"/>
          </w:rPr>
          <w:delText xml:space="preserve"> al gobierno de Assad, </w:delText>
        </w:r>
      </w:del>
      <w:del w:id="1184" w:author="Lilia Carvajal" w:date="2016-05-19T08:25:00Z">
        <w:r w:rsidDel="00343C30">
          <w:rPr>
            <w:rFonts w:ascii="Times New Roman" w:eastAsia="Times New Roman" w:hAnsi="Times New Roman" w:cs="Times New Roman"/>
            <w:bCs/>
            <w:color w:val="333333"/>
            <w:sz w:val="24"/>
            <w:szCs w:val="24"/>
            <w:lang w:eastAsia="es-CO"/>
          </w:rPr>
          <w:delText xml:space="preserve">y </w:delText>
        </w:r>
      </w:del>
      <w:del w:id="1185" w:author="Lilia Carvajal" w:date="2016-05-19T08:23:00Z">
        <w:r w:rsidDel="00343C30">
          <w:rPr>
            <w:rFonts w:ascii="Times New Roman" w:eastAsia="Times New Roman" w:hAnsi="Times New Roman" w:cs="Times New Roman"/>
            <w:bCs/>
            <w:color w:val="333333"/>
            <w:sz w:val="24"/>
            <w:szCs w:val="24"/>
            <w:lang w:eastAsia="es-CO"/>
          </w:rPr>
          <w:delText>del grupo terrorista</w:delText>
        </w:r>
      </w:del>
      <w:del w:id="1186" w:author="Lilia Carvajal" w:date="2016-05-19T08:25:00Z">
        <w:r w:rsidDel="00343C30">
          <w:rPr>
            <w:rFonts w:ascii="Times New Roman" w:eastAsia="Times New Roman" w:hAnsi="Times New Roman" w:cs="Times New Roman"/>
            <w:bCs/>
            <w:color w:val="333333"/>
            <w:sz w:val="24"/>
            <w:szCs w:val="24"/>
            <w:lang w:eastAsia="es-CO"/>
          </w:rPr>
          <w:delText xml:space="preserve"> </w:delText>
        </w:r>
      </w:del>
      <w:ins w:id="1187" w:author="Lilia Carvajal" w:date="2016-05-19T08:25:00Z">
        <w:r w:rsidR="00343C30">
          <w:rPr>
            <w:rFonts w:ascii="Times New Roman" w:eastAsia="Times New Roman" w:hAnsi="Times New Roman" w:cs="Times New Roman"/>
            <w:bCs/>
            <w:color w:val="333333"/>
            <w:sz w:val="24"/>
            <w:szCs w:val="24"/>
            <w:lang w:eastAsia="es-CO"/>
          </w:rPr>
          <w:t xml:space="preserve">El </w:t>
        </w:r>
      </w:ins>
      <w:r>
        <w:rPr>
          <w:rFonts w:ascii="Times New Roman" w:eastAsia="Times New Roman" w:hAnsi="Times New Roman" w:cs="Times New Roman"/>
          <w:bCs/>
          <w:color w:val="333333"/>
          <w:sz w:val="24"/>
          <w:szCs w:val="24"/>
          <w:lang w:eastAsia="es-CO"/>
        </w:rPr>
        <w:t>Estado Islámico</w:t>
      </w:r>
      <w:del w:id="1188" w:author="Lilia Carvajal" w:date="2016-05-19T08:25:00Z">
        <w:r w:rsidDel="00343C30">
          <w:rPr>
            <w:rFonts w:ascii="Times New Roman" w:eastAsia="Times New Roman" w:hAnsi="Times New Roman" w:cs="Times New Roman"/>
            <w:bCs/>
            <w:color w:val="333333"/>
            <w:sz w:val="24"/>
            <w:szCs w:val="24"/>
            <w:lang w:eastAsia="es-CO"/>
          </w:rPr>
          <w:delText>, que</w:delText>
        </w:r>
      </w:del>
      <w:r>
        <w:rPr>
          <w:rFonts w:ascii="Times New Roman" w:eastAsia="Times New Roman" w:hAnsi="Times New Roman" w:cs="Times New Roman"/>
          <w:bCs/>
          <w:color w:val="333333"/>
          <w:sz w:val="24"/>
          <w:szCs w:val="24"/>
          <w:lang w:eastAsia="es-CO"/>
        </w:rPr>
        <w:t xml:space="preserve"> </w:t>
      </w:r>
      <w:ins w:id="1189" w:author="Lilia Carvajal" w:date="2016-05-19T18:15:00Z">
        <w:r w:rsidR="002D490E">
          <w:rPr>
            <w:rFonts w:ascii="Times New Roman" w:eastAsia="Times New Roman" w:hAnsi="Times New Roman" w:cs="Times New Roman"/>
            <w:bCs/>
            <w:color w:val="333333"/>
            <w:sz w:val="24"/>
            <w:szCs w:val="24"/>
            <w:lang w:eastAsia="es-CO"/>
          </w:rPr>
          <w:t xml:space="preserve">de Irak y el Levante </w:t>
        </w:r>
      </w:ins>
      <w:del w:id="1190" w:author="Lilia Carvajal" w:date="2016-05-19T08:24:00Z">
        <w:r w:rsidDel="00343C30">
          <w:rPr>
            <w:rFonts w:ascii="Times New Roman" w:eastAsia="Times New Roman" w:hAnsi="Times New Roman" w:cs="Times New Roman"/>
            <w:bCs/>
            <w:color w:val="333333"/>
            <w:sz w:val="24"/>
            <w:szCs w:val="24"/>
            <w:lang w:eastAsia="es-CO"/>
          </w:rPr>
          <w:delText xml:space="preserve">ha logrado </w:delText>
        </w:r>
      </w:del>
      <w:r>
        <w:rPr>
          <w:rFonts w:ascii="Times New Roman" w:eastAsia="Times New Roman" w:hAnsi="Times New Roman" w:cs="Times New Roman"/>
          <w:bCs/>
          <w:color w:val="333333"/>
          <w:sz w:val="24"/>
          <w:szCs w:val="24"/>
          <w:lang w:eastAsia="es-CO"/>
        </w:rPr>
        <w:t>controla</w:t>
      </w:r>
      <w:del w:id="1191" w:author="Lilia Carvajal" w:date="2016-05-19T08:24:00Z">
        <w:r w:rsidDel="00343C30">
          <w:rPr>
            <w:rFonts w:ascii="Times New Roman" w:eastAsia="Times New Roman" w:hAnsi="Times New Roman" w:cs="Times New Roman"/>
            <w:bCs/>
            <w:color w:val="333333"/>
            <w:sz w:val="24"/>
            <w:szCs w:val="24"/>
            <w:lang w:eastAsia="es-CO"/>
          </w:rPr>
          <w:delText>r</w:delText>
        </w:r>
      </w:del>
      <w:r>
        <w:rPr>
          <w:rFonts w:ascii="Times New Roman" w:eastAsia="Times New Roman" w:hAnsi="Times New Roman" w:cs="Times New Roman"/>
          <w:bCs/>
          <w:color w:val="333333"/>
          <w:sz w:val="24"/>
          <w:szCs w:val="24"/>
          <w:lang w:eastAsia="es-CO"/>
        </w:rPr>
        <w:t xml:space="preserve"> extensas regiones</w:t>
      </w:r>
      <w:del w:id="1192" w:author="Lilia Carvajal" w:date="2016-05-19T08:24:00Z">
        <w:r w:rsidDel="00343C30">
          <w:rPr>
            <w:rFonts w:ascii="Times New Roman" w:eastAsia="Times New Roman" w:hAnsi="Times New Roman" w:cs="Times New Roman"/>
            <w:bCs/>
            <w:color w:val="333333"/>
            <w:sz w:val="24"/>
            <w:szCs w:val="24"/>
            <w:lang w:eastAsia="es-CO"/>
          </w:rPr>
          <w:delText xml:space="preserve"> de ese país</w:delText>
        </w:r>
      </w:del>
      <w:r>
        <w:rPr>
          <w:rFonts w:ascii="Times New Roman" w:eastAsia="Times New Roman" w:hAnsi="Times New Roman" w:cs="Times New Roman"/>
          <w:bCs/>
          <w:color w:val="333333"/>
          <w:sz w:val="24"/>
          <w:szCs w:val="24"/>
          <w:lang w:eastAsia="es-CO"/>
        </w:rPr>
        <w:t>, en especial las limítrofes con Irak</w:t>
      </w:r>
      <w:ins w:id="1193" w:author="Lilia Carvajal" w:date="2016-05-19T08:25:00Z">
        <w:r w:rsidR="00343C30">
          <w:rPr>
            <w:rFonts w:ascii="Times New Roman" w:eastAsia="Times New Roman" w:hAnsi="Times New Roman" w:cs="Times New Roman"/>
            <w:bCs/>
            <w:color w:val="333333"/>
            <w:sz w:val="24"/>
            <w:szCs w:val="24"/>
            <w:lang w:eastAsia="es-CO"/>
          </w:rPr>
          <w:t>, y ha cometido</w:t>
        </w:r>
      </w:ins>
      <w:del w:id="1194" w:author="Lilia Carvajal" w:date="2016-05-19T08:25:00Z">
        <w:r w:rsidDel="00343C30">
          <w:rPr>
            <w:rFonts w:ascii="Times New Roman" w:eastAsia="Times New Roman" w:hAnsi="Times New Roman" w:cs="Times New Roman"/>
            <w:bCs/>
            <w:color w:val="333333"/>
            <w:sz w:val="24"/>
            <w:szCs w:val="24"/>
            <w:lang w:eastAsia="es-CO"/>
          </w:rPr>
          <w:delText>.</w:delText>
        </w:r>
      </w:del>
      <w:r>
        <w:rPr>
          <w:rFonts w:ascii="Times New Roman" w:eastAsia="Times New Roman" w:hAnsi="Times New Roman" w:cs="Times New Roman"/>
          <w:bCs/>
          <w:color w:val="333333"/>
          <w:sz w:val="24"/>
          <w:szCs w:val="24"/>
          <w:lang w:eastAsia="es-CO"/>
        </w:rPr>
        <w:t xml:space="preserve"> </w:t>
      </w:r>
      <w:del w:id="1195" w:author="Lilia Carvajal" w:date="2016-05-19T08:25:00Z">
        <w:r w:rsidDel="00343C30">
          <w:rPr>
            <w:rFonts w:ascii="Times New Roman" w:eastAsia="Times New Roman" w:hAnsi="Times New Roman" w:cs="Times New Roman"/>
            <w:bCs/>
            <w:color w:val="333333"/>
            <w:sz w:val="24"/>
            <w:szCs w:val="24"/>
            <w:lang w:eastAsia="es-CO"/>
          </w:rPr>
          <w:delText xml:space="preserve">La presencia del Estado Islámico implicó </w:delText>
        </w:r>
      </w:del>
      <w:r>
        <w:rPr>
          <w:rFonts w:ascii="Times New Roman" w:eastAsia="Times New Roman" w:hAnsi="Times New Roman" w:cs="Times New Roman"/>
          <w:bCs/>
          <w:color w:val="333333"/>
          <w:sz w:val="24"/>
          <w:szCs w:val="24"/>
          <w:lang w:eastAsia="es-CO"/>
        </w:rPr>
        <w:t xml:space="preserve">asesinatos selectivos y en masa, la destrucción </w:t>
      </w:r>
      <w:ins w:id="1196" w:author="Lilia Carvajal" w:date="2016-05-19T18:14:00Z">
        <w:r w:rsidR="002D490E">
          <w:rPr>
            <w:rFonts w:ascii="Times New Roman" w:eastAsia="Times New Roman" w:hAnsi="Times New Roman" w:cs="Times New Roman"/>
            <w:bCs/>
            <w:color w:val="333333"/>
            <w:sz w:val="24"/>
            <w:szCs w:val="24"/>
            <w:lang w:eastAsia="es-CO"/>
          </w:rPr>
          <w:t xml:space="preserve">de </w:t>
        </w:r>
      </w:ins>
      <w:del w:id="1197" w:author="Lilia Carvajal" w:date="2016-05-19T08:25:00Z">
        <w:r w:rsidRPr="00343C30" w:rsidDel="00343C30">
          <w:rPr>
            <w:rFonts w:ascii="Times New Roman" w:eastAsia="Times New Roman" w:hAnsi="Times New Roman" w:cs="Times New Roman"/>
            <w:b/>
            <w:bCs/>
            <w:color w:val="333333"/>
            <w:sz w:val="24"/>
            <w:szCs w:val="24"/>
            <w:lang w:eastAsia="es-CO"/>
            <w:rPrChange w:id="1198" w:author="Lilia Carvajal" w:date="2016-05-19T08:26:00Z">
              <w:rPr>
                <w:rFonts w:ascii="Times New Roman" w:eastAsia="Times New Roman" w:hAnsi="Times New Roman" w:cs="Times New Roman"/>
                <w:bCs/>
                <w:color w:val="333333"/>
                <w:sz w:val="24"/>
                <w:szCs w:val="24"/>
                <w:lang w:eastAsia="es-CO"/>
              </w:rPr>
            </w:rPrChange>
          </w:rPr>
          <w:delText>de yacimientos</w:delText>
        </w:r>
      </w:del>
      <w:ins w:id="1199" w:author="Lilia Carvajal" w:date="2016-05-19T08:25:00Z">
        <w:r w:rsidR="00343C30" w:rsidRPr="00343C30">
          <w:rPr>
            <w:rFonts w:ascii="Times New Roman" w:eastAsia="Times New Roman" w:hAnsi="Times New Roman" w:cs="Times New Roman"/>
            <w:b/>
            <w:bCs/>
            <w:color w:val="333333"/>
            <w:sz w:val="24"/>
            <w:szCs w:val="24"/>
            <w:lang w:eastAsia="es-CO"/>
            <w:rPrChange w:id="1200" w:author="Lilia Carvajal" w:date="2016-05-19T08:26:00Z">
              <w:rPr>
                <w:rFonts w:ascii="Times New Roman" w:eastAsia="Times New Roman" w:hAnsi="Times New Roman" w:cs="Times New Roman"/>
                <w:bCs/>
                <w:color w:val="333333"/>
                <w:sz w:val="24"/>
                <w:szCs w:val="24"/>
                <w:lang w:eastAsia="es-CO"/>
              </w:rPr>
            </w:rPrChange>
          </w:rPr>
          <w:t>reliquias</w:t>
        </w:r>
      </w:ins>
      <w:r w:rsidRPr="00343C30">
        <w:rPr>
          <w:rFonts w:ascii="Times New Roman" w:eastAsia="Times New Roman" w:hAnsi="Times New Roman" w:cs="Times New Roman"/>
          <w:b/>
          <w:bCs/>
          <w:color w:val="333333"/>
          <w:sz w:val="24"/>
          <w:szCs w:val="24"/>
          <w:lang w:eastAsia="es-CO"/>
          <w:rPrChange w:id="1201" w:author="Lilia Carvajal" w:date="2016-05-19T08:26:00Z">
            <w:rPr>
              <w:rFonts w:ascii="Times New Roman" w:eastAsia="Times New Roman" w:hAnsi="Times New Roman" w:cs="Times New Roman"/>
              <w:bCs/>
              <w:color w:val="333333"/>
              <w:sz w:val="24"/>
              <w:szCs w:val="24"/>
              <w:lang w:eastAsia="es-CO"/>
            </w:rPr>
          </w:rPrChange>
        </w:rPr>
        <w:t xml:space="preserve"> arqueológic</w:t>
      </w:r>
      <w:ins w:id="1202" w:author="Lilia Carvajal" w:date="2016-05-19T08:25:00Z">
        <w:r w:rsidR="00343C30" w:rsidRPr="00343C30">
          <w:rPr>
            <w:rFonts w:ascii="Times New Roman" w:eastAsia="Times New Roman" w:hAnsi="Times New Roman" w:cs="Times New Roman"/>
            <w:b/>
            <w:bCs/>
            <w:color w:val="333333"/>
            <w:sz w:val="24"/>
            <w:szCs w:val="24"/>
            <w:lang w:eastAsia="es-CO"/>
            <w:rPrChange w:id="1203" w:author="Lilia Carvajal" w:date="2016-05-19T08:26:00Z">
              <w:rPr>
                <w:rFonts w:ascii="Times New Roman" w:eastAsia="Times New Roman" w:hAnsi="Times New Roman" w:cs="Times New Roman"/>
                <w:bCs/>
                <w:color w:val="333333"/>
                <w:sz w:val="24"/>
                <w:szCs w:val="24"/>
                <w:lang w:eastAsia="es-CO"/>
              </w:rPr>
            </w:rPrChange>
          </w:rPr>
          <w:t>a</w:t>
        </w:r>
      </w:ins>
      <w:del w:id="1204" w:author="Lilia Carvajal" w:date="2016-05-19T08:25:00Z">
        <w:r w:rsidRPr="00343C30" w:rsidDel="00343C30">
          <w:rPr>
            <w:rFonts w:ascii="Times New Roman" w:eastAsia="Times New Roman" w:hAnsi="Times New Roman" w:cs="Times New Roman"/>
            <w:b/>
            <w:bCs/>
            <w:color w:val="333333"/>
            <w:sz w:val="24"/>
            <w:szCs w:val="24"/>
            <w:lang w:eastAsia="es-CO"/>
            <w:rPrChange w:id="1205" w:author="Lilia Carvajal" w:date="2016-05-19T08:26:00Z">
              <w:rPr>
                <w:rFonts w:ascii="Times New Roman" w:eastAsia="Times New Roman" w:hAnsi="Times New Roman" w:cs="Times New Roman"/>
                <w:bCs/>
                <w:color w:val="333333"/>
                <w:sz w:val="24"/>
                <w:szCs w:val="24"/>
                <w:lang w:eastAsia="es-CO"/>
              </w:rPr>
            </w:rPrChange>
          </w:rPr>
          <w:delText>o</w:delText>
        </w:r>
      </w:del>
      <w:r w:rsidRPr="00343C30">
        <w:rPr>
          <w:rFonts w:ascii="Times New Roman" w:eastAsia="Times New Roman" w:hAnsi="Times New Roman" w:cs="Times New Roman"/>
          <w:b/>
          <w:bCs/>
          <w:color w:val="333333"/>
          <w:sz w:val="24"/>
          <w:szCs w:val="24"/>
          <w:lang w:eastAsia="es-CO"/>
          <w:rPrChange w:id="1206" w:author="Lilia Carvajal" w:date="2016-05-19T08:26:00Z">
            <w:rPr>
              <w:rFonts w:ascii="Times New Roman" w:eastAsia="Times New Roman" w:hAnsi="Times New Roman" w:cs="Times New Roman"/>
              <w:bCs/>
              <w:color w:val="333333"/>
              <w:sz w:val="24"/>
              <w:szCs w:val="24"/>
              <w:lang w:eastAsia="es-CO"/>
            </w:rPr>
          </w:rPrChange>
        </w:rPr>
        <w:t>s</w:t>
      </w:r>
      <w:r>
        <w:rPr>
          <w:rFonts w:ascii="Times New Roman" w:eastAsia="Times New Roman" w:hAnsi="Times New Roman" w:cs="Times New Roman"/>
          <w:bCs/>
          <w:color w:val="333333"/>
          <w:sz w:val="24"/>
          <w:szCs w:val="24"/>
          <w:lang w:eastAsia="es-CO"/>
        </w:rPr>
        <w:t xml:space="preserve">, la imposición de una </w:t>
      </w:r>
      <w:r w:rsidRPr="00343C30">
        <w:rPr>
          <w:rFonts w:ascii="Times New Roman" w:eastAsia="Times New Roman" w:hAnsi="Times New Roman" w:cs="Times New Roman"/>
          <w:b/>
          <w:bCs/>
          <w:color w:val="333333"/>
          <w:sz w:val="24"/>
          <w:szCs w:val="24"/>
          <w:lang w:eastAsia="es-CO"/>
          <w:rPrChange w:id="1207" w:author="Lilia Carvajal" w:date="2016-05-19T08:26:00Z">
            <w:rPr>
              <w:rFonts w:ascii="Times New Roman" w:eastAsia="Times New Roman" w:hAnsi="Times New Roman" w:cs="Times New Roman"/>
              <w:bCs/>
              <w:color w:val="333333"/>
              <w:sz w:val="24"/>
              <w:szCs w:val="24"/>
              <w:lang w:eastAsia="es-CO"/>
            </w:rPr>
          </w:rPrChange>
        </w:rPr>
        <w:t>vertiente radical y violenta</w:t>
      </w:r>
      <w:r>
        <w:rPr>
          <w:rFonts w:ascii="Times New Roman" w:eastAsia="Times New Roman" w:hAnsi="Times New Roman" w:cs="Times New Roman"/>
          <w:bCs/>
          <w:color w:val="333333"/>
          <w:sz w:val="24"/>
          <w:szCs w:val="24"/>
          <w:lang w:eastAsia="es-CO"/>
        </w:rPr>
        <w:t xml:space="preserve"> de la ley islámica y el contrabando de petróleo hacia Turquía.</w:t>
      </w:r>
    </w:p>
    <w:p w14:paraId="54993DC5" w14:textId="100E6231" w:rsidR="00A71A16" w:rsidRDefault="00A71A1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Como resultado de la presencia de Estado Islámico, </w:t>
      </w:r>
      <w:del w:id="1208" w:author="Lilia Carvajal" w:date="2016-05-19T08:27:00Z">
        <w:r w:rsidDel="00343C30">
          <w:rPr>
            <w:rFonts w:ascii="Times New Roman" w:eastAsia="Times New Roman" w:hAnsi="Times New Roman" w:cs="Times New Roman"/>
            <w:bCs/>
            <w:color w:val="333333"/>
            <w:sz w:val="24"/>
            <w:szCs w:val="24"/>
            <w:lang w:eastAsia="es-CO"/>
          </w:rPr>
          <w:delText xml:space="preserve">los gobiernos de </w:delText>
        </w:r>
      </w:del>
      <w:r>
        <w:rPr>
          <w:rFonts w:ascii="Times New Roman" w:eastAsia="Times New Roman" w:hAnsi="Times New Roman" w:cs="Times New Roman"/>
          <w:bCs/>
          <w:color w:val="333333"/>
          <w:sz w:val="24"/>
          <w:szCs w:val="24"/>
          <w:lang w:eastAsia="es-CO"/>
        </w:rPr>
        <w:t xml:space="preserve">Estados Unidos, Reino Unido, Francia y Rusia han desplegado una </w:t>
      </w:r>
      <w:r w:rsidRPr="00733638">
        <w:rPr>
          <w:rFonts w:ascii="Times New Roman" w:eastAsia="Times New Roman" w:hAnsi="Times New Roman" w:cs="Times New Roman"/>
          <w:b/>
          <w:bCs/>
          <w:color w:val="333333"/>
          <w:sz w:val="24"/>
          <w:szCs w:val="24"/>
          <w:lang w:eastAsia="es-CO"/>
          <w:rPrChange w:id="1209" w:author="Lilia Carvajal" w:date="2016-05-19T08:29:00Z">
            <w:rPr>
              <w:rFonts w:ascii="Times New Roman" w:eastAsia="Times New Roman" w:hAnsi="Times New Roman" w:cs="Times New Roman"/>
              <w:bCs/>
              <w:color w:val="333333"/>
              <w:sz w:val="24"/>
              <w:szCs w:val="24"/>
              <w:lang w:eastAsia="es-CO"/>
            </w:rPr>
          </w:rPrChange>
        </w:rPr>
        <w:t>ofensiva aérea</w:t>
      </w:r>
      <w:r>
        <w:rPr>
          <w:rFonts w:ascii="Times New Roman" w:eastAsia="Times New Roman" w:hAnsi="Times New Roman" w:cs="Times New Roman"/>
          <w:bCs/>
          <w:color w:val="333333"/>
          <w:sz w:val="24"/>
          <w:szCs w:val="24"/>
          <w:lang w:eastAsia="es-CO"/>
        </w:rPr>
        <w:t xml:space="preserve"> en su contra, al tiempo que </w:t>
      </w:r>
      <w:del w:id="1210" w:author="Lilia Carvajal" w:date="2016-05-19T08:27:00Z">
        <w:r w:rsidDel="00343C30">
          <w:rPr>
            <w:rFonts w:ascii="Times New Roman" w:eastAsia="Times New Roman" w:hAnsi="Times New Roman" w:cs="Times New Roman"/>
            <w:bCs/>
            <w:color w:val="333333"/>
            <w:sz w:val="24"/>
            <w:szCs w:val="24"/>
            <w:lang w:eastAsia="es-CO"/>
          </w:rPr>
          <w:delText xml:space="preserve">el gobierno de </w:delText>
        </w:r>
      </w:del>
      <w:r>
        <w:rPr>
          <w:rFonts w:ascii="Times New Roman" w:eastAsia="Times New Roman" w:hAnsi="Times New Roman" w:cs="Times New Roman"/>
          <w:bCs/>
          <w:color w:val="333333"/>
          <w:sz w:val="24"/>
          <w:szCs w:val="24"/>
          <w:lang w:eastAsia="es-CO"/>
        </w:rPr>
        <w:t xml:space="preserve">Assad y los miembros del Ejército Libre Sirio pactaron una </w:t>
      </w:r>
      <w:r w:rsidRPr="00733638">
        <w:rPr>
          <w:rFonts w:ascii="Times New Roman" w:eastAsia="Times New Roman" w:hAnsi="Times New Roman" w:cs="Times New Roman"/>
          <w:b/>
          <w:bCs/>
          <w:color w:val="333333"/>
          <w:sz w:val="24"/>
          <w:szCs w:val="24"/>
          <w:lang w:eastAsia="es-CO"/>
          <w:rPrChange w:id="1211" w:author="Lilia Carvajal" w:date="2016-05-19T08:29:00Z">
            <w:rPr>
              <w:rFonts w:ascii="Times New Roman" w:eastAsia="Times New Roman" w:hAnsi="Times New Roman" w:cs="Times New Roman"/>
              <w:bCs/>
              <w:color w:val="333333"/>
              <w:sz w:val="24"/>
              <w:szCs w:val="24"/>
              <w:lang w:eastAsia="es-CO"/>
            </w:rPr>
          </w:rPrChange>
        </w:rPr>
        <w:t>tregua</w:t>
      </w:r>
      <w:r>
        <w:rPr>
          <w:rFonts w:ascii="Times New Roman" w:eastAsia="Times New Roman" w:hAnsi="Times New Roman" w:cs="Times New Roman"/>
          <w:bCs/>
          <w:color w:val="333333"/>
          <w:sz w:val="24"/>
          <w:szCs w:val="24"/>
          <w:lang w:eastAsia="es-CO"/>
        </w:rPr>
        <w:t xml:space="preserve"> entre sí para enfrentar a los terroristas. Estos factores han hecho posible el repli</w:t>
      </w:r>
      <w:r w:rsidR="00DC6387">
        <w:rPr>
          <w:rFonts w:ascii="Times New Roman" w:eastAsia="Times New Roman" w:hAnsi="Times New Roman" w:cs="Times New Roman"/>
          <w:bCs/>
          <w:color w:val="333333"/>
          <w:sz w:val="24"/>
          <w:szCs w:val="24"/>
          <w:lang w:eastAsia="es-CO"/>
        </w:rPr>
        <w:t xml:space="preserve">egue de </w:t>
      </w:r>
      <w:del w:id="1212" w:author="Lilia Carvajal" w:date="2016-05-19T18:17:00Z">
        <w:r w:rsidR="00DC6387" w:rsidDel="002D490E">
          <w:rPr>
            <w:rFonts w:ascii="Times New Roman" w:eastAsia="Times New Roman" w:hAnsi="Times New Roman" w:cs="Times New Roman"/>
            <w:bCs/>
            <w:color w:val="333333"/>
            <w:sz w:val="24"/>
            <w:szCs w:val="24"/>
            <w:lang w:eastAsia="es-CO"/>
          </w:rPr>
          <w:delText>Estado Islámico</w:delText>
        </w:r>
      </w:del>
      <w:ins w:id="1213" w:author="Lilia Carvajal" w:date="2016-05-19T18:17:00Z">
        <w:r w:rsidR="002D490E">
          <w:rPr>
            <w:rFonts w:ascii="Times New Roman" w:eastAsia="Times New Roman" w:hAnsi="Times New Roman" w:cs="Times New Roman"/>
            <w:bCs/>
            <w:color w:val="333333"/>
            <w:sz w:val="24"/>
            <w:szCs w:val="24"/>
            <w:lang w:eastAsia="es-CO"/>
          </w:rPr>
          <w:t>ese grupo terrorista</w:t>
        </w:r>
      </w:ins>
      <w:r>
        <w:rPr>
          <w:rFonts w:ascii="Times New Roman" w:eastAsia="Times New Roman" w:hAnsi="Times New Roman" w:cs="Times New Roman"/>
          <w:bCs/>
          <w:color w:val="333333"/>
          <w:sz w:val="24"/>
          <w:szCs w:val="24"/>
          <w:lang w:eastAsia="es-CO"/>
        </w:rPr>
        <w:t>.</w:t>
      </w:r>
    </w:p>
    <w:p w14:paraId="15E38A35" w14:textId="77777777" w:rsidR="005C529E"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dureza y duración del conflicto afectan cada día más la economía del país, a ello </w:t>
      </w:r>
      <w:r w:rsidR="00724153" w:rsidRPr="002F23E0">
        <w:rPr>
          <w:rFonts w:ascii="Times New Roman" w:eastAsia="Times New Roman" w:hAnsi="Times New Roman" w:cs="Times New Roman"/>
          <w:bCs/>
          <w:color w:val="333333"/>
          <w:sz w:val="24"/>
          <w:szCs w:val="24"/>
          <w:lang w:eastAsia="es-CO"/>
        </w:rPr>
        <w:t>se suma</w:t>
      </w:r>
      <w:r w:rsidR="00724153">
        <w:rPr>
          <w:rFonts w:ascii="Times New Roman" w:eastAsia="Times New Roman" w:hAnsi="Times New Roman" w:cs="Times New Roman"/>
          <w:bCs/>
          <w:color w:val="333333"/>
          <w:sz w:val="24"/>
          <w:szCs w:val="24"/>
          <w:lang w:eastAsia="es-CO"/>
        </w:rPr>
        <w:t>n</w:t>
      </w:r>
      <w:r w:rsidR="00724153"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 xml:space="preserve">las </w:t>
      </w:r>
      <w:r w:rsidRPr="00733638">
        <w:rPr>
          <w:rFonts w:ascii="Times New Roman" w:eastAsia="Times New Roman" w:hAnsi="Times New Roman" w:cs="Times New Roman"/>
          <w:b/>
          <w:bCs/>
          <w:color w:val="333333"/>
          <w:sz w:val="24"/>
          <w:szCs w:val="24"/>
          <w:lang w:eastAsia="es-CO"/>
          <w:rPrChange w:id="1214" w:author="Lilia Carvajal" w:date="2016-05-19T08:29:00Z">
            <w:rPr>
              <w:rFonts w:ascii="Times New Roman" w:eastAsia="Times New Roman" w:hAnsi="Times New Roman" w:cs="Times New Roman"/>
              <w:bCs/>
              <w:color w:val="333333"/>
              <w:sz w:val="24"/>
              <w:szCs w:val="24"/>
              <w:lang w:eastAsia="es-CO"/>
            </w:rPr>
          </w:rPrChange>
        </w:rPr>
        <w:t>sa</w:t>
      </w:r>
      <w:r w:rsidR="00724153" w:rsidRPr="00733638">
        <w:rPr>
          <w:rFonts w:ascii="Times New Roman" w:eastAsia="Times New Roman" w:hAnsi="Times New Roman" w:cs="Times New Roman"/>
          <w:b/>
          <w:bCs/>
          <w:color w:val="333333"/>
          <w:sz w:val="24"/>
          <w:szCs w:val="24"/>
          <w:lang w:eastAsia="es-CO"/>
          <w:rPrChange w:id="1215" w:author="Lilia Carvajal" w:date="2016-05-19T08:29:00Z">
            <w:rPr>
              <w:rFonts w:ascii="Times New Roman" w:eastAsia="Times New Roman" w:hAnsi="Times New Roman" w:cs="Times New Roman"/>
              <w:bCs/>
              <w:color w:val="333333"/>
              <w:sz w:val="24"/>
              <w:szCs w:val="24"/>
              <w:lang w:eastAsia="es-CO"/>
            </w:rPr>
          </w:rPrChange>
        </w:rPr>
        <w:t>nciones de la Unión Europea</w:t>
      </w:r>
      <w:r w:rsidR="00724153">
        <w:rPr>
          <w:rFonts w:ascii="Times New Roman" w:eastAsia="Times New Roman" w:hAnsi="Times New Roman" w:cs="Times New Roman"/>
          <w:bCs/>
          <w:color w:val="333333"/>
          <w:sz w:val="24"/>
          <w:szCs w:val="24"/>
          <w:lang w:eastAsia="es-CO"/>
        </w:rPr>
        <w:t xml:space="preserve"> al G</w:t>
      </w:r>
      <w:r w:rsidRPr="002F23E0">
        <w:rPr>
          <w:rFonts w:ascii="Times New Roman" w:eastAsia="Times New Roman" w:hAnsi="Times New Roman" w:cs="Times New Roman"/>
          <w:bCs/>
          <w:color w:val="333333"/>
          <w:sz w:val="24"/>
          <w:szCs w:val="24"/>
          <w:lang w:eastAsia="es-CO"/>
        </w:rPr>
        <w:t>obierno sirio</w:t>
      </w:r>
      <w:r w:rsidR="00724153">
        <w:rPr>
          <w:rFonts w:ascii="Times New Roman" w:eastAsia="Times New Roman" w:hAnsi="Times New Roman" w:cs="Times New Roman"/>
          <w:bCs/>
          <w:color w:val="333333"/>
          <w:sz w:val="24"/>
          <w:szCs w:val="24"/>
          <w:lang w:eastAsia="es-CO"/>
        </w:rPr>
        <w:t xml:space="preserve">, por </w:t>
      </w:r>
      <w:r w:rsidRPr="002F23E0">
        <w:rPr>
          <w:rFonts w:ascii="Times New Roman" w:eastAsia="Times New Roman" w:hAnsi="Times New Roman" w:cs="Times New Roman"/>
          <w:bCs/>
          <w:color w:val="333333"/>
          <w:sz w:val="24"/>
          <w:szCs w:val="24"/>
          <w:lang w:eastAsia="es-CO"/>
        </w:rPr>
        <w:t xml:space="preserve">lo cual </w:t>
      </w:r>
      <w:r w:rsidR="00724153">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ste </w:t>
      </w:r>
      <w:r w:rsidR="00724153">
        <w:rPr>
          <w:rFonts w:ascii="Times New Roman" w:eastAsia="Times New Roman" w:hAnsi="Times New Roman" w:cs="Times New Roman"/>
          <w:bCs/>
          <w:color w:val="333333"/>
          <w:sz w:val="24"/>
          <w:szCs w:val="24"/>
          <w:lang w:eastAsia="es-CO"/>
        </w:rPr>
        <w:t>tiene</w:t>
      </w:r>
      <w:r w:rsidRPr="002F23E0">
        <w:rPr>
          <w:rFonts w:ascii="Times New Roman" w:eastAsia="Times New Roman" w:hAnsi="Times New Roman" w:cs="Times New Roman"/>
          <w:bCs/>
          <w:color w:val="333333"/>
          <w:sz w:val="24"/>
          <w:szCs w:val="24"/>
          <w:lang w:eastAsia="es-CO"/>
        </w:rPr>
        <w:t xml:space="preserve"> un margen de maniobra mínimo que lo obliga a destinar la mayor parte de </w:t>
      </w:r>
      <w:r w:rsidR="00724153">
        <w:rPr>
          <w:rFonts w:ascii="Times New Roman" w:eastAsia="Times New Roman" w:hAnsi="Times New Roman" w:cs="Times New Roman"/>
          <w:bCs/>
          <w:color w:val="333333"/>
          <w:sz w:val="24"/>
          <w:szCs w:val="24"/>
          <w:lang w:eastAsia="es-CO"/>
        </w:rPr>
        <w:t xml:space="preserve">sus </w:t>
      </w:r>
      <w:r w:rsidRPr="002F23E0">
        <w:rPr>
          <w:rFonts w:ascii="Times New Roman" w:eastAsia="Times New Roman" w:hAnsi="Times New Roman" w:cs="Times New Roman"/>
          <w:bCs/>
          <w:color w:val="333333"/>
          <w:sz w:val="24"/>
          <w:szCs w:val="24"/>
          <w:lang w:eastAsia="es-CO"/>
        </w:rPr>
        <w:t>recursos a la seguridad.</w:t>
      </w:r>
    </w:p>
    <w:p w14:paraId="5539CC59" w14:textId="77777777" w:rsidR="00724153" w:rsidRDefault="00724153" w:rsidP="002F23E0">
      <w:pPr>
        <w:pStyle w:val="NormalWeb"/>
        <w:shd w:val="clear" w:color="auto" w:fill="FFFFFF"/>
        <w:spacing w:before="0" w:beforeAutospacing="0" w:after="225" w:afterAutospacing="0"/>
        <w:rPr>
          <w:color w:val="000000"/>
        </w:rPr>
      </w:pPr>
      <w:r w:rsidRPr="001D6166">
        <w:rPr>
          <w:rFonts w:ascii="Times" w:hAnsi="Times"/>
          <w:highlight w:val="yellow"/>
        </w:rPr>
        <w:t>[SECCIÓN 2]</w:t>
      </w:r>
      <w:r w:rsidRPr="001D6166">
        <w:rPr>
          <w:rFonts w:ascii="Times" w:hAnsi="Times"/>
        </w:rPr>
        <w:t xml:space="preserve"> </w:t>
      </w:r>
      <w:r w:rsidR="006522B2">
        <w:rPr>
          <w:rFonts w:ascii="Times" w:hAnsi="Times"/>
          <w:b/>
        </w:rPr>
        <w:t>2</w:t>
      </w:r>
      <w:r w:rsidR="00D6494F" w:rsidRPr="002D46F9">
        <w:rPr>
          <w:rFonts w:ascii="Times" w:hAnsi="Times"/>
          <w:b/>
        </w:rPr>
        <w:t>.9</w:t>
      </w:r>
      <w:r w:rsidRPr="002D46F9">
        <w:rPr>
          <w:rFonts w:ascii="Times" w:hAnsi="Times"/>
          <w:b/>
        </w:rPr>
        <w:t xml:space="preserve"> Efectos de la </w:t>
      </w:r>
      <w:r w:rsidR="006C600C">
        <w:rPr>
          <w:rFonts w:ascii="Times" w:hAnsi="Times"/>
          <w:b/>
        </w:rPr>
        <w:t>Primavera á</w:t>
      </w:r>
      <w:r w:rsidRPr="002D46F9">
        <w:rPr>
          <w:rFonts w:ascii="Times" w:hAnsi="Times"/>
          <w:b/>
        </w:rPr>
        <w:t>rabe</w:t>
      </w:r>
      <w:r>
        <w:rPr>
          <w:color w:val="000000"/>
        </w:rPr>
        <w:t xml:space="preserve"> </w:t>
      </w:r>
    </w:p>
    <w:p w14:paraId="25615BE8" w14:textId="77777777" w:rsidR="00CC7AE1" w:rsidRDefault="002F23E0" w:rsidP="002F23E0">
      <w:pPr>
        <w:pStyle w:val="NormalWeb"/>
        <w:shd w:val="clear" w:color="auto" w:fill="FFFFFF"/>
        <w:spacing w:before="0" w:beforeAutospacing="0" w:after="225" w:afterAutospacing="0"/>
        <w:rPr>
          <w:color w:val="000000"/>
        </w:rPr>
      </w:pPr>
      <w:r>
        <w:rPr>
          <w:color w:val="000000"/>
        </w:rPr>
        <w:t>Luego de</w:t>
      </w:r>
      <w:r w:rsidR="00724153">
        <w:rPr>
          <w:color w:val="000000"/>
        </w:rPr>
        <w:t xml:space="preserve"> cinco año</w:t>
      </w:r>
      <w:r w:rsidR="006C600C">
        <w:rPr>
          <w:color w:val="000000"/>
        </w:rPr>
        <w:t>s de transcurrida la Primavera á</w:t>
      </w:r>
      <w:r w:rsidR="00724153">
        <w:rPr>
          <w:color w:val="000000"/>
        </w:rPr>
        <w:t>rabe</w:t>
      </w:r>
      <w:r>
        <w:rPr>
          <w:color w:val="000000"/>
        </w:rPr>
        <w:t xml:space="preserve"> podemos obtener las siguientes conclusiones de este proceso: </w:t>
      </w:r>
    </w:p>
    <w:tbl>
      <w:tblPr>
        <w:tblStyle w:val="Tablaconcuadrcula"/>
        <w:tblW w:w="0" w:type="auto"/>
        <w:tblInd w:w="113" w:type="dxa"/>
        <w:tblLook w:val="04A0" w:firstRow="1" w:lastRow="0" w:firstColumn="1" w:lastColumn="0" w:noHBand="0" w:noVBand="1"/>
      </w:tblPr>
      <w:tblGrid>
        <w:gridCol w:w="1799"/>
        <w:gridCol w:w="226"/>
        <w:gridCol w:w="6690"/>
        <w:gridCol w:w="226"/>
      </w:tblGrid>
      <w:tr w:rsidR="006E35C4" w:rsidRPr="005D1738" w:rsidDel="00372A39" w14:paraId="2B0CB476" w14:textId="3A73FEDB" w:rsidTr="00372A39">
        <w:trPr>
          <w:del w:id="1216" w:author="Cuenta Microsoft" w:date="2016-05-20T11:36:00Z"/>
        </w:trPr>
        <w:tc>
          <w:tcPr>
            <w:tcW w:w="9054" w:type="dxa"/>
            <w:gridSpan w:val="4"/>
            <w:shd w:val="clear" w:color="auto" w:fill="0D0D0D" w:themeFill="text1" w:themeFillTint="F2"/>
          </w:tcPr>
          <w:p w14:paraId="230FAA80" w14:textId="07F0C2F6" w:rsidR="006E35C4" w:rsidRPr="005D1738" w:rsidDel="00372A39" w:rsidRDefault="006E35C4" w:rsidP="006E35C4">
            <w:pPr>
              <w:jc w:val="center"/>
              <w:rPr>
                <w:del w:id="1217" w:author="Cuenta Microsoft" w:date="2016-05-20T11:36:00Z"/>
                <w:rFonts w:ascii="Times New Roman" w:hAnsi="Times New Roman" w:cs="Times New Roman"/>
                <w:b/>
                <w:color w:val="FFFFFF" w:themeColor="background1"/>
              </w:rPr>
            </w:pPr>
            <w:del w:id="1218" w:author="Cuenta Microsoft" w:date="2016-05-20T11:36:00Z">
              <w:r w:rsidRPr="005D1738" w:rsidDel="00372A39">
                <w:rPr>
                  <w:rFonts w:ascii="Times New Roman" w:hAnsi="Times New Roman" w:cs="Times New Roman"/>
                  <w:b/>
                  <w:color w:val="FFFFFF" w:themeColor="background1"/>
                </w:rPr>
                <w:delText>Imagen (fotografía, gráfica o ilustración)</w:delText>
              </w:r>
            </w:del>
          </w:p>
        </w:tc>
      </w:tr>
      <w:tr w:rsidR="006E35C4" w:rsidDel="00372A39" w14:paraId="422AAC17" w14:textId="7F377EC6" w:rsidTr="00372A39">
        <w:trPr>
          <w:del w:id="1219" w:author="Cuenta Microsoft" w:date="2016-05-20T11:36:00Z"/>
        </w:trPr>
        <w:tc>
          <w:tcPr>
            <w:tcW w:w="2138" w:type="dxa"/>
            <w:gridSpan w:val="2"/>
          </w:tcPr>
          <w:p w14:paraId="2173E30B" w14:textId="4A1859F6" w:rsidR="006E35C4" w:rsidRPr="00053744" w:rsidDel="00372A39" w:rsidRDefault="006E35C4" w:rsidP="006E35C4">
            <w:pPr>
              <w:rPr>
                <w:del w:id="1220" w:author="Cuenta Microsoft" w:date="2016-05-20T11:36:00Z"/>
                <w:rFonts w:ascii="Times New Roman" w:hAnsi="Times New Roman" w:cs="Times New Roman"/>
                <w:b/>
                <w:color w:val="000000"/>
                <w:sz w:val="18"/>
                <w:szCs w:val="18"/>
              </w:rPr>
            </w:pPr>
            <w:del w:id="1221" w:author="Cuenta Microsoft" w:date="2016-05-20T11:36:00Z">
              <w:r w:rsidDel="00372A39">
                <w:rPr>
                  <w:rFonts w:ascii="Times New Roman" w:hAnsi="Times New Roman" w:cs="Times New Roman"/>
                  <w:b/>
                  <w:color w:val="000000"/>
                  <w:sz w:val="18"/>
                  <w:szCs w:val="18"/>
                </w:rPr>
                <w:delText>Código</w:delText>
              </w:r>
            </w:del>
          </w:p>
        </w:tc>
        <w:tc>
          <w:tcPr>
            <w:tcW w:w="6916" w:type="dxa"/>
            <w:gridSpan w:val="2"/>
          </w:tcPr>
          <w:p w14:paraId="75D9DE1B" w14:textId="29A6CDF2" w:rsidR="006E35C4" w:rsidRPr="00E462B5" w:rsidDel="00372A39" w:rsidRDefault="00FF73D3" w:rsidP="006E35C4">
            <w:pPr>
              <w:rPr>
                <w:del w:id="1222" w:author="Cuenta Microsoft" w:date="2016-05-20T11:36:00Z"/>
                <w:rFonts w:ascii="Times New Roman" w:hAnsi="Times New Roman" w:cs="Times New Roman"/>
                <w:b/>
                <w:color w:val="000000"/>
                <w:sz w:val="18"/>
                <w:szCs w:val="18"/>
              </w:rPr>
            </w:pPr>
            <w:del w:id="1223" w:author="Cuenta Microsoft" w:date="2016-05-20T11:36:00Z">
              <w:r w:rsidRPr="00E462B5" w:rsidDel="00372A39">
                <w:rPr>
                  <w:rFonts w:ascii="Times New Roman" w:hAnsi="Times New Roman" w:cs="Times New Roman"/>
                  <w:color w:val="000000"/>
                  <w:sz w:val="18"/>
                  <w:szCs w:val="18"/>
                </w:rPr>
                <w:delText>CS_10_02_IMG</w:delText>
              </w:r>
              <w:r w:rsidDel="00372A39">
                <w:rPr>
                  <w:rFonts w:ascii="Times New Roman" w:hAnsi="Times New Roman" w:cs="Times New Roman"/>
                  <w:color w:val="000000"/>
                  <w:sz w:val="18"/>
                  <w:szCs w:val="18"/>
                </w:rPr>
                <w:delText>31</w:delText>
              </w:r>
            </w:del>
          </w:p>
        </w:tc>
      </w:tr>
      <w:tr w:rsidR="006E35C4" w:rsidDel="00372A39" w14:paraId="54014DCA" w14:textId="65FFE28C" w:rsidTr="00372A39">
        <w:trPr>
          <w:del w:id="1224" w:author="Cuenta Microsoft" w:date="2016-05-20T11:36:00Z"/>
        </w:trPr>
        <w:tc>
          <w:tcPr>
            <w:tcW w:w="2138" w:type="dxa"/>
            <w:gridSpan w:val="2"/>
          </w:tcPr>
          <w:p w14:paraId="7A18D8FA" w14:textId="29C10A8C" w:rsidR="006E35C4" w:rsidDel="00372A39" w:rsidRDefault="006E35C4" w:rsidP="006E35C4">
            <w:pPr>
              <w:rPr>
                <w:del w:id="1225" w:author="Cuenta Microsoft" w:date="2016-05-20T11:36:00Z"/>
                <w:rFonts w:ascii="Times New Roman" w:hAnsi="Times New Roman" w:cs="Times New Roman"/>
                <w:color w:val="000000"/>
              </w:rPr>
            </w:pPr>
            <w:del w:id="1226" w:author="Cuenta Microsoft" w:date="2016-05-20T11:36:00Z">
              <w:r w:rsidRPr="00053744" w:rsidDel="00372A39">
                <w:rPr>
                  <w:rFonts w:ascii="Times New Roman" w:hAnsi="Times New Roman" w:cs="Times New Roman"/>
                  <w:b/>
                  <w:color w:val="000000"/>
                  <w:sz w:val="18"/>
                  <w:szCs w:val="18"/>
                </w:rPr>
                <w:delText>Descripción</w:delText>
              </w:r>
            </w:del>
          </w:p>
        </w:tc>
        <w:tc>
          <w:tcPr>
            <w:tcW w:w="6916" w:type="dxa"/>
            <w:gridSpan w:val="2"/>
          </w:tcPr>
          <w:p w14:paraId="2648DADE" w14:textId="1456EE47" w:rsidR="006E35C4" w:rsidRPr="00E462B5" w:rsidDel="00372A39" w:rsidRDefault="005D6F53" w:rsidP="006E35C4">
            <w:pPr>
              <w:rPr>
                <w:del w:id="1227" w:author="Cuenta Microsoft" w:date="2016-05-20T11:36:00Z"/>
                <w:rFonts w:ascii="Times New Roman" w:hAnsi="Times New Roman" w:cs="Times New Roman"/>
                <w:color w:val="000000"/>
                <w:sz w:val="18"/>
                <w:szCs w:val="18"/>
              </w:rPr>
            </w:pPr>
            <w:del w:id="1228" w:author="Cuenta Microsoft" w:date="2016-05-20T11:36:00Z">
              <w:r w:rsidRPr="00DE574A" w:rsidDel="00372A39">
                <w:rPr>
                  <w:rFonts w:ascii="Times New Roman" w:hAnsi="Times New Roman" w:cs="Times New Roman"/>
                  <w:color w:val="000000"/>
                  <w:sz w:val="18"/>
                  <w:szCs w:val="18"/>
                </w:rPr>
                <w:delText xml:space="preserve">Protestas de la Primavera </w:delText>
              </w:r>
              <w:r w:rsidRPr="00DE574A" w:rsidDel="00372A39">
                <w:rPr>
                  <w:rFonts w:ascii="Times New Roman" w:hAnsi="Times New Roman" w:cs="Times New Roman" w:hint="cs"/>
                  <w:color w:val="000000"/>
                  <w:sz w:val="18"/>
                  <w:szCs w:val="18"/>
                </w:rPr>
                <w:delText>á</w:delText>
              </w:r>
              <w:r w:rsidRPr="00DE574A" w:rsidDel="00372A39">
                <w:rPr>
                  <w:rFonts w:ascii="Times New Roman" w:hAnsi="Times New Roman" w:cs="Times New Roman"/>
                  <w:color w:val="000000"/>
                  <w:sz w:val="18"/>
                  <w:szCs w:val="18"/>
                </w:rPr>
                <w:delText>rabe</w:delText>
              </w:r>
            </w:del>
          </w:p>
        </w:tc>
      </w:tr>
      <w:tr w:rsidR="006E35C4" w:rsidDel="00372A39" w14:paraId="544B0677" w14:textId="2B93A9B7" w:rsidTr="00372A39">
        <w:trPr>
          <w:del w:id="1229" w:author="Cuenta Microsoft" w:date="2016-05-20T11:36:00Z"/>
        </w:trPr>
        <w:tc>
          <w:tcPr>
            <w:tcW w:w="2138" w:type="dxa"/>
            <w:gridSpan w:val="2"/>
          </w:tcPr>
          <w:p w14:paraId="511221BD" w14:textId="6F5093D2" w:rsidR="006E35C4" w:rsidDel="00372A39" w:rsidRDefault="006E35C4" w:rsidP="006E35C4">
            <w:pPr>
              <w:rPr>
                <w:del w:id="1230" w:author="Cuenta Microsoft" w:date="2016-05-20T11:36:00Z"/>
                <w:rFonts w:ascii="Times New Roman" w:hAnsi="Times New Roman" w:cs="Times New Roman"/>
                <w:color w:val="000000"/>
              </w:rPr>
            </w:pPr>
            <w:del w:id="1231" w:author="Cuenta Microsoft" w:date="2016-05-20T11:36: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916" w:type="dxa"/>
            <w:gridSpan w:val="2"/>
          </w:tcPr>
          <w:p w14:paraId="3FA523F4" w14:textId="24745000" w:rsidR="006E35C4" w:rsidDel="00372A39" w:rsidRDefault="00876DAC" w:rsidP="006E35C4">
            <w:pPr>
              <w:rPr>
                <w:del w:id="1232" w:author="Cuenta Microsoft" w:date="2016-05-20T11:36:00Z"/>
                <w:rFonts w:ascii="Times New Roman" w:hAnsi="Times New Roman" w:cs="Times New Roman"/>
                <w:color w:val="000000"/>
                <w:sz w:val="18"/>
                <w:szCs w:val="18"/>
              </w:rPr>
            </w:pPr>
            <w:del w:id="1233" w:author="Cuenta Microsoft" w:date="2016-05-20T11:36:00Z">
              <w:r w:rsidDel="00372A39">
                <w:rPr>
                  <w:noProof/>
                  <w:lang w:eastAsia="es-CO"/>
                </w:rPr>
                <w:drawing>
                  <wp:inline distT="0" distB="0" distL="0" distR="0" wp14:anchorId="7796FC9D" wp14:editId="76660659">
                    <wp:extent cx="1525870" cy="1040684"/>
                    <wp:effectExtent l="0" t="0" r="0" b="7620"/>
                    <wp:docPr id="39" name="Imagen 39" descr="http://thumb7.shutterstock.com/display_pic_with_logo/246133/246133,1314469603,1/stock-photo-cairo-feb-groups-of-egyptian-anti-government-protesters-on-their-way-to-cairo-s-central-tahrir-83526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7.shutterstock.com/display_pic_with_logo/246133/246133,1314469603,1/stock-photo-cairo-feb-groups-of-egyptian-anti-government-protesters-on-their-way-to-cairo-s-central-tahrir-8352677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8734" cy="1049458"/>
                            </a:xfrm>
                            <a:prstGeom prst="rect">
                              <a:avLst/>
                            </a:prstGeom>
                            <a:noFill/>
                            <a:ln>
                              <a:noFill/>
                            </a:ln>
                          </pic:spPr>
                        </pic:pic>
                      </a:graphicData>
                    </a:graphic>
                  </wp:inline>
                </w:drawing>
              </w:r>
            </w:del>
          </w:p>
          <w:p w14:paraId="3D612EBE" w14:textId="61BD05C8" w:rsidR="00876DAC" w:rsidRPr="00E462B5" w:rsidDel="00372A39" w:rsidRDefault="00733638" w:rsidP="006E35C4">
            <w:pPr>
              <w:rPr>
                <w:del w:id="1234" w:author="Cuenta Microsoft" w:date="2016-05-20T11:36:00Z"/>
                <w:rFonts w:ascii="Times New Roman" w:hAnsi="Times New Roman" w:cs="Times New Roman"/>
                <w:color w:val="000000"/>
                <w:sz w:val="18"/>
                <w:szCs w:val="18"/>
              </w:rPr>
            </w:pPr>
            <w:ins w:id="1235" w:author="Lilia Carvajal" w:date="2016-05-19T08:28:00Z">
              <w:del w:id="1236" w:author="Cuenta Microsoft" w:date="2016-05-20T11:36:00Z">
                <w:r w:rsidDel="00372A39">
                  <w:rPr>
                    <w:rFonts w:ascii="Times New Roman" w:hAnsi="Times New Roman" w:cs="Times New Roman"/>
                    <w:color w:val="000000"/>
                    <w:sz w:val="18"/>
                    <w:szCs w:val="18"/>
                  </w:rPr>
                  <w:fldChar w:fldCharType="begin"/>
                </w:r>
                <w:r w:rsidDel="00372A39">
                  <w:rPr>
                    <w:rFonts w:ascii="Times New Roman" w:hAnsi="Times New Roman" w:cs="Times New Roman"/>
                    <w:color w:val="000000"/>
                    <w:sz w:val="18"/>
                    <w:szCs w:val="18"/>
                  </w:rPr>
                  <w:delInstrText xml:space="preserve"> HYPERLINK "</w:delInstrText>
                </w:r>
              </w:del>
            </w:ins>
            <w:del w:id="1237" w:author="Cuenta Microsoft" w:date="2016-05-20T11:36:00Z">
              <w:r w:rsidRPr="00876DAC" w:rsidDel="00372A39">
                <w:rPr>
                  <w:rFonts w:ascii="Times New Roman" w:hAnsi="Times New Roman" w:cs="Times New Roman"/>
                  <w:color w:val="000000"/>
                  <w:sz w:val="18"/>
                  <w:szCs w:val="18"/>
                </w:rPr>
                <w:delInstrText>http://thumb7.shutterstock.com/display_pic_with_logo/246133/246133,1314469603,1/stock-photo-cairo-feb-groups-of-egyptian-anti-government-protesters-on-their-way-to-cairo-s-central-tahrir-83526772.jpg</w:delInstrText>
              </w:r>
            </w:del>
            <w:ins w:id="1238" w:author="Lilia Carvajal" w:date="2016-05-19T08:28:00Z">
              <w:del w:id="1239" w:author="Cuenta Microsoft" w:date="2016-05-20T11:36:00Z">
                <w:r w:rsidDel="00372A39">
                  <w:rPr>
                    <w:rFonts w:ascii="Times New Roman" w:hAnsi="Times New Roman" w:cs="Times New Roman"/>
                    <w:color w:val="000000"/>
                    <w:sz w:val="18"/>
                    <w:szCs w:val="18"/>
                  </w:rPr>
                  <w:delInstrText xml:space="preserve">" </w:delInstrText>
                </w:r>
                <w:r w:rsidDel="00372A39">
                  <w:rPr>
                    <w:rFonts w:ascii="Times New Roman" w:hAnsi="Times New Roman" w:cs="Times New Roman"/>
                    <w:color w:val="000000"/>
                    <w:sz w:val="18"/>
                    <w:szCs w:val="18"/>
                  </w:rPr>
                  <w:fldChar w:fldCharType="separate"/>
                </w:r>
              </w:del>
            </w:ins>
            <w:del w:id="1240" w:author="Cuenta Microsoft" w:date="2016-05-20T11:36:00Z">
              <w:r w:rsidRPr="00E10A4E" w:rsidDel="00372A39">
                <w:rPr>
                  <w:rStyle w:val="Hipervnculo"/>
                  <w:rFonts w:ascii="Times New Roman" w:hAnsi="Times New Roman" w:cs="Times New Roman"/>
                  <w:sz w:val="18"/>
                  <w:szCs w:val="18"/>
                </w:rPr>
                <w:delText>http://thumb7.shutterstock.com/display_pic_with_logo/246133/246133,1314469603,1/stock-photo-cairo-feb-groups-of-egyptian-anti-government-protesters-on-their-way-to-cairo-s-central-tahrir-83526772.jpg</w:delText>
              </w:r>
            </w:del>
            <w:ins w:id="1241" w:author="Lilia Carvajal" w:date="2016-05-19T08:28:00Z">
              <w:del w:id="1242" w:author="Cuenta Microsoft" w:date="2016-05-20T11:36:00Z">
                <w:r w:rsidDel="00372A39">
                  <w:rPr>
                    <w:rFonts w:ascii="Times New Roman" w:hAnsi="Times New Roman" w:cs="Times New Roman"/>
                    <w:color w:val="000000"/>
                    <w:sz w:val="18"/>
                    <w:szCs w:val="18"/>
                  </w:rPr>
                  <w:fldChar w:fldCharType="end"/>
                </w:r>
              </w:del>
            </w:ins>
          </w:p>
        </w:tc>
      </w:tr>
      <w:tr w:rsidR="006E35C4" w:rsidDel="00372A39" w14:paraId="102C8A52" w14:textId="74004D50" w:rsidTr="00372A39">
        <w:trPr>
          <w:del w:id="1243" w:author="Cuenta Microsoft" w:date="2016-05-20T11:36:00Z"/>
        </w:trPr>
        <w:tc>
          <w:tcPr>
            <w:tcW w:w="2138" w:type="dxa"/>
            <w:gridSpan w:val="2"/>
          </w:tcPr>
          <w:p w14:paraId="5D43DC18" w14:textId="440A0384" w:rsidR="006E35C4" w:rsidDel="00372A39" w:rsidRDefault="006E35C4" w:rsidP="006E35C4">
            <w:pPr>
              <w:rPr>
                <w:del w:id="1244" w:author="Cuenta Microsoft" w:date="2016-05-20T11:36:00Z"/>
                <w:rFonts w:ascii="Times New Roman" w:hAnsi="Times New Roman" w:cs="Times New Roman"/>
                <w:color w:val="000000"/>
              </w:rPr>
            </w:pPr>
            <w:del w:id="1245" w:author="Cuenta Microsoft" w:date="2016-05-20T11:36:00Z">
              <w:r w:rsidRPr="00053744" w:rsidDel="00372A39">
                <w:rPr>
                  <w:rFonts w:ascii="Times New Roman" w:hAnsi="Times New Roman" w:cs="Times New Roman"/>
                  <w:b/>
                  <w:color w:val="000000"/>
                  <w:sz w:val="18"/>
                  <w:szCs w:val="18"/>
                </w:rPr>
                <w:delText>Pie de imagen</w:delText>
              </w:r>
            </w:del>
          </w:p>
        </w:tc>
        <w:tc>
          <w:tcPr>
            <w:tcW w:w="6916" w:type="dxa"/>
            <w:gridSpan w:val="2"/>
          </w:tcPr>
          <w:p w14:paraId="0F5F6EE5" w14:textId="6E2C5F3D" w:rsidR="003C3873" w:rsidRPr="003C3873" w:rsidDel="00372A39" w:rsidRDefault="003C3873" w:rsidP="003C3873">
            <w:pPr>
              <w:pStyle w:val="NormalWeb"/>
              <w:shd w:val="clear" w:color="auto" w:fill="FFFFFF"/>
              <w:spacing w:before="0" w:beforeAutospacing="0" w:after="225" w:afterAutospacing="0"/>
              <w:rPr>
                <w:del w:id="1246" w:author="Cuenta Microsoft" w:date="2016-05-20T11:36:00Z"/>
                <w:color w:val="000000"/>
                <w:sz w:val="20"/>
                <w:szCs w:val="20"/>
              </w:rPr>
            </w:pPr>
            <w:del w:id="1247" w:author="Cuenta Microsoft" w:date="2016-05-20T11:36:00Z">
              <w:r w:rsidRPr="003C3873" w:rsidDel="00372A39">
                <w:rPr>
                  <w:color w:val="000000"/>
                  <w:sz w:val="20"/>
                  <w:szCs w:val="20"/>
                </w:rPr>
                <w:delText xml:space="preserve">A través de </w:delText>
              </w:r>
            </w:del>
            <w:ins w:id="1248" w:author="Lilia Carvajal" w:date="2016-05-19T08:30:00Z">
              <w:del w:id="1249" w:author="Cuenta Microsoft" w:date="2016-05-20T11:36:00Z">
                <w:r w:rsidR="00157E4E" w:rsidDel="00372A39">
                  <w:rPr>
                    <w:color w:val="000000"/>
                    <w:sz w:val="20"/>
                    <w:szCs w:val="20"/>
                  </w:rPr>
                  <w:delText>i</w:delText>
                </w:r>
              </w:del>
            </w:ins>
            <w:del w:id="1250" w:author="Cuenta Microsoft" w:date="2016-05-20T11:36:00Z">
              <w:r w:rsidRPr="003C3873" w:rsidDel="00372A39">
                <w:rPr>
                  <w:color w:val="000000"/>
                  <w:sz w:val="20"/>
                  <w:szCs w:val="20"/>
                </w:rPr>
                <w:delText xml:space="preserve">Internet y </w:delText>
              </w:r>
            </w:del>
            <w:ins w:id="1251" w:author="Lilia Carvajal" w:date="2016-05-19T18:35:00Z">
              <w:del w:id="1252" w:author="Cuenta Microsoft" w:date="2016-05-20T11:36:00Z">
                <w:r w:rsidR="00F73137" w:rsidDel="00372A39">
                  <w:rPr>
                    <w:color w:val="000000"/>
                    <w:sz w:val="20"/>
                    <w:szCs w:val="20"/>
                  </w:rPr>
                  <w:delText xml:space="preserve">de </w:delText>
                </w:r>
              </w:del>
            </w:ins>
            <w:del w:id="1253" w:author="Cuenta Microsoft" w:date="2016-05-20T11:36:00Z">
              <w:r w:rsidRPr="003C3873" w:rsidDel="00372A39">
                <w:rPr>
                  <w:color w:val="000000"/>
                  <w:sz w:val="20"/>
                  <w:szCs w:val="20"/>
                </w:rPr>
                <w:delText xml:space="preserve">la telefonía móvil el mundo conoció la brutal represión y la lucha de los habitantes por ganar </w:delText>
              </w:r>
              <w:r w:rsidRPr="003C3873" w:rsidDel="00372A39">
                <w:rPr>
                  <w:b/>
                  <w:color w:val="000000"/>
                  <w:sz w:val="20"/>
                  <w:szCs w:val="20"/>
                </w:rPr>
                <w:delText>espacios democráticos.</w:delText>
              </w:r>
              <w:r w:rsidRPr="003C3873" w:rsidDel="00372A39">
                <w:rPr>
                  <w:color w:val="000000"/>
                  <w:sz w:val="20"/>
                  <w:szCs w:val="20"/>
                </w:rPr>
                <w:delText xml:space="preserve"> </w:delText>
              </w:r>
            </w:del>
          </w:p>
          <w:p w14:paraId="5B2E096D" w14:textId="2AFAD669" w:rsidR="006E35C4" w:rsidRPr="00E462B5" w:rsidDel="00372A39" w:rsidRDefault="003C3873" w:rsidP="003C3873">
            <w:pPr>
              <w:rPr>
                <w:del w:id="1254" w:author="Cuenta Microsoft" w:date="2016-05-20T11:36:00Z"/>
                <w:rFonts w:ascii="Times New Roman" w:hAnsi="Times New Roman" w:cs="Times New Roman"/>
                <w:color w:val="000000"/>
                <w:sz w:val="18"/>
                <w:szCs w:val="18"/>
              </w:rPr>
            </w:pPr>
            <w:del w:id="1255" w:author="Cuenta Microsoft" w:date="2016-05-20T11:36:00Z">
              <w:r w:rsidRPr="003C3873" w:rsidDel="00372A39">
                <w:rPr>
                  <w:rFonts w:ascii="Times New Roman" w:hAnsi="Times New Roman" w:cs="Times New Roman"/>
                  <w:color w:val="000000"/>
                  <w:sz w:val="20"/>
                  <w:szCs w:val="20"/>
                </w:rPr>
                <w:delText xml:space="preserve">Canales satelitales como </w:delText>
              </w:r>
              <w:r w:rsidRPr="00F419BF" w:rsidDel="00372A39">
                <w:rPr>
                  <w:rFonts w:ascii="Times New Roman" w:hAnsi="Times New Roman" w:cs="Times New Roman"/>
                  <w:b/>
                  <w:i/>
                  <w:color w:val="000000"/>
                  <w:sz w:val="20"/>
                  <w:szCs w:val="20"/>
                  <w:rPrChange w:id="1256" w:author="Lilia Carvajal" w:date="2016-05-19T08:44:00Z">
                    <w:rPr>
                      <w:rFonts w:ascii="Times New Roman" w:hAnsi="Times New Roman" w:cs="Times New Roman"/>
                      <w:b/>
                      <w:color w:val="000000"/>
                      <w:sz w:val="20"/>
                      <w:szCs w:val="20"/>
                    </w:rPr>
                  </w:rPrChange>
                </w:rPr>
                <w:delText>Al</w:delText>
              </w:r>
            </w:del>
            <w:ins w:id="1257" w:author="Lilia Carvajal" w:date="2016-05-19T08:41:00Z">
              <w:del w:id="1258" w:author="Cuenta Microsoft" w:date="2016-05-20T11:36:00Z">
                <w:r w:rsidR="00F419BF" w:rsidRPr="00F419BF" w:rsidDel="00372A39">
                  <w:rPr>
                    <w:rFonts w:ascii="Times New Roman" w:hAnsi="Times New Roman" w:cs="Times New Roman"/>
                    <w:b/>
                    <w:i/>
                    <w:color w:val="000000"/>
                    <w:sz w:val="20"/>
                    <w:szCs w:val="20"/>
                    <w:rPrChange w:id="1259" w:author="Lilia Carvajal" w:date="2016-05-19T08:44:00Z">
                      <w:rPr>
                        <w:rFonts w:ascii="Times New Roman" w:hAnsi="Times New Roman" w:cs="Times New Roman"/>
                        <w:b/>
                        <w:color w:val="000000"/>
                        <w:sz w:val="20"/>
                        <w:szCs w:val="20"/>
                      </w:rPr>
                    </w:rPrChange>
                  </w:rPr>
                  <w:delText xml:space="preserve"> J</w:delText>
                </w:r>
              </w:del>
            </w:ins>
            <w:del w:id="1260" w:author="Cuenta Microsoft" w:date="2016-05-20T11:36:00Z">
              <w:r w:rsidRPr="00F419BF" w:rsidDel="00372A39">
                <w:rPr>
                  <w:rFonts w:ascii="Times New Roman" w:hAnsi="Times New Roman" w:cs="Times New Roman"/>
                  <w:b/>
                  <w:i/>
                  <w:color w:val="000000"/>
                  <w:sz w:val="20"/>
                  <w:szCs w:val="20"/>
                  <w:rPrChange w:id="1261" w:author="Lilia Carvajal" w:date="2016-05-19T08:44:00Z">
                    <w:rPr>
                      <w:rFonts w:ascii="Times New Roman" w:hAnsi="Times New Roman" w:cs="Times New Roman"/>
                      <w:b/>
                      <w:color w:val="000000"/>
                      <w:sz w:val="20"/>
                      <w:szCs w:val="20"/>
                    </w:rPr>
                  </w:rPrChange>
                </w:rPr>
                <w:delText>jazeera</w:delText>
              </w:r>
              <w:r w:rsidRPr="003C3873" w:rsidDel="00372A39">
                <w:rPr>
                  <w:rFonts w:ascii="Times New Roman" w:hAnsi="Times New Roman" w:cs="Times New Roman"/>
                  <w:b/>
                  <w:color w:val="000000"/>
                  <w:sz w:val="20"/>
                  <w:szCs w:val="20"/>
                </w:rPr>
                <w:delText xml:space="preserve"> </w:delText>
              </w:r>
              <w:r w:rsidRPr="003C3873" w:rsidDel="00372A39">
                <w:rPr>
                  <w:rFonts w:ascii="Times New Roman" w:hAnsi="Times New Roman" w:cs="Times New Roman"/>
                  <w:color w:val="000000"/>
                  <w:sz w:val="20"/>
                  <w:szCs w:val="20"/>
                </w:rPr>
                <w:delText xml:space="preserve">y </w:delText>
              </w:r>
              <w:r w:rsidRPr="00F419BF" w:rsidDel="00372A39">
                <w:rPr>
                  <w:rFonts w:ascii="Times New Roman" w:hAnsi="Times New Roman" w:cs="Times New Roman"/>
                  <w:i/>
                  <w:color w:val="000000"/>
                  <w:sz w:val="20"/>
                  <w:szCs w:val="20"/>
                  <w:rPrChange w:id="1262" w:author="Lilia Carvajal" w:date="2016-05-19T08:44:00Z">
                    <w:rPr>
                      <w:rFonts w:ascii="Times New Roman" w:hAnsi="Times New Roman" w:cs="Times New Roman"/>
                      <w:color w:val="000000"/>
                      <w:sz w:val="20"/>
                      <w:szCs w:val="20"/>
                    </w:rPr>
                  </w:rPrChange>
                </w:rPr>
                <w:delText>Al</w:delText>
              </w:r>
            </w:del>
            <w:ins w:id="1263" w:author="Lilia Carvajal" w:date="2016-05-19T08:43:00Z">
              <w:del w:id="1264" w:author="Cuenta Microsoft" w:date="2016-05-20T11:36:00Z">
                <w:r w:rsidR="00F419BF" w:rsidRPr="00F419BF" w:rsidDel="00372A39">
                  <w:rPr>
                    <w:rFonts w:ascii="Times New Roman" w:hAnsi="Times New Roman" w:cs="Times New Roman"/>
                    <w:i/>
                    <w:color w:val="000000"/>
                    <w:sz w:val="20"/>
                    <w:szCs w:val="20"/>
                    <w:rPrChange w:id="1265" w:author="Lilia Carvajal" w:date="2016-05-19T08:44:00Z">
                      <w:rPr>
                        <w:rFonts w:ascii="Times New Roman" w:hAnsi="Times New Roman" w:cs="Times New Roman"/>
                        <w:color w:val="000000"/>
                        <w:sz w:val="20"/>
                        <w:szCs w:val="20"/>
                      </w:rPr>
                    </w:rPrChange>
                  </w:rPr>
                  <w:delText xml:space="preserve"> H</w:delText>
                </w:r>
              </w:del>
            </w:ins>
            <w:del w:id="1266" w:author="Cuenta Microsoft" w:date="2016-05-20T11:36:00Z">
              <w:r w:rsidRPr="00F419BF" w:rsidDel="00372A39">
                <w:rPr>
                  <w:rFonts w:ascii="Times New Roman" w:hAnsi="Times New Roman" w:cs="Times New Roman"/>
                  <w:i/>
                  <w:color w:val="000000"/>
                  <w:sz w:val="20"/>
                  <w:szCs w:val="20"/>
                  <w:rPrChange w:id="1267" w:author="Lilia Carvajal" w:date="2016-05-19T08:44:00Z">
                    <w:rPr>
                      <w:rFonts w:ascii="Times New Roman" w:hAnsi="Times New Roman" w:cs="Times New Roman"/>
                      <w:color w:val="000000"/>
                      <w:sz w:val="20"/>
                      <w:szCs w:val="20"/>
                    </w:rPr>
                  </w:rPrChange>
                </w:rPr>
                <w:delText xml:space="preserve">hiwar, </w:delText>
              </w:r>
              <w:r w:rsidRPr="003C3873" w:rsidDel="00372A39">
                <w:rPr>
                  <w:rFonts w:ascii="Times New Roman" w:hAnsi="Times New Roman" w:cs="Times New Roman"/>
                  <w:color w:val="000000"/>
                  <w:sz w:val="20"/>
                  <w:szCs w:val="20"/>
                </w:rPr>
                <w:delText>así como periódicos críticos de formato digital, como</w:delText>
              </w:r>
              <w:r w:rsidRPr="003C3873" w:rsidDel="00372A39">
                <w:rPr>
                  <w:rFonts w:ascii="Times New Roman" w:hAnsi="Times New Roman" w:cs="Times New Roman"/>
                  <w:i/>
                  <w:color w:val="000000"/>
                  <w:sz w:val="20"/>
                  <w:szCs w:val="20"/>
                </w:rPr>
                <w:delText xml:space="preserve"> Alquds Árabe,</w:delText>
              </w:r>
              <w:r w:rsidRPr="003C3873" w:rsidDel="00372A39">
                <w:rPr>
                  <w:rFonts w:ascii="Times New Roman" w:hAnsi="Times New Roman" w:cs="Times New Roman"/>
                  <w:color w:val="000000"/>
                  <w:sz w:val="20"/>
                  <w:szCs w:val="20"/>
                </w:rPr>
                <w:delText xml:space="preserve"> </w:delText>
              </w:r>
              <w:r w:rsidR="00DC6387" w:rsidDel="00372A39">
                <w:rPr>
                  <w:rFonts w:ascii="Times New Roman" w:hAnsi="Times New Roman" w:cs="Times New Roman"/>
                  <w:color w:val="000000"/>
                  <w:sz w:val="20"/>
                  <w:szCs w:val="20"/>
                </w:rPr>
                <w:delText xml:space="preserve">y diferents blogs, </w:delText>
              </w:r>
              <w:r w:rsidRPr="003C3873" w:rsidDel="00372A39">
                <w:rPr>
                  <w:rFonts w:ascii="Times New Roman" w:hAnsi="Times New Roman" w:cs="Times New Roman"/>
                  <w:color w:val="000000"/>
                  <w:sz w:val="20"/>
                  <w:szCs w:val="20"/>
                </w:rPr>
                <w:delText>le informaron al mundo y permitieron la organización de los manifestantes.</w:delText>
              </w:r>
            </w:del>
          </w:p>
        </w:tc>
      </w:tr>
      <w:tr w:rsidR="00372A39" w:rsidRPr="005D1738" w14:paraId="3585AEF3" w14:textId="77777777" w:rsidTr="00372A39">
        <w:trPr>
          <w:gridAfter w:val="1"/>
          <w:ins w:id="1268" w:author="Cuenta Microsoft" w:date="2016-05-20T11:36:00Z"/>
        </w:trPr>
        <w:tc>
          <w:tcPr>
            <w:tcW w:w="8828" w:type="dxa"/>
            <w:gridSpan w:val="3"/>
            <w:shd w:val="clear" w:color="auto" w:fill="0D0D0D" w:themeFill="text1" w:themeFillTint="F2"/>
          </w:tcPr>
          <w:p w14:paraId="02E20FD2" w14:textId="77777777" w:rsidR="00372A39" w:rsidRPr="005D1738" w:rsidRDefault="00372A39" w:rsidP="00C00E85">
            <w:pPr>
              <w:jc w:val="center"/>
              <w:rPr>
                <w:ins w:id="1269" w:author="Cuenta Microsoft" w:date="2016-05-20T11:36:00Z"/>
                <w:rFonts w:ascii="Times New Roman" w:hAnsi="Times New Roman" w:cs="Times New Roman"/>
                <w:b/>
                <w:color w:val="FFFFFF" w:themeColor="background1"/>
              </w:rPr>
            </w:pPr>
            <w:ins w:id="1270" w:author="Cuenta Microsoft" w:date="2016-05-20T11:36:00Z">
              <w:r w:rsidRPr="005D1738">
                <w:rPr>
                  <w:rFonts w:ascii="Times New Roman" w:hAnsi="Times New Roman" w:cs="Times New Roman"/>
                  <w:b/>
                  <w:color w:val="FFFFFF" w:themeColor="background1"/>
                </w:rPr>
                <w:lastRenderedPageBreak/>
                <w:t>Imagen (fotografía, gráfica o ilustración)</w:t>
              </w:r>
            </w:ins>
          </w:p>
        </w:tc>
      </w:tr>
      <w:tr w:rsidR="00372A39" w14:paraId="1D349986" w14:textId="77777777" w:rsidTr="00372A39">
        <w:trPr>
          <w:gridAfter w:val="1"/>
          <w:ins w:id="1271" w:author="Cuenta Microsoft" w:date="2016-05-20T11:36:00Z"/>
        </w:trPr>
        <w:tc>
          <w:tcPr>
            <w:tcW w:w="1912" w:type="dxa"/>
          </w:tcPr>
          <w:p w14:paraId="64957AF1" w14:textId="77777777" w:rsidR="00372A39" w:rsidRPr="00053744" w:rsidRDefault="00372A39" w:rsidP="00C00E85">
            <w:pPr>
              <w:rPr>
                <w:ins w:id="1272" w:author="Cuenta Microsoft" w:date="2016-05-20T11:36:00Z"/>
                <w:rFonts w:ascii="Times New Roman" w:hAnsi="Times New Roman" w:cs="Times New Roman"/>
                <w:b/>
                <w:color w:val="000000"/>
                <w:sz w:val="18"/>
                <w:szCs w:val="18"/>
              </w:rPr>
            </w:pPr>
            <w:ins w:id="1273" w:author="Cuenta Microsoft" w:date="2016-05-20T11:36:00Z">
              <w:r>
                <w:rPr>
                  <w:rFonts w:ascii="Times New Roman" w:hAnsi="Times New Roman" w:cs="Times New Roman"/>
                  <w:b/>
                  <w:color w:val="000000"/>
                  <w:sz w:val="18"/>
                  <w:szCs w:val="18"/>
                </w:rPr>
                <w:t>Código</w:t>
              </w:r>
            </w:ins>
          </w:p>
        </w:tc>
        <w:tc>
          <w:tcPr>
            <w:tcW w:w="6916" w:type="dxa"/>
            <w:gridSpan w:val="2"/>
          </w:tcPr>
          <w:p w14:paraId="559A5826" w14:textId="77777777" w:rsidR="00372A39" w:rsidRPr="00E462B5" w:rsidRDefault="00372A39" w:rsidP="00C00E85">
            <w:pPr>
              <w:rPr>
                <w:ins w:id="1274" w:author="Cuenta Microsoft" w:date="2016-05-20T11:36:00Z"/>
                <w:rFonts w:ascii="Times New Roman" w:hAnsi="Times New Roman" w:cs="Times New Roman"/>
                <w:b/>
                <w:color w:val="000000"/>
                <w:sz w:val="18"/>
                <w:szCs w:val="18"/>
              </w:rPr>
            </w:pPr>
            <w:ins w:id="1275" w:author="Cuenta Microsoft" w:date="2016-05-20T11:36: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18</w:t>
              </w:r>
            </w:ins>
          </w:p>
        </w:tc>
      </w:tr>
      <w:tr w:rsidR="00372A39" w14:paraId="6F173107" w14:textId="77777777" w:rsidTr="00372A39">
        <w:trPr>
          <w:gridAfter w:val="1"/>
          <w:ins w:id="1276" w:author="Cuenta Microsoft" w:date="2016-05-20T11:36:00Z"/>
        </w:trPr>
        <w:tc>
          <w:tcPr>
            <w:tcW w:w="1912" w:type="dxa"/>
          </w:tcPr>
          <w:p w14:paraId="05F27CDB" w14:textId="77777777" w:rsidR="00372A39" w:rsidRDefault="00372A39" w:rsidP="00C00E85">
            <w:pPr>
              <w:rPr>
                <w:ins w:id="1277" w:author="Cuenta Microsoft" w:date="2016-05-20T11:36:00Z"/>
                <w:rFonts w:ascii="Times New Roman" w:hAnsi="Times New Roman" w:cs="Times New Roman"/>
                <w:color w:val="000000"/>
              </w:rPr>
            </w:pPr>
            <w:ins w:id="1278" w:author="Cuenta Microsoft" w:date="2016-05-20T11:36:00Z">
              <w:r w:rsidRPr="00053744">
                <w:rPr>
                  <w:rFonts w:ascii="Times New Roman" w:hAnsi="Times New Roman" w:cs="Times New Roman"/>
                  <w:b/>
                  <w:color w:val="000000"/>
                  <w:sz w:val="18"/>
                  <w:szCs w:val="18"/>
                </w:rPr>
                <w:t>Descripción</w:t>
              </w:r>
            </w:ins>
          </w:p>
        </w:tc>
        <w:tc>
          <w:tcPr>
            <w:tcW w:w="6916" w:type="dxa"/>
            <w:gridSpan w:val="2"/>
          </w:tcPr>
          <w:p w14:paraId="42AC8280" w14:textId="77777777" w:rsidR="00372A39" w:rsidRPr="00E462B5" w:rsidRDefault="00372A39" w:rsidP="00C00E85">
            <w:pPr>
              <w:rPr>
                <w:ins w:id="1279" w:author="Cuenta Microsoft" w:date="2016-05-20T11:36:00Z"/>
                <w:rFonts w:ascii="Times New Roman" w:hAnsi="Times New Roman" w:cs="Times New Roman"/>
                <w:color w:val="000000"/>
                <w:sz w:val="18"/>
                <w:szCs w:val="18"/>
              </w:rPr>
            </w:pPr>
            <w:ins w:id="1280" w:author="Cuenta Microsoft" w:date="2016-05-20T11:36:00Z">
              <w:r w:rsidRPr="00DE574A">
                <w:rPr>
                  <w:rFonts w:ascii="Times New Roman" w:hAnsi="Times New Roman" w:cs="Times New Roman"/>
                  <w:color w:val="000000"/>
                  <w:sz w:val="18"/>
                  <w:szCs w:val="18"/>
                </w:rPr>
                <w:t xml:space="preserve">Protestas de la Primavera </w:t>
              </w:r>
              <w:r w:rsidRPr="00DE574A">
                <w:rPr>
                  <w:rFonts w:ascii="Times New Roman" w:hAnsi="Times New Roman" w:cs="Times New Roman" w:hint="cs"/>
                  <w:color w:val="000000"/>
                  <w:sz w:val="18"/>
                  <w:szCs w:val="18"/>
                </w:rPr>
                <w:t>á</w:t>
              </w:r>
              <w:r w:rsidRPr="00DE574A">
                <w:rPr>
                  <w:rFonts w:ascii="Times New Roman" w:hAnsi="Times New Roman" w:cs="Times New Roman"/>
                  <w:color w:val="000000"/>
                  <w:sz w:val="18"/>
                  <w:szCs w:val="18"/>
                </w:rPr>
                <w:t>rabe</w:t>
              </w:r>
            </w:ins>
          </w:p>
        </w:tc>
      </w:tr>
      <w:tr w:rsidR="00372A39" w14:paraId="3F868C87" w14:textId="77777777" w:rsidTr="00372A39">
        <w:trPr>
          <w:gridAfter w:val="1"/>
          <w:ins w:id="1281" w:author="Cuenta Microsoft" w:date="2016-05-20T11:36:00Z"/>
        </w:trPr>
        <w:tc>
          <w:tcPr>
            <w:tcW w:w="1912" w:type="dxa"/>
          </w:tcPr>
          <w:p w14:paraId="67C0D326" w14:textId="77777777" w:rsidR="00372A39" w:rsidRDefault="00372A39" w:rsidP="00C00E85">
            <w:pPr>
              <w:rPr>
                <w:ins w:id="1282" w:author="Cuenta Microsoft" w:date="2016-05-20T11:36:00Z"/>
                <w:rFonts w:ascii="Times New Roman" w:hAnsi="Times New Roman" w:cs="Times New Roman"/>
                <w:color w:val="000000"/>
              </w:rPr>
            </w:pPr>
            <w:ins w:id="1283" w:author="Cuenta Microsoft" w:date="2016-05-20T11:36: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916" w:type="dxa"/>
            <w:gridSpan w:val="2"/>
          </w:tcPr>
          <w:p w14:paraId="6B715183" w14:textId="77777777" w:rsidR="00372A39" w:rsidRDefault="00372A39" w:rsidP="00C00E85">
            <w:pPr>
              <w:rPr>
                <w:ins w:id="1284" w:author="Cuenta Microsoft" w:date="2016-05-20T11:36:00Z"/>
                <w:rFonts w:ascii="Times New Roman" w:hAnsi="Times New Roman" w:cs="Times New Roman"/>
                <w:color w:val="000000"/>
                <w:sz w:val="18"/>
                <w:szCs w:val="18"/>
              </w:rPr>
            </w:pPr>
            <w:ins w:id="1285" w:author="Cuenta Microsoft" w:date="2016-05-20T11:36:00Z">
              <w:r>
                <w:rPr>
                  <w:noProof/>
                  <w:lang w:eastAsia="es-CO"/>
                </w:rPr>
                <w:drawing>
                  <wp:inline distT="0" distB="0" distL="0" distR="0" wp14:anchorId="14B348F0" wp14:editId="3D01E971">
                    <wp:extent cx="1525870" cy="1040684"/>
                    <wp:effectExtent l="0" t="0" r="0" b="7620"/>
                    <wp:docPr id="14" name="Imagen 14" descr="http://thumb7.shutterstock.com/display_pic_with_logo/246133/246133,1314469603,1/stock-photo-cairo-feb-groups-of-egyptian-anti-government-protesters-on-their-way-to-cairo-s-central-tahrir-83526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7.shutterstock.com/display_pic_with_logo/246133/246133,1314469603,1/stock-photo-cairo-feb-groups-of-egyptian-anti-government-protesters-on-their-way-to-cairo-s-central-tahrir-8352677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8734" cy="1049458"/>
                            </a:xfrm>
                            <a:prstGeom prst="rect">
                              <a:avLst/>
                            </a:prstGeom>
                            <a:noFill/>
                            <a:ln>
                              <a:noFill/>
                            </a:ln>
                          </pic:spPr>
                        </pic:pic>
                      </a:graphicData>
                    </a:graphic>
                  </wp:inline>
                </w:drawing>
              </w:r>
            </w:ins>
          </w:p>
          <w:p w14:paraId="75510054" w14:textId="77777777" w:rsidR="00372A39" w:rsidRPr="00E462B5" w:rsidRDefault="00372A39" w:rsidP="00C00E85">
            <w:pPr>
              <w:rPr>
                <w:ins w:id="1286" w:author="Cuenta Microsoft" w:date="2016-05-20T11:36:00Z"/>
                <w:rFonts w:ascii="Times New Roman" w:hAnsi="Times New Roman" w:cs="Times New Roman"/>
                <w:color w:val="000000"/>
                <w:sz w:val="18"/>
                <w:szCs w:val="18"/>
              </w:rPr>
            </w:pPr>
            <w:ins w:id="1287" w:author="Cuenta Microsoft" w:date="2016-05-20T11:36:00Z">
              <w:r>
                <w:rPr>
                  <w:rFonts w:ascii="Times New Roman" w:hAnsi="Times New Roman" w:cs="Times New Roman"/>
                  <w:color w:val="000000"/>
                  <w:sz w:val="18"/>
                  <w:szCs w:val="18"/>
                </w:rPr>
                <w:fldChar w:fldCharType="begin"/>
              </w:r>
              <w:r>
                <w:rPr>
                  <w:rFonts w:ascii="Times New Roman" w:hAnsi="Times New Roman" w:cs="Times New Roman"/>
                  <w:color w:val="000000"/>
                  <w:sz w:val="18"/>
                  <w:szCs w:val="18"/>
                </w:rPr>
                <w:instrText xml:space="preserve"> HYPERLINK "</w:instrText>
              </w:r>
              <w:r w:rsidRPr="00876DAC">
                <w:rPr>
                  <w:rFonts w:ascii="Times New Roman" w:hAnsi="Times New Roman" w:cs="Times New Roman"/>
                  <w:color w:val="000000"/>
                  <w:sz w:val="18"/>
                  <w:szCs w:val="18"/>
                </w:rPr>
                <w:instrText>http://thumb7.shutterstock.com/display_pic_with_logo/246133/246133,1314469603,1/stock-photo-cairo-feb-groups-of-egyptian-anti-government-protesters-on-their-way-to-cairo-s-central-tahrir-83526772.jpg</w:instrText>
              </w:r>
              <w:r>
                <w:rPr>
                  <w:rFonts w:ascii="Times New Roman" w:hAnsi="Times New Roman" w:cs="Times New Roman"/>
                  <w:color w:val="000000"/>
                  <w:sz w:val="18"/>
                  <w:szCs w:val="18"/>
                </w:rPr>
                <w:instrText xml:space="preserve">" </w:instrText>
              </w:r>
              <w:r>
                <w:rPr>
                  <w:rFonts w:ascii="Times New Roman" w:hAnsi="Times New Roman" w:cs="Times New Roman"/>
                  <w:color w:val="000000"/>
                  <w:sz w:val="18"/>
                  <w:szCs w:val="18"/>
                </w:rPr>
                <w:fldChar w:fldCharType="separate"/>
              </w:r>
              <w:r w:rsidRPr="008A234B">
                <w:rPr>
                  <w:rStyle w:val="Hipervnculo"/>
                  <w:rFonts w:ascii="Times New Roman" w:hAnsi="Times New Roman" w:cs="Times New Roman"/>
                  <w:sz w:val="18"/>
                  <w:szCs w:val="18"/>
                </w:rPr>
                <w:t>http://thumb7.shutterstock.com/display_pic_with_logo/246133/246133,1314469603,1/stock-photo-cairo-feb-groups-of-egyptian-anti-government-protesters-on-their-way-to-cairo-s-central-tahrir-83526772.jpg</w:t>
              </w:r>
              <w:r>
                <w:rPr>
                  <w:rFonts w:ascii="Times New Roman" w:hAnsi="Times New Roman" w:cs="Times New Roman"/>
                  <w:color w:val="000000"/>
                  <w:sz w:val="18"/>
                  <w:szCs w:val="18"/>
                </w:rPr>
                <w:fldChar w:fldCharType="end"/>
              </w:r>
            </w:ins>
          </w:p>
        </w:tc>
      </w:tr>
      <w:tr w:rsidR="00372A39" w14:paraId="40F1BB82" w14:textId="77777777" w:rsidTr="00372A39">
        <w:trPr>
          <w:gridAfter w:val="1"/>
          <w:ins w:id="1288" w:author="Cuenta Microsoft" w:date="2016-05-20T11:36:00Z"/>
        </w:trPr>
        <w:tc>
          <w:tcPr>
            <w:tcW w:w="1912" w:type="dxa"/>
          </w:tcPr>
          <w:p w14:paraId="27C9F42E" w14:textId="77777777" w:rsidR="00372A39" w:rsidRDefault="00372A39" w:rsidP="00C00E85">
            <w:pPr>
              <w:rPr>
                <w:ins w:id="1289" w:author="Cuenta Microsoft" w:date="2016-05-20T11:36:00Z"/>
                <w:rFonts w:ascii="Times New Roman" w:hAnsi="Times New Roman" w:cs="Times New Roman"/>
                <w:color w:val="000000"/>
              </w:rPr>
            </w:pPr>
            <w:ins w:id="1290" w:author="Cuenta Microsoft" w:date="2016-05-20T11:36:00Z">
              <w:r w:rsidRPr="00053744">
                <w:rPr>
                  <w:rFonts w:ascii="Times New Roman" w:hAnsi="Times New Roman" w:cs="Times New Roman"/>
                  <w:b/>
                  <w:color w:val="000000"/>
                  <w:sz w:val="18"/>
                  <w:szCs w:val="18"/>
                </w:rPr>
                <w:t>Pie de imagen</w:t>
              </w:r>
            </w:ins>
          </w:p>
        </w:tc>
        <w:tc>
          <w:tcPr>
            <w:tcW w:w="6916" w:type="dxa"/>
            <w:gridSpan w:val="2"/>
          </w:tcPr>
          <w:p w14:paraId="09A95A16" w14:textId="77777777" w:rsidR="00372A39" w:rsidRPr="00EC6C87" w:rsidRDefault="00372A39" w:rsidP="00C00E85">
            <w:pPr>
              <w:pStyle w:val="NormalWeb"/>
              <w:shd w:val="clear" w:color="auto" w:fill="FFFFFF"/>
              <w:spacing w:before="0" w:beforeAutospacing="0" w:after="225" w:afterAutospacing="0"/>
              <w:rPr>
                <w:ins w:id="1291" w:author="Cuenta Microsoft" w:date="2016-05-20T11:36:00Z"/>
                <w:color w:val="000000"/>
                <w:sz w:val="20"/>
                <w:szCs w:val="20"/>
              </w:rPr>
            </w:pPr>
            <w:ins w:id="1292" w:author="Cuenta Microsoft" w:date="2016-05-20T11:36:00Z">
              <w:r w:rsidRPr="003C3873">
                <w:rPr>
                  <w:color w:val="000000"/>
                  <w:sz w:val="20"/>
                  <w:szCs w:val="20"/>
                </w:rPr>
                <w:t xml:space="preserve">A través de Internet y la telefonía móvil el mundo conoció la brutal represión y la lucha de los habitantes por ganar </w:t>
              </w:r>
              <w:r>
                <w:rPr>
                  <w:b/>
                  <w:color w:val="000000"/>
                  <w:sz w:val="20"/>
                  <w:szCs w:val="20"/>
                </w:rPr>
                <w:t>espacios democráticos</w:t>
              </w:r>
              <w:r>
                <w:rPr>
                  <w:color w:val="000000"/>
                  <w:sz w:val="20"/>
                  <w:szCs w:val="20"/>
                </w:rPr>
                <w:t xml:space="preserve">, como esta manifestación, en la plaza </w:t>
              </w:r>
              <w:proofErr w:type="spellStart"/>
              <w:r>
                <w:rPr>
                  <w:color w:val="000000"/>
                  <w:sz w:val="20"/>
                  <w:szCs w:val="20"/>
                </w:rPr>
                <w:t>Tahrir</w:t>
              </w:r>
              <w:proofErr w:type="spellEnd"/>
              <w:r>
                <w:rPr>
                  <w:color w:val="000000"/>
                  <w:sz w:val="20"/>
                  <w:szCs w:val="20"/>
                </w:rPr>
                <w:t xml:space="preserve"> de El Cairo, en 2011. Además, c</w:t>
              </w:r>
              <w:r w:rsidRPr="003C3873">
                <w:rPr>
                  <w:color w:val="000000"/>
                  <w:sz w:val="20"/>
                  <w:szCs w:val="20"/>
                </w:rPr>
                <w:t xml:space="preserve">anales satelitales como </w:t>
              </w:r>
              <w:proofErr w:type="spellStart"/>
              <w:r w:rsidRPr="003C3873">
                <w:rPr>
                  <w:b/>
                  <w:color w:val="000000"/>
                  <w:sz w:val="20"/>
                  <w:szCs w:val="20"/>
                </w:rPr>
                <w:t>Aljazeera</w:t>
              </w:r>
              <w:proofErr w:type="spellEnd"/>
              <w:r w:rsidRPr="003C3873">
                <w:rPr>
                  <w:b/>
                  <w:color w:val="000000"/>
                  <w:sz w:val="20"/>
                  <w:szCs w:val="20"/>
                </w:rPr>
                <w:t xml:space="preserve"> </w:t>
              </w:r>
              <w:r>
                <w:rPr>
                  <w:color w:val="000000"/>
                  <w:sz w:val="20"/>
                  <w:szCs w:val="20"/>
                </w:rPr>
                <w:t xml:space="preserve">y </w:t>
              </w:r>
              <w:proofErr w:type="spellStart"/>
              <w:r>
                <w:rPr>
                  <w:color w:val="000000"/>
                  <w:sz w:val="20"/>
                  <w:szCs w:val="20"/>
                </w:rPr>
                <w:t>Alhiwar</w:t>
              </w:r>
              <w:proofErr w:type="spellEnd"/>
              <w:r>
                <w:rPr>
                  <w:color w:val="000000"/>
                  <w:sz w:val="20"/>
                  <w:szCs w:val="20"/>
                </w:rPr>
                <w:t>,</w:t>
              </w:r>
              <w:r w:rsidRPr="003C3873">
                <w:rPr>
                  <w:color w:val="000000"/>
                  <w:sz w:val="20"/>
                  <w:szCs w:val="20"/>
                </w:rPr>
                <w:t xml:space="preserve"> periódicos críticos de formato digital, como</w:t>
              </w:r>
              <w:r w:rsidRPr="003C3873">
                <w:rPr>
                  <w:i/>
                  <w:color w:val="000000"/>
                  <w:sz w:val="20"/>
                  <w:szCs w:val="20"/>
                </w:rPr>
                <w:t xml:space="preserve"> </w:t>
              </w:r>
              <w:proofErr w:type="spellStart"/>
              <w:r w:rsidRPr="003C3873">
                <w:rPr>
                  <w:i/>
                  <w:color w:val="000000"/>
                  <w:sz w:val="20"/>
                  <w:szCs w:val="20"/>
                </w:rPr>
                <w:t>Alquds</w:t>
              </w:r>
              <w:proofErr w:type="spellEnd"/>
              <w:r w:rsidRPr="003C3873">
                <w:rPr>
                  <w:i/>
                  <w:color w:val="000000"/>
                  <w:sz w:val="20"/>
                  <w:szCs w:val="20"/>
                </w:rPr>
                <w:t xml:space="preserve"> Árabe,</w:t>
              </w:r>
              <w:r w:rsidRPr="003C3873">
                <w:rPr>
                  <w:color w:val="000000"/>
                  <w:sz w:val="20"/>
                  <w:szCs w:val="20"/>
                </w:rPr>
                <w:t xml:space="preserve"> </w:t>
              </w:r>
              <w:r>
                <w:rPr>
                  <w:color w:val="000000"/>
                  <w:sz w:val="20"/>
                  <w:szCs w:val="20"/>
                </w:rPr>
                <w:t xml:space="preserve">y </w:t>
              </w:r>
              <w:proofErr w:type="spellStart"/>
              <w:r>
                <w:rPr>
                  <w:color w:val="000000"/>
                  <w:sz w:val="20"/>
                  <w:szCs w:val="20"/>
                </w:rPr>
                <w:t>diferents</w:t>
              </w:r>
              <w:proofErr w:type="spellEnd"/>
              <w:r>
                <w:rPr>
                  <w:color w:val="000000"/>
                  <w:sz w:val="20"/>
                  <w:szCs w:val="20"/>
                </w:rPr>
                <w:t xml:space="preserve"> blogs, </w:t>
              </w:r>
              <w:r w:rsidRPr="003C3873">
                <w:rPr>
                  <w:color w:val="000000"/>
                  <w:sz w:val="20"/>
                  <w:szCs w:val="20"/>
                </w:rPr>
                <w:t>le i</w:t>
              </w:r>
              <w:r>
                <w:rPr>
                  <w:color w:val="000000"/>
                  <w:sz w:val="20"/>
                  <w:szCs w:val="20"/>
                </w:rPr>
                <w:t>nformaron al mundo y facilitaron</w:t>
              </w:r>
              <w:r w:rsidRPr="003C3873">
                <w:rPr>
                  <w:color w:val="000000"/>
                  <w:sz w:val="20"/>
                  <w:szCs w:val="20"/>
                </w:rPr>
                <w:t xml:space="preserve"> la organización de los manifestantes.</w:t>
              </w:r>
            </w:ins>
          </w:p>
        </w:tc>
      </w:tr>
    </w:tbl>
    <w:p w14:paraId="17C31899" w14:textId="77777777" w:rsidR="006E35C4" w:rsidRPr="002F23E0" w:rsidRDefault="006E35C4" w:rsidP="002F23E0">
      <w:pPr>
        <w:pStyle w:val="NormalWeb"/>
        <w:shd w:val="clear" w:color="auto" w:fill="FFFFFF"/>
        <w:spacing w:before="0" w:beforeAutospacing="0" w:after="225" w:afterAutospacing="0"/>
        <w:rPr>
          <w:color w:val="000000"/>
        </w:rPr>
      </w:pPr>
    </w:p>
    <w:p w14:paraId="329370E3" w14:textId="77777777" w:rsidR="00CC7AE1" w:rsidRPr="002F23E0" w:rsidRDefault="00CC7AE1"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La</w:t>
      </w:r>
      <w:r w:rsidR="00D6494F">
        <w:rPr>
          <w:color w:val="000000"/>
        </w:rPr>
        <w:t xml:space="preserve"> f</w:t>
      </w:r>
      <w:r w:rsidR="006C600C">
        <w:rPr>
          <w:color w:val="000000"/>
        </w:rPr>
        <w:t>uerza que impulsa la Primavera á</w:t>
      </w:r>
      <w:r w:rsidRPr="002F23E0">
        <w:rPr>
          <w:color w:val="000000"/>
        </w:rPr>
        <w:t>rabe es una re</w:t>
      </w:r>
      <w:r w:rsidR="00D6494F">
        <w:rPr>
          <w:color w:val="000000"/>
        </w:rPr>
        <w:t xml:space="preserve">acción contra las </w:t>
      </w:r>
      <w:r w:rsidR="00D6494F" w:rsidRPr="001C3E80">
        <w:rPr>
          <w:b/>
          <w:color w:val="000000"/>
        </w:rPr>
        <w:t>dictaduras</w:t>
      </w:r>
      <w:r w:rsidR="00D6494F">
        <w:rPr>
          <w:color w:val="000000"/>
        </w:rPr>
        <w:t xml:space="preserve"> y G</w:t>
      </w:r>
      <w:r w:rsidRPr="002F23E0">
        <w:rPr>
          <w:color w:val="000000"/>
        </w:rPr>
        <w:t>obiernos despóticos</w:t>
      </w:r>
      <w:r w:rsidR="00E418D0" w:rsidRPr="002F23E0">
        <w:rPr>
          <w:color w:val="000000"/>
        </w:rPr>
        <w:t xml:space="preserve">. Los habitantes de estos países se cansaron de décadas de humillación, </w:t>
      </w:r>
      <w:r w:rsidR="00E418D0" w:rsidRPr="001C3E80">
        <w:rPr>
          <w:b/>
          <w:color w:val="000000"/>
        </w:rPr>
        <w:t>corrupción,</w:t>
      </w:r>
      <w:r w:rsidR="00E418D0" w:rsidRPr="002F23E0">
        <w:rPr>
          <w:color w:val="000000"/>
        </w:rPr>
        <w:t xml:space="preserve"> marginación, desempleo y pobreza. </w:t>
      </w:r>
    </w:p>
    <w:p w14:paraId="5D5E7CFE" w14:textId="162FB7CB" w:rsidR="006C600C" w:rsidDel="00372A39" w:rsidRDefault="00E418D0" w:rsidP="002F23E0">
      <w:pPr>
        <w:pStyle w:val="NormalWeb"/>
        <w:numPr>
          <w:ilvl w:val="0"/>
          <w:numId w:val="2"/>
        </w:numPr>
        <w:shd w:val="clear" w:color="auto" w:fill="FFFFFF"/>
        <w:spacing w:before="0" w:beforeAutospacing="0" w:after="225" w:afterAutospacing="0"/>
        <w:ind w:left="0" w:firstLine="0"/>
        <w:rPr>
          <w:del w:id="1293" w:author="Cuenta Microsoft" w:date="2016-05-20T11:37:00Z"/>
          <w:color w:val="000000"/>
        </w:rPr>
      </w:pPr>
      <w:r w:rsidRPr="002F23E0">
        <w:rPr>
          <w:color w:val="000000"/>
        </w:rPr>
        <w:t xml:space="preserve">Internet y la telefonía móvil </w:t>
      </w:r>
      <w:r w:rsidR="006C10D8">
        <w:rPr>
          <w:color w:val="000000"/>
        </w:rPr>
        <w:t>fueron</w:t>
      </w:r>
      <w:r w:rsidRPr="002F23E0">
        <w:rPr>
          <w:color w:val="000000"/>
        </w:rPr>
        <w:t xml:space="preserve"> las tecnologías </w:t>
      </w:r>
      <w:del w:id="1294" w:author="Lilia Carvajal" w:date="2016-05-19T08:44:00Z">
        <w:r w:rsidRPr="002F23E0" w:rsidDel="00F419BF">
          <w:rPr>
            <w:color w:val="000000"/>
          </w:rPr>
          <w:delText xml:space="preserve">de información </w:delText>
        </w:r>
      </w:del>
      <w:r w:rsidRPr="002F23E0">
        <w:rPr>
          <w:color w:val="000000"/>
        </w:rPr>
        <w:t xml:space="preserve">que </w:t>
      </w:r>
      <w:del w:id="1295" w:author="Lilia Carvajal" w:date="2016-05-19T08:44:00Z">
        <w:r w:rsidR="006C10D8" w:rsidDel="00F419BF">
          <w:rPr>
            <w:color w:val="000000"/>
          </w:rPr>
          <w:delText xml:space="preserve">le </w:delText>
        </w:r>
      </w:del>
      <w:ins w:id="1296" w:author="Lilia Carvajal" w:date="2016-05-19T08:44:00Z">
        <w:r w:rsidR="00F419BF">
          <w:rPr>
            <w:color w:val="000000"/>
          </w:rPr>
          <w:t xml:space="preserve">sirvieron para </w:t>
        </w:r>
      </w:ins>
      <w:r w:rsidRPr="002F23E0">
        <w:rPr>
          <w:color w:val="000000"/>
        </w:rPr>
        <w:t>informar</w:t>
      </w:r>
      <w:del w:id="1297" w:author="Lilia Carvajal" w:date="2016-05-19T08:45:00Z">
        <w:r w:rsidRPr="002F23E0" w:rsidDel="00F419BF">
          <w:rPr>
            <w:color w:val="000000"/>
          </w:rPr>
          <w:delText>on</w:delText>
        </w:r>
      </w:del>
      <w:r w:rsidRPr="002F23E0">
        <w:rPr>
          <w:color w:val="000000"/>
        </w:rPr>
        <w:t xml:space="preserve"> al mundo </w:t>
      </w:r>
      <w:r w:rsidR="006C10D8">
        <w:rPr>
          <w:color w:val="000000"/>
        </w:rPr>
        <w:t>sobre</w:t>
      </w:r>
      <w:r w:rsidRPr="002F23E0">
        <w:rPr>
          <w:color w:val="000000"/>
        </w:rPr>
        <w:t xml:space="preserve"> l</w:t>
      </w:r>
      <w:r w:rsidR="00487B1F">
        <w:rPr>
          <w:color w:val="000000"/>
        </w:rPr>
        <w:t xml:space="preserve">os levantamientos </w:t>
      </w:r>
      <w:r w:rsidRPr="002F23E0">
        <w:rPr>
          <w:color w:val="000000"/>
        </w:rPr>
        <w:t>en los países árab</w:t>
      </w:r>
      <w:ins w:id="1298" w:author="Cuenta Microsoft" w:date="2016-05-20T11:37:00Z">
        <w:r w:rsidR="00372A39">
          <w:rPr>
            <w:color w:val="000000"/>
          </w:rPr>
          <w:t>es.</w:t>
        </w:r>
      </w:ins>
      <w:del w:id="1299" w:author="Cuenta Microsoft" w:date="2016-05-20T11:37:00Z">
        <w:r w:rsidRPr="002F23E0" w:rsidDel="00372A39">
          <w:rPr>
            <w:color w:val="000000"/>
          </w:rPr>
          <w:delText xml:space="preserve">es. </w:delText>
        </w:r>
      </w:del>
    </w:p>
    <w:p w14:paraId="0CEE15E3" w14:textId="77777777" w:rsidR="00E418D0" w:rsidRPr="00372A39" w:rsidRDefault="00E418D0" w:rsidP="006C600C">
      <w:pPr>
        <w:pStyle w:val="NormalWeb"/>
        <w:numPr>
          <w:ilvl w:val="0"/>
          <w:numId w:val="2"/>
        </w:numPr>
        <w:shd w:val="clear" w:color="auto" w:fill="FFFFFF"/>
        <w:spacing w:before="0" w:beforeAutospacing="0" w:after="225" w:afterAutospacing="0"/>
        <w:ind w:left="0" w:firstLine="0"/>
        <w:rPr>
          <w:color w:val="000000"/>
          <w:rPrChange w:id="1300" w:author="Cuenta Microsoft" w:date="2016-05-20T11:37:00Z">
            <w:rPr>
              <w:color w:val="000000"/>
            </w:rPr>
          </w:rPrChange>
        </w:rPr>
        <w:pPrChange w:id="1301" w:author="Cuenta Microsoft" w:date="2016-05-20T11:37:00Z">
          <w:pPr>
            <w:pStyle w:val="NormalWeb"/>
            <w:shd w:val="clear" w:color="auto" w:fill="FFFFFF"/>
            <w:spacing w:before="0" w:beforeAutospacing="0" w:after="225" w:afterAutospacing="0"/>
          </w:pPr>
        </w:pPrChange>
      </w:pPr>
      <w:del w:id="1302" w:author="Cuenta Microsoft" w:date="2016-05-20T11:37:00Z">
        <w:r w:rsidRPr="00372A39" w:rsidDel="00372A39">
          <w:rPr>
            <w:color w:val="000000"/>
            <w:rPrChange w:id="1303" w:author="Cuenta Microsoft" w:date="2016-05-20T11:37:00Z">
              <w:rPr>
                <w:color w:val="000000"/>
              </w:rPr>
            </w:rPrChange>
          </w:rPr>
          <w:delText xml:space="preserve"> </w:delText>
        </w:r>
      </w:del>
    </w:p>
    <w:tbl>
      <w:tblPr>
        <w:tblStyle w:val="Tablaconcuadrcula"/>
        <w:tblW w:w="0" w:type="auto"/>
        <w:tblLook w:val="04A0" w:firstRow="1" w:lastRow="0" w:firstColumn="1" w:lastColumn="0" w:noHBand="0" w:noVBand="1"/>
      </w:tblPr>
      <w:tblGrid>
        <w:gridCol w:w="2138"/>
        <w:gridCol w:w="6916"/>
      </w:tblGrid>
      <w:tr w:rsidR="00B630B4" w:rsidRPr="005D1738" w:rsidDel="00372A39" w14:paraId="00A0944A" w14:textId="3E4AD704" w:rsidTr="00AB5076">
        <w:trPr>
          <w:del w:id="1304" w:author="Cuenta Microsoft" w:date="2016-05-20T11:36:00Z"/>
        </w:trPr>
        <w:tc>
          <w:tcPr>
            <w:tcW w:w="9033" w:type="dxa"/>
            <w:gridSpan w:val="2"/>
            <w:shd w:val="clear" w:color="auto" w:fill="0D0D0D" w:themeFill="text1" w:themeFillTint="F2"/>
          </w:tcPr>
          <w:p w14:paraId="24CA5160" w14:textId="42EDF7DE" w:rsidR="00B630B4" w:rsidRPr="005D1738" w:rsidDel="00372A39" w:rsidRDefault="00B630B4" w:rsidP="00AB5076">
            <w:pPr>
              <w:jc w:val="center"/>
              <w:rPr>
                <w:del w:id="1305" w:author="Cuenta Microsoft" w:date="2016-05-20T11:36:00Z"/>
                <w:rFonts w:ascii="Times New Roman" w:hAnsi="Times New Roman" w:cs="Times New Roman"/>
                <w:b/>
                <w:color w:val="FFFFFF" w:themeColor="background1"/>
              </w:rPr>
            </w:pPr>
            <w:del w:id="1306" w:author="Cuenta Microsoft" w:date="2016-05-20T11:36:00Z">
              <w:r w:rsidRPr="005D1738" w:rsidDel="00372A39">
                <w:rPr>
                  <w:rFonts w:ascii="Times New Roman" w:hAnsi="Times New Roman" w:cs="Times New Roman"/>
                  <w:b/>
                  <w:color w:val="FFFFFF" w:themeColor="background1"/>
                </w:rPr>
                <w:delText>Imagen (fotografía, gráfica o ilustración)</w:delText>
              </w:r>
            </w:del>
          </w:p>
        </w:tc>
      </w:tr>
      <w:tr w:rsidR="002F5CF9" w:rsidDel="00372A39" w14:paraId="247AF5B0" w14:textId="3C627A3F" w:rsidTr="00AB5076">
        <w:trPr>
          <w:del w:id="1307" w:author="Cuenta Microsoft" w:date="2016-05-20T11:36:00Z"/>
        </w:trPr>
        <w:tc>
          <w:tcPr>
            <w:tcW w:w="2518" w:type="dxa"/>
          </w:tcPr>
          <w:p w14:paraId="2B658824" w14:textId="7F59F29F" w:rsidR="00B630B4" w:rsidRPr="00053744" w:rsidDel="00372A39" w:rsidRDefault="00B630B4" w:rsidP="00AB5076">
            <w:pPr>
              <w:rPr>
                <w:del w:id="1308" w:author="Cuenta Microsoft" w:date="2016-05-20T11:36:00Z"/>
                <w:rFonts w:ascii="Times New Roman" w:hAnsi="Times New Roman" w:cs="Times New Roman"/>
                <w:b/>
                <w:color w:val="000000"/>
                <w:sz w:val="18"/>
                <w:szCs w:val="18"/>
              </w:rPr>
            </w:pPr>
            <w:del w:id="1309" w:author="Cuenta Microsoft" w:date="2016-05-20T11:36:00Z">
              <w:r w:rsidDel="00372A39">
                <w:rPr>
                  <w:rFonts w:ascii="Times New Roman" w:hAnsi="Times New Roman" w:cs="Times New Roman"/>
                  <w:b/>
                  <w:color w:val="000000"/>
                  <w:sz w:val="18"/>
                  <w:szCs w:val="18"/>
                </w:rPr>
                <w:delText>Código</w:delText>
              </w:r>
            </w:del>
          </w:p>
        </w:tc>
        <w:tc>
          <w:tcPr>
            <w:tcW w:w="6515" w:type="dxa"/>
          </w:tcPr>
          <w:p w14:paraId="71249BD4" w14:textId="3B2959B0" w:rsidR="00B630B4" w:rsidRPr="00E462B5" w:rsidDel="00372A39" w:rsidRDefault="00B630B4" w:rsidP="00AB5076">
            <w:pPr>
              <w:rPr>
                <w:del w:id="1310" w:author="Cuenta Microsoft" w:date="2016-05-20T11:36:00Z"/>
                <w:rFonts w:ascii="Times New Roman" w:hAnsi="Times New Roman" w:cs="Times New Roman"/>
                <w:b/>
                <w:color w:val="000000"/>
                <w:sz w:val="18"/>
                <w:szCs w:val="18"/>
              </w:rPr>
            </w:pPr>
            <w:del w:id="1311" w:author="Cuenta Microsoft" w:date="2016-05-20T11:36:00Z">
              <w:r w:rsidRPr="00E462B5" w:rsidDel="00372A39">
                <w:rPr>
                  <w:rFonts w:ascii="Times New Roman" w:hAnsi="Times New Roman" w:cs="Times New Roman"/>
                  <w:color w:val="000000"/>
                  <w:sz w:val="18"/>
                  <w:szCs w:val="18"/>
                </w:rPr>
                <w:delText>CS_10_02_IMG</w:delText>
              </w:r>
              <w:r w:rsidR="00FF73D3" w:rsidDel="00372A39">
                <w:rPr>
                  <w:rFonts w:ascii="Times New Roman" w:hAnsi="Times New Roman" w:cs="Times New Roman"/>
                  <w:color w:val="000000"/>
                  <w:sz w:val="18"/>
                  <w:szCs w:val="18"/>
                </w:rPr>
                <w:delText>32</w:delText>
              </w:r>
            </w:del>
          </w:p>
        </w:tc>
      </w:tr>
      <w:tr w:rsidR="002F5CF9" w:rsidDel="00372A39" w14:paraId="35B1EB03" w14:textId="2AA4DF3B" w:rsidTr="00AB5076">
        <w:trPr>
          <w:del w:id="1312" w:author="Cuenta Microsoft" w:date="2016-05-20T11:36:00Z"/>
        </w:trPr>
        <w:tc>
          <w:tcPr>
            <w:tcW w:w="2518" w:type="dxa"/>
          </w:tcPr>
          <w:p w14:paraId="1C301EC1" w14:textId="64BB3C14" w:rsidR="00B630B4" w:rsidDel="00372A39" w:rsidRDefault="00B630B4" w:rsidP="00AB5076">
            <w:pPr>
              <w:rPr>
                <w:del w:id="1313" w:author="Cuenta Microsoft" w:date="2016-05-20T11:36:00Z"/>
                <w:rFonts w:ascii="Times New Roman" w:hAnsi="Times New Roman" w:cs="Times New Roman"/>
                <w:color w:val="000000"/>
              </w:rPr>
            </w:pPr>
            <w:del w:id="1314" w:author="Cuenta Microsoft" w:date="2016-05-20T11:36:00Z">
              <w:r w:rsidRPr="00053744" w:rsidDel="00372A39">
                <w:rPr>
                  <w:rFonts w:ascii="Times New Roman" w:hAnsi="Times New Roman" w:cs="Times New Roman"/>
                  <w:b/>
                  <w:color w:val="000000"/>
                  <w:sz w:val="18"/>
                  <w:szCs w:val="18"/>
                </w:rPr>
                <w:delText>Descripción</w:delText>
              </w:r>
            </w:del>
          </w:p>
        </w:tc>
        <w:tc>
          <w:tcPr>
            <w:tcW w:w="6515" w:type="dxa"/>
          </w:tcPr>
          <w:p w14:paraId="7D18A654" w14:textId="3A42AAF2" w:rsidR="00B630B4" w:rsidRPr="00E462B5" w:rsidDel="00372A39" w:rsidRDefault="002F5CF9" w:rsidP="00AB5076">
            <w:pPr>
              <w:rPr>
                <w:del w:id="1315" w:author="Cuenta Microsoft" w:date="2016-05-20T11:36:00Z"/>
                <w:rFonts w:ascii="Times New Roman" w:hAnsi="Times New Roman" w:cs="Times New Roman"/>
                <w:color w:val="000000"/>
                <w:sz w:val="18"/>
                <w:szCs w:val="18"/>
              </w:rPr>
            </w:pPr>
            <w:del w:id="1316" w:author="Cuenta Microsoft" w:date="2016-05-20T11:36:00Z">
              <w:r w:rsidDel="00372A39">
                <w:rPr>
                  <w:rFonts w:ascii="Times New Roman" w:hAnsi="Times New Roman" w:cs="Times New Roman"/>
                  <w:color w:val="000000"/>
                  <w:sz w:val="18"/>
                  <w:szCs w:val="18"/>
                </w:rPr>
                <w:delText>Infografía alusiva a la Primavera Árabe</w:delText>
              </w:r>
            </w:del>
          </w:p>
        </w:tc>
      </w:tr>
      <w:tr w:rsidR="002F5CF9" w:rsidDel="00372A39" w14:paraId="6CA90C1D" w14:textId="6359DA19" w:rsidTr="00AB5076">
        <w:trPr>
          <w:del w:id="1317" w:author="Cuenta Microsoft" w:date="2016-05-20T11:36:00Z"/>
        </w:trPr>
        <w:tc>
          <w:tcPr>
            <w:tcW w:w="2518" w:type="dxa"/>
          </w:tcPr>
          <w:p w14:paraId="0591ADBB" w14:textId="092FBEAF" w:rsidR="00B630B4" w:rsidDel="00372A39" w:rsidRDefault="00B630B4" w:rsidP="00AB5076">
            <w:pPr>
              <w:rPr>
                <w:del w:id="1318" w:author="Cuenta Microsoft" w:date="2016-05-20T11:36:00Z"/>
                <w:rFonts w:ascii="Times New Roman" w:hAnsi="Times New Roman" w:cs="Times New Roman"/>
                <w:color w:val="000000"/>
              </w:rPr>
            </w:pPr>
            <w:del w:id="1319" w:author="Cuenta Microsoft" w:date="2016-05-20T11:36: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515" w:type="dxa"/>
          </w:tcPr>
          <w:p w14:paraId="40C29807" w14:textId="796D7102" w:rsidR="00B630B4" w:rsidDel="00372A39" w:rsidRDefault="002F5CF9" w:rsidP="00AB5076">
            <w:pPr>
              <w:rPr>
                <w:del w:id="1320" w:author="Cuenta Microsoft" w:date="2016-05-20T11:36:00Z"/>
                <w:rFonts w:ascii="Times New Roman" w:hAnsi="Times New Roman" w:cs="Times New Roman"/>
                <w:color w:val="000000"/>
                <w:sz w:val="18"/>
                <w:szCs w:val="18"/>
              </w:rPr>
            </w:pPr>
            <w:del w:id="1321" w:author="Cuenta Microsoft" w:date="2016-05-20T11:36:00Z">
              <w:r w:rsidDel="00372A39">
                <w:rPr>
                  <w:noProof/>
                  <w:lang w:eastAsia="es-CO"/>
                </w:rPr>
                <w:drawing>
                  <wp:inline distT="0" distB="0" distL="0" distR="0" wp14:anchorId="430E7327" wp14:editId="1C646B86">
                    <wp:extent cx="1398417" cy="832919"/>
                    <wp:effectExtent l="0" t="0" r="0" b="5715"/>
                    <wp:docPr id="25" name="Imagen 25" descr="http://thumb7.shutterstock.com/display_pic_with_logo/252589/252589,1322117277,1/stock-photo-arab-spring-uprising-info-text-cloud-word-composed-in-the-map-shape-of-the-arab-world-comprises-89456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7.shutterstock.com/display_pic_with_logo/252589/252589,1322117277,1/stock-photo-arab-spring-uprising-info-text-cloud-word-composed-in-the-map-shape-of-the-arab-world-comprises-8945629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585" cy="864587"/>
                            </a:xfrm>
                            <a:prstGeom prst="rect">
                              <a:avLst/>
                            </a:prstGeom>
                            <a:noFill/>
                            <a:ln>
                              <a:noFill/>
                            </a:ln>
                          </pic:spPr>
                        </pic:pic>
                      </a:graphicData>
                    </a:graphic>
                  </wp:inline>
                </w:drawing>
              </w:r>
            </w:del>
          </w:p>
          <w:p w14:paraId="044F2E1F" w14:textId="66ABAEB2" w:rsidR="002F5CF9" w:rsidRPr="00E462B5" w:rsidDel="00372A39" w:rsidRDefault="00061134" w:rsidP="00AB5076">
            <w:pPr>
              <w:rPr>
                <w:del w:id="1322" w:author="Cuenta Microsoft" w:date="2016-05-20T11:36:00Z"/>
                <w:rFonts w:ascii="Times New Roman" w:hAnsi="Times New Roman" w:cs="Times New Roman"/>
                <w:color w:val="000000"/>
                <w:sz w:val="18"/>
                <w:szCs w:val="18"/>
              </w:rPr>
            </w:pPr>
            <w:del w:id="1323" w:author="Cuenta Microsoft" w:date="2016-05-20T11:36:00Z">
              <w:r w:rsidDel="00372A39">
                <w:fldChar w:fldCharType="begin"/>
              </w:r>
              <w:r w:rsidDel="00372A39">
                <w:delInstrText xml:space="preserve"> HYPERLINK "http://thumb7.shutterstock.com/display_pic_with_logo/252589/252589,1322117277,1/stock-photo-arab-spring-uprising-info-text-cloud-word-composed-in-the-map-shape-of-the-arab-world-comprises-89456296.jpg" </w:delInstrText>
              </w:r>
              <w:r w:rsidDel="00372A39">
                <w:fldChar w:fldCharType="separate"/>
              </w:r>
              <w:r w:rsidR="00487B1F" w:rsidRPr="005B44D9" w:rsidDel="00372A39">
                <w:rPr>
                  <w:rStyle w:val="Hipervnculo"/>
                  <w:rFonts w:ascii="Times New Roman" w:hAnsi="Times New Roman" w:cs="Times New Roman"/>
                  <w:sz w:val="18"/>
                  <w:szCs w:val="18"/>
                </w:rPr>
                <w:delText>http://thumb7.shutterstock.com/display_pic_with_logo/252589/252589,1322117277,1/stock-photo-arab-spring-uprising-info-text-cloud-word-composed-in-the-map-shape-of-the-arab-world-comprises-89456296.jpg</w:delText>
              </w:r>
              <w:r w:rsidDel="00372A39">
                <w:rPr>
                  <w:rStyle w:val="Hipervnculo"/>
                  <w:rFonts w:ascii="Times New Roman" w:hAnsi="Times New Roman" w:cs="Times New Roman"/>
                  <w:sz w:val="18"/>
                  <w:szCs w:val="18"/>
                </w:rPr>
                <w:fldChar w:fldCharType="end"/>
              </w:r>
            </w:del>
          </w:p>
        </w:tc>
      </w:tr>
      <w:tr w:rsidR="002F5CF9" w:rsidDel="00372A39" w14:paraId="17591611" w14:textId="559CD798" w:rsidTr="00AB5076">
        <w:trPr>
          <w:del w:id="1324" w:author="Cuenta Microsoft" w:date="2016-05-20T11:36:00Z"/>
        </w:trPr>
        <w:tc>
          <w:tcPr>
            <w:tcW w:w="2518" w:type="dxa"/>
          </w:tcPr>
          <w:p w14:paraId="2C429EDC" w14:textId="67592DF8" w:rsidR="00B630B4" w:rsidDel="00372A39" w:rsidRDefault="00B630B4" w:rsidP="00AB5076">
            <w:pPr>
              <w:rPr>
                <w:del w:id="1325" w:author="Cuenta Microsoft" w:date="2016-05-20T11:36:00Z"/>
                <w:rFonts w:ascii="Times New Roman" w:hAnsi="Times New Roman" w:cs="Times New Roman"/>
                <w:color w:val="000000"/>
              </w:rPr>
            </w:pPr>
            <w:del w:id="1326" w:author="Cuenta Microsoft" w:date="2016-05-20T11:36:00Z">
              <w:r w:rsidRPr="00053744" w:rsidDel="00372A39">
                <w:rPr>
                  <w:rFonts w:ascii="Times New Roman" w:hAnsi="Times New Roman" w:cs="Times New Roman"/>
                  <w:b/>
                  <w:color w:val="000000"/>
                  <w:sz w:val="18"/>
                  <w:szCs w:val="18"/>
                </w:rPr>
                <w:delText>Pie de imagen</w:delText>
              </w:r>
            </w:del>
          </w:p>
        </w:tc>
        <w:tc>
          <w:tcPr>
            <w:tcW w:w="6515" w:type="dxa"/>
          </w:tcPr>
          <w:p w14:paraId="12D52E2C" w14:textId="40DF67C5" w:rsidR="00B630B4" w:rsidRPr="00C94581" w:rsidDel="00372A39" w:rsidRDefault="002F5CF9" w:rsidP="00F419BF">
            <w:pPr>
              <w:rPr>
                <w:del w:id="1327" w:author="Cuenta Microsoft" w:date="2016-05-20T11:36:00Z"/>
                <w:rFonts w:ascii="Times New Roman" w:hAnsi="Times New Roman" w:cs="Times New Roman"/>
                <w:color w:val="000000"/>
                <w:sz w:val="20"/>
                <w:szCs w:val="20"/>
              </w:rPr>
            </w:pPr>
            <w:del w:id="1328" w:author="Cuenta Microsoft" w:date="2016-05-20T11:36:00Z">
              <w:r w:rsidRPr="00C94581" w:rsidDel="00372A39">
                <w:rPr>
                  <w:rFonts w:ascii="Times New Roman" w:hAnsi="Times New Roman" w:cs="Times New Roman"/>
                  <w:color w:val="000000"/>
                  <w:sz w:val="20"/>
                  <w:szCs w:val="20"/>
                </w:rPr>
                <w:delText>Contrario a lo que afirman algunos</w:delText>
              </w:r>
            </w:del>
            <w:ins w:id="1329" w:author="Lilia Carvajal" w:date="2016-05-19T08:45:00Z">
              <w:del w:id="1330" w:author="Cuenta Microsoft" w:date="2016-05-20T11:36:00Z">
                <w:r w:rsidR="00F419BF" w:rsidDel="00372A39">
                  <w:rPr>
                    <w:rFonts w:ascii="Times New Roman" w:hAnsi="Times New Roman" w:cs="Times New Roman"/>
                    <w:color w:val="000000"/>
                    <w:sz w:val="20"/>
                    <w:szCs w:val="20"/>
                  </w:rPr>
                  <w:delText xml:space="preserve"> académicos y</w:delText>
                </w:r>
              </w:del>
            </w:ins>
            <w:del w:id="1331" w:author="Cuenta Microsoft" w:date="2016-05-20T11:36:00Z">
              <w:r w:rsidRPr="00C94581" w:rsidDel="00372A39">
                <w:rPr>
                  <w:rFonts w:ascii="Times New Roman" w:hAnsi="Times New Roman" w:cs="Times New Roman"/>
                  <w:color w:val="000000"/>
                  <w:sz w:val="20"/>
                  <w:szCs w:val="20"/>
                </w:rPr>
                <w:delText xml:space="preserve"> medios de comunicación y acad</w:delText>
              </w:r>
              <w:r w:rsidR="006C600C" w:rsidDel="00372A39">
                <w:rPr>
                  <w:rFonts w:ascii="Times New Roman" w:hAnsi="Times New Roman" w:cs="Times New Roman"/>
                  <w:color w:val="000000"/>
                  <w:sz w:val="20"/>
                  <w:szCs w:val="20"/>
                </w:rPr>
                <w:delText>émicos, la Primavera á</w:delText>
              </w:r>
              <w:r w:rsidRPr="00C94581" w:rsidDel="00372A39">
                <w:rPr>
                  <w:rFonts w:ascii="Times New Roman" w:hAnsi="Times New Roman" w:cs="Times New Roman"/>
                  <w:color w:val="000000"/>
                  <w:sz w:val="20"/>
                  <w:szCs w:val="20"/>
                </w:rPr>
                <w:delText>rabe poco o nada le debe a los movimientos islámicos</w:delText>
              </w:r>
              <w:r w:rsidR="00C11A09" w:rsidRPr="00C94581" w:rsidDel="00372A39">
                <w:rPr>
                  <w:rFonts w:ascii="Times New Roman" w:hAnsi="Times New Roman" w:cs="Times New Roman"/>
                  <w:color w:val="000000"/>
                  <w:sz w:val="20"/>
                  <w:szCs w:val="20"/>
                </w:rPr>
                <w:delText>, es producto de la inconformidad de los ciudadanos con sus Gobiernos</w:delText>
              </w:r>
              <w:r w:rsidRPr="00C94581" w:rsidDel="00372A39">
                <w:rPr>
                  <w:rFonts w:ascii="Times New Roman" w:hAnsi="Times New Roman" w:cs="Times New Roman"/>
                  <w:color w:val="000000"/>
                  <w:sz w:val="20"/>
                  <w:szCs w:val="20"/>
                </w:rPr>
                <w:delText>.</w:delText>
              </w:r>
            </w:del>
          </w:p>
        </w:tc>
      </w:tr>
    </w:tbl>
    <w:p w14:paraId="4FB059F9" w14:textId="77777777" w:rsidR="00B630B4" w:rsidRPr="002F23E0" w:rsidRDefault="00B630B4" w:rsidP="00B630B4">
      <w:pPr>
        <w:pStyle w:val="NormalWeb"/>
        <w:shd w:val="clear" w:color="auto" w:fill="FFFFFF"/>
        <w:spacing w:before="0" w:beforeAutospacing="0" w:after="225" w:afterAutospacing="0"/>
        <w:rPr>
          <w:color w:val="000000"/>
        </w:rPr>
      </w:pPr>
    </w:p>
    <w:p w14:paraId="3B789075" w14:textId="77777777"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El apoyo de las fuerzas militares</w:t>
      </w:r>
      <w:r w:rsidR="006C10D8">
        <w:rPr>
          <w:color w:val="000000"/>
        </w:rPr>
        <w:t>,</w:t>
      </w:r>
      <w:r w:rsidRPr="002F23E0">
        <w:rPr>
          <w:color w:val="000000"/>
        </w:rPr>
        <w:t xml:space="preserve"> o por lo menos </w:t>
      </w:r>
      <w:r w:rsidR="006C10D8">
        <w:rPr>
          <w:color w:val="000000"/>
        </w:rPr>
        <w:t xml:space="preserve">que estas se negaran </w:t>
      </w:r>
      <w:r w:rsidRPr="002F23E0">
        <w:rPr>
          <w:color w:val="000000"/>
        </w:rPr>
        <w:t xml:space="preserve">a reprimir los </w:t>
      </w:r>
      <w:r w:rsidRPr="001C3E80">
        <w:rPr>
          <w:b/>
          <w:color w:val="000000"/>
        </w:rPr>
        <w:t>movimientos de protesta</w:t>
      </w:r>
      <w:r w:rsidR="006C10D8" w:rsidRPr="001C3E80">
        <w:rPr>
          <w:b/>
          <w:color w:val="000000"/>
        </w:rPr>
        <w:t>,</w:t>
      </w:r>
      <w:r w:rsidRPr="002F23E0">
        <w:rPr>
          <w:color w:val="000000"/>
        </w:rPr>
        <w:t xml:space="preserve"> indican </w:t>
      </w:r>
      <w:r w:rsidR="006C10D8">
        <w:rPr>
          <w:color w:val="000000"/>
        </w:rPr>
        <w:t xml:space="preserve">su </w:t>
      </w:r>
      <w:r w:rsidRPr="002F23E0">
        <w:rPr>
          <w:color w:val="000000"/>
        </w:rPr>
        <w:t>intención de no enfrentar al pueblo</w:t>
      </w:r>
      <w:r w:rsidR="006C10D8">
        <w:rPr>
          <w:color w:val="000000"/>
        </w:rPr>
        <w:t xml:space="preserve"> y </w:t>
      </w:r>
      <w:r w:rsidRPr="002F23E0">
        <w:rPr>
          <w:color w:val="000000"/>
        </w:rPr>
        <w:t xml:space="preserve">no apoyar </w:t>
      </w:r>
      <w:r w:rsidR="006C10D8">
        <w:rPr>
          <w:color w:val="000000"/>
        </w:rPr>
        <w:t xml:space="preserve">a los </w:t>
      </w:r>
      <w:r w:rsidRPr="002F23E0">
        <w:rPr>
          <w:color w:val="000000"/>
        </w:rPr>
        <w:t xml:space="preserve">regímenes corruptos. </w:t>
      </w:r>
    </w:p>
    <w:p w14:paraId="1B4A9AAB" w14:textId="77777777" w:rsidR="00E418D0" w:rsidRPr="002F23E0" w:rsidRDefault="00E418D0" w:rsidP="006C600C">
      <w:pPr>
        <w:pStyle w:val="NormalWeb"/>
        <w:shd w:val="clear" w:color="auto" w:fill="FFFFFF"/>
        <w:spacing w:before="0" w:beforeAutospacing="0" w:after="225" w:afterAutospacing="0"/>
        <w:rPr>
          <w:color w:val="000000"/>
        </w:rPr>
      </w:pPr>
      <w:r w:rsidRPr="002F23E0">
        <w:rPr>
          <w:color w:val="000000"/>
        </w:rPr>
        <w:t xml:space="preserve">Los militares saben que la situación internacional es diferente a la de la Guerra Fría y que quienes violan los </w:t>
      </w:r>
      <w:r w:rsidRPr="001C3E80">
        <w:rPr>
          <w:b/>
          <w:color w:val="000000"/>
        </w:rPr>
        <w:t>derechos humanos</w:t>
      </w:r>
      <w:r w:rsidRPr="002F23E0">
        <w:rPr>
          <w:color w:val="000000"/>
        </w:rPr>
        <w:t xml:space="preserve"> pueden ser juzgados por la justicia internacional. </w:t>
      </w:r>
    </w:p>
    <w:p w14:paraId="181C5483" w14:textId="02462BDE" w:rsidR="00530511" w:rsidRDefault="00530511" w:rsidP="00EF7D92">
      <w:pPr>
        <w:pStyle w:val="NormalWeb"/>
        <w:numPr>
          <w:ilvl w:val="0"/>
          <w:numId w:val="2"/>
        </w:numPr>
        <w:shd w:val="clear" w:color="auto" w:fill="FFFFFF"/>
        <w:spacing w:before="0" w:beforeAutospacing="0" w:after="225" w:afterAutospacing="0"/>
        <w:ind w:left="0" w:firstLine="0"/>
        <w:rPr>
          <w:color w:val="000000"/>
        </w:rPr>
      </w:pPr>
      <w:r w:rsidRPr="00530511">
        <w:rPr>
          <w:color w:val="000000"/>
        </w:rPr>
        <w:t>La Primavera á</w:t>
      </w:r>
      <w:r w:rsidR="00FC00A1" w:rsidRPr="00530511">
        <w:rPr>
          <w:color w:val="000000"/>
        </w:rPr>
        <w:t>rabe inició en Túnez</w:t>
      </w:r>
      <w:r w:rsidR="008E7F0D" w:rsidRPr="00530511">
        <w:rPr>
          <w:color w:val="000000"/>
        </w:rPr>
        <w:t>,</w:t>
      </w:r>
      <w:r w:rsidR="00FC00A1" w:rsidRPr="00530511">
        <w:rPr>
          <w:color w:val="000000"/>
        </w:rPr>
        <w:t xml:space="preserve"> pero rápidamente ganó adeptos en </w:t>
      </w:r>
      <w:r w:rsidR="00C1315F" w:rsidRPr="00530511">
        <w:rPr>
          <w:color w:val="000000"/>
        </w:rPr>
        <w:t>Marruecos, Libia, Argelia</w:t>
      </w:r>
      <w:ins w:id="1332" w:author="Lilia Carvajal" w:date="2016-05-19T18:38:00Z">
        <w:r w:rsidR="00F73137">
          <w:rPr>
            <w:color w:val="000000"/>
          </w:rPr>
          <w:t>,</w:t>
        </w:r>
      </w:ins>
      <w:del w:id="1333" w:author="Lilia Carvajal" w:date="2016-05-19T18:38:00Z">
        <w:r w:rsidR="00C1315F" w:rsidRPr="00530511" w:rsidDel="00F73137">
          <w:rPr>
            <w:color w:val="000000"/>
          </w:rPr>
          <w:delText xml:space="preserve"> y</w:delText>
        </w:r>
      </w:del>
      <w:r w:rsidR="00C1315F" w:rsidRPr="00530511">
        <w:rPr>
          <w:color w:val="000000"/>
        </w:rPr>
        <w:t xml:space="preserve"> Egipto y otros </w:t>
      </w:r>
      <w:r w:rsidR="008E7F0D" w:rsidRPr="00530511">
        <w:rPr>
          <w:color w:val="000000"/>
        </w:rPr>
        <w:t xml:space="preserve">países </w:t>
      </w:r>
      <w:r w:rsidR="00C1315F" w:rsidRPr="00530511">
        <w:rPr>
          <w:color w:val="000000"/>
        </w:rPr>
        <w:t>como Jordania y Yemen</w:t>
      </w:r>
      <w:r w:rsidR="00FC00A1" w:rsidRPr="00530511">
        <w:rPr>
          <w:color w:val="000000"/>
        </w:rPr>
        <w:t>, en l</w:t>
      </w:r>
      <w:r w:rsidR="008E7F0D" w:rsidRPr="00530511">
        <w:rPr>
          <w:color w:val="000000"/>
        </w:rPr>
        <w:t>o</w:t>
      </w:r>
      <w:r w:rsidR="00FC00A1" w:rsidRPr="00530511">
        <w:rPr>
          <w:color w:val="000000"/>
        </w:rPr>
        <w:t>s cuales se presentaron manifestaciones de apoyo a las</w:t>
      </w:r>
      <w:r w:rsidR="0053113A" w:rsidRPr="00530511">
        <w:rPr>
          <w:color w:val="000000"/>
        </w:rPr>
        <w:t xml:space="preserve"> protestas</w:t>
      </w:r>
      <w:r w:rsidR="00FC00A1" w:rsidRPr="00530511">
        <w:rPr>
          <w:color w:val="000000"/>
        </w:rPr>
        <w:t xml:space="preserve"> </w:t>
      </w:r>
      <w:del w:id="1334" w:author="Lilia Carvajal" w:date="2016-05-19T08:46:00Z">
        <w:r w:rsidR="00FC00A1" w:rsidRPr="00530511" w:rsidDel="00F419BF">
          <w:rPr>
            <w:color w:val="000000"/>
          </w:rPr>
          <w:delText>de Túnez</w:delText>
        </w:r>
      </w:del>
      <w:ins w:id="1335" w:author="Lilia Carvajal" w:date="2016-05-19T08:46:00Z">
        <w:r w:rsidR="00F419BF">
          <w:rPr>
            <w:color w:val="000000"/>
          </w:rPr>
          <w:t>en ese país</w:t>
        </w:r>
      </w:ins>
      <w:r w:rsidR="00C1315F" w:rsidRPr="00530511">
        <w:rPr>
          <w:color w:val="000000"/>
        </w:rPr>
        <w:t xml:space="preserve">. </w:t>
      </w:r>
    </w:p>
    <w:p w14:paraId="11E2D685" w14:textId="2E994284" w:rsidR="00C1315F" w:rsidRPr="00530511" w:rsidRDefault="00FC00A1" w:rsidP="00EF7D92">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Internet </w:t>
      </w:r>
      <w:del w:id="1336" w:author="Lilia Carvajal" w:date="2016-05-19T08:46:00Z">
        <w:r w:rsidR="0053113A" w:rsidRPr="00530511" w:rsidDel="00F419BF">
          <w:rPr>
            <w:color w:val="000000"/>
          </w:rPr>
          <w:delText>jugó</w:delText>
        </w:r>
        <w:r w:rsidRPr="00530511" w:rsidDel="00F419BF">
          <w:rPr>
            <w:color w:val="000000"/>
          </w:rPr>
          <w:delText xml:space="preserve"> </w:delText>
        </w:r>
      </w:del>
      <w:ins w:id="1337" w:author="Lilia Carvajal" w:date="2016-05-19T08:46:00Z">
        <w:r w:rsidR="00F419BF">
          <w:rPr>
            <w:color w:val="000000"/>
          </w:rPr>
          <w:t>tuvo</w:t>
        </w:r>
        <w:r w:rsidR="00F419BF" w:rsidRPr="00530511">
          <w:rPr>
            <w:color w:val="000000"/>
          </w:rPr>
          <w:t xml:space="preserve"> </w:t>
        </w:r>
      </w:ins>
      <w:r w:rsidRPr="00530511">
        <w:rPr>
          <w:color w:val="000000"/>
        </w:rPr>
        <w:t>un papel central al transmitir informaciones y análisis de la marcha del movimiento en diferentes países de l</w:t>
      </w:r>
      <w:r w:rsidR="0053113A" w:rsidRPr="00530511">
        <w:rPr>
          <w:color w:val="000000"/>
        </w:rPr>
        <w:t>a zona. Como consecuencia</w:t>
      </w:r>
      <w:ins w:id="1338" w:author="Lilia Carvajal" w:date="2016-05-19T18:40:00Z">
        <w:r w:rsidR="00F73137">
          <w:rPr>
            <w:color w:val="000000"/>
          </w:rPr>
          <w:t xml:space="preserve"> de las protestas</w:t>
        </w:r>
      </w:ins>
      <w:r w:rsidR="0053113A" w:rsidRPr="00530511">
        <w:rPr>
          <w:color w:val="000000"/>
        </w:rPr>
        <w:t>, los G</w:t>
      </w:r>
      <w:r w:rsidRPr="00530511">
        <w:rPr>
          <w:color w:val="000000"/>
        </w:rPr>
        <w:t xml:space="preserve">obiernos de </w:t>
      </w:r>
      <w:r w:rsidR="00C1315F" w:rsidRPr="00530511">
        <w:rPr>
          <w:color w:val="000000"/>
        </w:rPr>
        <w:t xml:space="preserve">Marruecos, Argelia, Mauritania, Libia, Yemen y Jordania </w:t>
      </w:r>
      <w:r w:rsidRPr="00530511">
        <w:rPr>
          <w:color w:val="000000"/>
        </w:rPr>
        <w:t>anunciaron a sus habitantes que mantendr</w:t>
      </w:r>
      <w:r w:rsidR="0053113A" w:rsidRPr="00530511">
        <w:rPr>
          <w:color w:val="000000"/>
        </w:rPr>
        <w:t>ía</w:t>
      </w:r>
      <w:r w:rsidRPr="00530511">
        <w:rPr>
          <w:color w:val="000000"/>
        </w:rPr>
        <w:t>n los precios de productos básicos y que indemnizar</w:t>
      </w:r>
      <w:r w:rsidR="0053113A" w:rsidRPr="00530511">
        <w:rPr>
          <w:color w:val="000000"/>
        </w:rPr>
        <w:t>ía</w:t>
      </w:r>
      <w:r w:rsidRPr="00530511">
        <w:rPr>
          <w:color w:val="000000"/>
        </w:rPr>
        <w:t xml:space="preserve">n a los universitarios desempleados. </w:t>
      </w:r>
    </w:p>
    <w:p w14:paraId="464C773F" w14:textId="708C9B41" w:rsidR="00CC5D45" w:rsidRPr="00487B1F" w:rsidDel="00C00E85" w:rsidRDefault="00530511" w:rsidP="00487B1F">
      <w:pPr>
        <w:pStyle w:val="NormalWeb"/>
        <w:numPr>
          <w:ilvl w:val="0"/>
          <w:numId w:val="2"/>
        </w:numPr>
        <w:shd w:val="clear" w:color="auto" w:fill="FFFFFF"/>
        <w:spacing w:before="0" w:beforeAutospacing="0" w:after="225" w:afterAutospacing="0"/>
        <w:ind w:left="0" w:firstLine="0"/>
        <w:rPr>
          <w:del w:id="1339" w:author="Cuenta Microsoft" w:date="2016-05-20T12:00:00Z"/>
          <w:color w:val="000000"/>
        </w:rPr>
      </w:pPr>
      <w:r>
        <w:rPr>
          <w:color w:val="000000"/>
        </w:rPr>
        <w:t>La Primavera á</w:t>
      </w:r>
      <w:r w:rsidR="00FC00A1" w:rsidRPr="002F23E0">
        <w:rPr>
          <w:color w:val="000000"/>
        </w:rPr>
        <w:t xml:space="preserve">rabe ha sido impulsada especialmente por </w:t>
      </w:r>
      <w:r w:rsidR="00FC00A1" w:rsidRPr="001C3E80">
        <w:rPr>
          <w:b/>
          <w:color w:val="000000"/>
        </w:rPr>
        <w:t>jóvenes universitarios</w:t>
      </w:r>
      <w:r w:rsidR="00FC00A1" w:rsidRPr="002F23E0">
        <w:rPr>
          <w:color w:val="000000"/>
        </w:rPr>
        <w:t xml:space="preserve"> que sufren </w:t>
      </w:r>
      <w:r>
        <w:rPr>
          <w:color w:val="000000"/>
        </w:rPr>
        <w:t xml:space="preserve">el </w:t>
      </w:r>
      <w:r w:rsidR="00FC00A1" w:rsidRPr="002F23E0">
        <w:rPr>
          <w:color w:val="000000"/>
        </w:rPr>
        <w:t xml:space="preserve">desempleo y </w:t>
      </w:r>
      <w:r>
        <w:rPr>
          <w:color w:val="000000"/>
        </w:rPr>
        <w:t xml:space="preserve">la </w:t>
      </w:r>
      <w:r w:rsidR="00FC00A1" w:rsidRPr="002F23E0">
        <w:rPr>
          <w:color w:val="000000"/>
        </w:rPr>
        <w:t>m</w:t>
      </w:r>
      <w:r w:rsidR="00487B1F">
        <w:rPr>
          <w:color w:val="000000"/>
        </w:rPr>
        <w:t>arginación social. La reacción de Occidente ha seguido</w:t>
      </w:r>
      <w:del w:id="1340" w:author="Lilia Carvajal" w:date="2016-05-19T11:01:00Z">
        <w:r w:rsidR="00487B1F" w:rsidDel="001D0CF0">
          <w:rPr>
            <w:color w:val="000000"/>
          </w:rPr>
          <w:delText xml:space="preserve"> a</w:delText>
        </w:r>
      </w:del>
      <w:r w:rsidR="00487B1F">
        <w:rPr>
          <w:color w:val="000000"/>
        </w:rPr>
        <w:t xml:space="preserve"> sus </w:t>
      </w:r>
      <w:r w:rsidR="00487B1F">
        <w:rPr>
          <w:color w:val="000000"/>
        </w:rPr>
        <w:lastRenderedPageBreak/>
        <w:t>propios intereses políticos y económicos</w:t>
      </w:r>
      <w:r w:rsidR="00FC00A1" w:rsidRPr="002F23E0">
        <w:rPr>
          <w:color w:val="000000"/>
        </w:rPr>
        <w:t xml:space="preserve"> </w:t>
      </w:r>
      <w:del w:id="1341" w:author="Lilia Carvajal" w:date="2016-05-19T11:05:00Z">
        <w:r w:rsidR="00FC00A1" w:rsidRPr="002F23E0" w:rsidDel="001D0CF0">
          <w:rPr>
            <w:color w:val="000000"/>
          </w:rPr>
          <w:delText>protesta</w:delText>
        </w:r>
        <w:r w:rsidR="00487B1F" w:rsidDel="001D0CF0">
          <w:rPr>
            <w:color w:val="000000"/>
          </w:rPr>
          <w:delText xml:space="preserve">s no es decidido </w:delText>
        </w:r>
      </w:del>
      <w:r w:rsidR="00487B1F">
        <w:rPr>
          <w:color w:val="000000"/>
        </w:rPr>
        <w:t>y no ha implicado el fortalecimiento de la democracia en los países donde ha</w:t>
      </w:r>
      <w:del w:id="1342" w:author="Lilia Carvajal" w:date="2016-05-19T18:40:00Z">
        <w:r w:rsidR="00487B1F" w:rsidDel="00F73137">
          <w:rPr>
            <w:color w:val="000000"/>
          </w:rPr>
          <w:delText>n</w:delText>
        </w:r>
      </w:del>
      <w:r w:rsidR="00487B1F">
        <w:rPr>
          <w:color w:val="000000"/>
        </w:rPr>
        <w:t xml:space="preserve"> intervenido</w:t>
      </w:r>
      <w:ins w:id="1343" w:author="Lilia Carvajal" w:date="2016-05-19T18:41:00Z">
        <w:r w:rsidR="00F73137">
          <w:rPr>
            <w:color w:val="000000"/>
          </w:rPr>
          <w:t>.</w:t>
        </w:r>
      </w:ins>
      <w:r w:rsidR="00487B1F">
        <w:rPr>
          <w:color w:val="000000"/>
        </w:rPr>
        <w:t xml:space="preserve"> </w:t>
      </w:r>
      <w:r w:rsidR="00CC5D45" w:rsidRPr="001D0CF0">
        <w:rPr>
          <w:rFonts w:ascii="Times" w:hAnsi="Times"/>
          <w:highlight w:val="cyan"/>
          <w:rPrChange w:id="1344" w:author="Lilia Carvajal" w:date="2016-05-19T11:05:00Z">
            <w:rPr>
              <w:rFonts w:ascii="Times" w:hAnsi="Times"/>
            </w:rPr>
          </w:rPrChange>
        </w:rPr>
        <w:t>[</w:t>
      </w:r>
      <w:r w:rsidR="00F17CA6" w:rsidRPr="001D0CF0">
        <w:rPr>
          <w:highlight w:val="cyan"/>
          <w:rPrChange w:id="1345" w:author="Lilia Carvajal" w:date="2016-05-19T11:05:00Z">
            <w:rPr/>
          </w:rPrChange>
        </w:rPr>
        <w:fldChar w:fldCharType="begin"/>
      </w:r>
      <w:r w:rsidR="00F17CA6" w:rsidRPr="001D0CF0">
        <w:rPr>
          <w:highlight w:val="cyan"/>
          <w:rPrChange w:id="1346" w:author="Lilia Carvajal" w:date="2016-05-19T11:05:00Z">
            <w:rPr/>
          </w:rPrChange>
        </w:rPr>
        <w:instrText xml:space="preserve"> HYPERLINK "https://www.youtube.com/watch?v=AeFezkbeIFE" </w:instrText>
      </w:r>
      <w:r w:rsidR="00F17CA6" w:rsidRPr="001D0CF0">
        <w:rPr>
          <w:highlight w:val="cyan"/>
          <w:rPrChange w:id="1347" w:author="Lilia Carvajal" w:date="2016-05-19T11:05:00Z">
            <w:rPr>
              <w:rStyle w:val="Hipervnculo"/>
              <w:rFonts w:ascii="Times" w:hAnsi="Times"/>
            </w:rPr>
          </w:rPrChange>
        </w:rPr>
        <w:fldChar w:fldCharType="separate"/>
      </w:r>
      <w:r w:rsidR="00CC5D45" w:rsidRPr="001D0CF0">
        <w:rPr>
          <w:rStyle w:val="Hipervnculo"/>
          <w:rFonts w:ascii="Times" w:hAnsi="Times"/>
          <w:highlight w:val="cyan"/>
          <w:rPrChange w:id="1348" w:author="Lilia Carvajal" w:date="2016-05-19T11:05:00Z">
            <w:rPr>
              <w:rStyle w:val="Hipervnculo"/>
              <w:rFonts w:ascii="Times" w:hAnsi="Times"/>
            </w:rPr>
          </w:rPrChange>
        </w:rPr>
        <w:t>VER</w:t>
      </w:r>
      <w:r w:rsidR="00F17CA6" w:rsidRPr="001D0CF0">
        <w:rPr>
          <w:rStyle w:val="Hipervnculo"/>
          <w:rFonts w:ascii="Times" w:hAnsi="Times"/>
          <w:highlight w:val="cyan"/>
          <w:rPrChange w:id="1349" w:author="Lilia Carvajal" w:date="2016-05-19T11:05:00Z">
            <w:rPr>
              <w:rStyle w:val="Hipervnculo"/>
              <w:rFonts w:ascii="Times" w:hAnsi="Times"/>
            </w:rPr>
          </w:rPrChange>
        </w:rPr>
        <w:fldChar w:fldCharType="end"/>
      </w:r>
      <w:hyperlink r:id="rId43" w:history="1"/>
      <w:hyperlink r:id="rId44" w:history="1"/>
      <w:hyperlink r:id="rId45" w:history="1"/>
      <w:hyperlink r:id="rId46" w:history="1"/>
      <w:hyperlink r:id="rId47" w:history="1"/>
      <w:r w:rsidR="00CC5D45" w:rsidRPr="00487B1F">
        <w:rPr>
          <w:rFonts w:ascii="Times" w:hAnsi="Times"/>
        </w:rPr>
        <w:t>]</w:t>
      </w:r>
      <w:del w:id="1350" w:author="Cuenta Microsoft" w:date="2016-05-20T12:00:00Z">
        <w:r w:rsidR="0053113A" w:rsidRPr="00487B1F" w:rsidDel="00C00E85">
          <w:rPr>
            <w:rFonts w:ascii="Times" w:hAnsi="Times"/>
          </w:rPr>
          <w:delText>.</w:delText>
        </w:r>
      </w:del>
    </w:p>
    <w:p w14:paraId="7E8777EF" w14:textId="77777777" w:rsidR="00D77509" w:rsidRPr="00C00E85" w:rsidRDefault="00D77509" w:rsidP="00D77509">
      <w:pPr>
        <w:pStyle w:val="NormalWeb"/>
        <w:numPr>
          <w:ilvl w:val="0"/>
          <w:numId w:val="2"/>
        </w:numPr>
        <w:shd w:val="clear" w:color="auto" w:fill="FFFFFF"/>
        <w:spacing w:before="0" w:beforeAutospacing="0" w:after="225" w:afterAutospacing="0"/>
        <w:ind w:left="0" w:firstLine="0"/>
        <w:rPr>
          <w:bCs/>
          <w:color w:val="333333"/>
          <w:rPrChange w:id="1351" w:author="Cuenta Microsoft" w:date="2016-05-20T12:00:00Z">
            <w:rPr/>
          </w:rPrChange>
        </w:rPr>
        <w:pPrChange w:id="1352" w:author="Cuenta Microsoft" w:date="2016-05-20T12:00:00Z">
          <w:pPr>
            <w:shd w:val="clear" w:color="auto" w:fill="FFFFFF"/>
            <w:spacing w:after="225" w:line="240" w:lineRule="auto"/>
          </w:pPr>
        </w:pPrChange>
      </w:pPr>
    </w:p>
    <w:tbl>
      <w:tblPr>
        <w:tblStyle w:val="Tablaconcuadrcula"/>
        <w:tblW w:w="0" w:type="auto"/>
        <w:tblLook w:val="04A0" w:firstRow="1" w:lastRow="0" w:firstColumn="1" w:lastColumn="0" w:noHBand="0" w:noVBand="1"/>
      </w:tblPr>
      <w:tblGrid>
        <w:gridCol w:w="1126"/>
        <w:gridCol w:w="1566"/>
        <w:gridCol w:w="6342"/>
        <w:gridCol w:w="20"/>
      </w:tblGrid>
      <w:tr w:rsidR="00D77509" w:rsidRPr="005D1738" w:rsidDel="00C00E85" w14:paraId="6120C22E" w14:textId="3CC3F7AA" w:rsidTr="00C00E85">
        <w:trPr>
          <w:del w:id="1353" w:author="Cuenta Microsoft" w:date="2016-05-20T11:58:00Z"/>
        </w:trPr>
        <w:tc>
          <w:tcPr>
            <w:tcW w:w="9054" w:type="dxa"/>
            <w:gridSpan w:val="4"/>
            <w:shd w:val="clear" w:color="auto" w:fill="000000" w:themeFill="text1"/>
          </w:tcPr>
          <w:p w14:paraId="2E111A0A" w14:textId="2843669A" w:rsidR="00D77509" w:rsidRPr="005D1738" w:rsidDel="00C00E85" w:rsidRDefault="00D77509" w:rsidP="00B0068D">
            <w:pPr>
              <w:jc w:val="center"/>
              <w:rPr>
                <w:del w:id="1354" w:author="Cuenta Microsoft" w:date="2016-05-20T11:58:00Z"/>
                <w:rFonts w:ascii="Times New Roman" w:hAnsi="Times New Roman" w:cs="Times New Roman"/>
                <w:b/>
                <w:color w:val="FFFFFF" w:themeColor="background1"/>
              </w:rPr>
            </w:pPr>
            <w:del w:id="1355" w:author="Cuenta Microsoft" w:date="2016-05-20T11:58:00Z">
              <w:r w:rsidRPr="005D1738" w:rsidDel="00C00E85">
                <w:rPr>
                  <w:rFonts w:ascii="Times New Roman" w:hAnsi="Times New Roman" w:cs="Times New Roman"/>
                  <w:b/>
                  <w:color w:val="FFFFFF" w:themeColor="background1"/>
                </w:rPr>
                <w:delText>Pr</w:delText>
              </w:r>
            </w:del>
            <w:del w:id="1356" w:author="Cuenta Microsoft" w:date="2016-05-20T11:57:00Z">
              <w:r w:rsidRPr="005D1738" w:rsidDel="00C00E85">
                <w:rPr>
                  <w:rFonts w:ascii="Times New Roman" w:hAnsi="Times New Roman" w:cs="Times New Roman"/>
                  <w:b/>
                  <w:color w:val="FFFFFF" w:themeColor="background1"/>
                </w:rPr>
                <w:delText>actica</w:delText>
              </w:r>
            </w:del>
            <w:del w:id="1357" w:author="Cuenta Microsoft" w:date="2016-05-20T11:58:00Z">
              <w:r w:rsidRPr="005D1738" w:rsidDel="00C00E85">
                <w:rPr>
                  <w:rFonts w:ascii="Times New Roman" w:hAnsi="Times New Roman" w:cs="Times New Roman"/>
                  <w:b/>
                  <w:color w:val="FFFFFF" w:themeColor="background1"/>
                </w:rPr>
                <w:delText>: recurso</w:delText>
              </w:r>
            </w:del>
            <w:del w:id="1358" w:author="Cuenta Microsoft" w:date="2016-05-20T11:57:00Z">
              <w:r w:rsidRPr="005D1738" w:rsidDel="00C00E85">
                <w:rPr>
                  <w:rFonts w:ascii="Times New Roman" w:hAnsi="Times New Roman" w:cs="Times New Roman"/>
                  <w:b/>
                  <w:color w:val="FFFFFF" w:themeColor="background1"/>
                </w:rPr>
                <w:delText xml:space="preserve"> nuevo</w:delText>
              </w:r>
            </w:del>
          </w:p>
        </w:tc>
      </w:tr>
      <w:tr w:rsidR="00D77509" w:rsidDel="00C00E85" w14:paraId="228BE3D3" w14:textId="6181A661" w:rsidTr="00C00E85">
        <w:trPr>
          <w:del w:id="1359" w:author="Cuenta Microsoft" w:date="2016-05-20T11:58:00Z"/>
        </w:trPr>
        <w:tc>
          <w:tcPr>
            <w:tcW w:w="883" w:type="dxa"/>
          </w:tcPr>
          <w:p w14:paraId="40C642AA" w14:textId="536EE2B4" w:rsidR="00D77509" w:rsidRPr="00053744" w:rsidDel="00C00E85" w:rsidRDefault="00D77509" w:rsidP="00B0068D">
            <w:pPr>
              <w:rPr>
                <w:del w:id="1360" w:author="Cuenta Microsoft" w:date="2016-05-20T11:58:00Z"/>
                <w:rFonts w:ascii="Times New Roman" w:hAnsi="Times New Roman" w:cs="Times New Roman"/>
                <w:b/>
                <w:color w:val="000000"/>
                <w:sz w:val="18"/>
                <w:szCs w:val="18"/>
              </w:rPr>
            </w:pPr>
            <w:del w:id="1361" w:author="Cuenta Microsoft" w:date="2016-05-20T11:58:00Z">
              <w:r w:rsidDel="00C00E85">
                <w:rPr>
                  <w:rFonts w:ascii="Times New Roman" w:hAnsi="Times New Roman" w:cs="Times New Roman"/>
                  <w:b/>
                  <w:color w:val="000000"/>
                  <w:sz w:val="18"/>
                  <w:szCs w:val="18"/>
                </w:rPr>
                <w:delText>Código</w:delText>
              </w:r>
            </w:del>
          </w:p>
        </w:tc>
        <w:tc>
          <w:tcPr>
            <w:tcW w:w="8171" w:type="dxa"/>
            <w:gridSpan w:val="3"/>
          </w:tcPr>
          <w:p w14:paraId="10F85970" w14:textId="29594A3C" w:rsidR="00D77509" w:rsidRPr="00D873FD" w:rsidDel="00C00E85" w:rsidRDefault="0072602C" w:rsidP="0029530B">
            <w:pPr>
              <w:rPr>
                <w:del w:id="1362" w:author="Cuenta Microsoft" w:date="2016-05-20T11:58:00Z"/>
                <w:rFonts w:ascii="Times New Roman" w:hAnsi="Times New Roman" w:cs="Times New Roman"/>
                <w:b/>
                <w:color w:val="000000"/>
                <w:sz w:val="18"/>
                <w:szCs w:val="18"/>
              </w:rPr>
            </w:pPr>
            <w:del w:id="1363" w:author="Cuenta Microsoft" w:date="2016-05-20T11:58:00Z">
              <w:r w:rsidDel="00C00E85">
                <w:rPr>
                  <w:rFonts w:ascii="Arial" w:hAnsi="Arial"/>
                  <w:sz w:val="18"/>
                  <w:szCs w:val="18"/>
                  <w:lang w:val="es-ES_tradnl"/>
                </w:rPr>
                <w:delText>CS_10_02_CO_REC</w:delText>
              </w:r>
            </w:del>
            <w:del w:id="1364" w:author="Cuenta Microsoft" w:date="2016-05-20T11:57:00Z">
              <w:r w:rsidR="0029530B" w:rsidDel="00C00E85">
                <w:rPr>
                  <w:rFonts w:ascii="Arial" w:hAnsi="Arial"/>
                  <w:sz w:val="18"/>
                  <w:szCs w:val="18"/>
                  <w:lang w:val="es-ES_tradnl"/>
                </w:rPr>
                <w:delText>100</w:delText>
              </w:r>
            </w:del>
          </w:p>
        </w:tc>
      </w:tr>
      <w:tr w:rsidR="00D77509" w:rsidDel="00C00E85" w14:paraId="5129240F" w14:textId="502DEF52" w:rsidTr="00C00E85">
        <w:trPr>
          <w:del w:id="1365" w:author="Cuenta Microsoft" w:date="2016-05-20T11:58:00Z"/>
        </w:trPr>
        <w:tc>
          <w:tcPr>
            <w:tcW w:w="883" w:type="dxa"/>
          </w:tcPr>
          <w:p w14:paraId="6BAFC9BA" w14:textId="25A956F5" w:rsidR="00D77509" w:rsidDel="00C00E85" w:rsidRDefault="00D77509" w:rsidP="00B0068D">
            <w:pPr>
              <w:rPr>
                <w:del w:id="1366" w:author="Cuenta Microsoft" w:date="2016-05-20T11:58:00Z"/>
                <w:rFonts w:ascii="Times New Roman" w:hAnsi="Times New Roman" w:cs="Times New Roman"/>
                <w:color w:val="000000"/>
              </w:rPr>
            </w:pPr>
            <w:del w:id="1367" w:author="Cuenta Microsoft" w:date="2016-05-20T11:58:00Z">
              <w:r w:rsidDel="00C00E85">
                <w:rPr>
                  <w:rFonts w:ascii="Times New Roman" w:hAnsi="Times New Roman" w:cs="Times New Roman"/>
                  <w:b/>
                  <w:color w:val="000000"/>
                  <w:sz w:val="18"/>
                  <w:szCs w:val="18"/>
                </w:rPr>
                <w:delText>Título</w:delText>
              </w:r>
            </w:del>
          </w:p>
        </w:tc>
        <w:tc>
          <w:tcPr>
            <w:tcW w:w="8171" w:type="dxa"/>
            <w:gridSpan w:val="3"/>
          </w:tcPr>
          <w:p w14:paraId="51DAC7A0" w14:textId="5E327135" w:rsidR="00D77509" w:rsidRPr="006C25D9" w:rsidDel="00C00E85" w:rsidRDefault="00530511" w:rsidP="00B0068D">
            <w:pPr>
              <w:rPr>
                <w:del w:id="1368" w:author="Cuenta Microsoft" w:date="2016-05-20T11:58:00Z"/>
                <w:rFonts w:ascii="Arial" w:hAnsi="Arial" w:cs="Arial"/>
                <w:sz w:val="18"/>
                <w:szCs w:val="18"/>
                <w:lang w:val="es-ES_tradnl"/>
              </w:rPr>
            </w:pPr>
            <w:del w:id="1369" w:author="Cuenta Microsoft" w:date="2016-05-20T11:57:00Z">
              <w:r w:rsidDel="00C00E85">
                <w:rPr>
                  <w:rFonts w:ascii="Arial" w:hAnsi="Arial" w:cs="Arial"/>
                  <w:sz w:val="18"/>
                  <w:szCs w:val="18"/>
                  <w:lang w:val="es-ES_tradnl"/>
                </w:rPr>
                <w:delText>Protagonistas de la Primavera á</w:delText>
              </w:r>
              <w:r w:rsidR="00D77509" w:rsidDel="00C00E85">
                <w:rPr>
                  <w:rFonts w:ascii="Arial" w:hAnsi="Arial" w:cs="Arial"/>
                  <w:sz w:val="18"/>
                  <w:szCs w:val="18"/>
                  <w:lang w:val="es-ES_tradnl"/>
                </w:rPr>
                <w:delText>rabe</w:delText>
              </w:r>
            </w:del>
          </w:p>
        </w:tc>
      </w:tr>
      <w:tr w:rsidR="00D77509" w:rsidDel="00C00E85" w14:paraId="06061C37" w14:textId="66A3A84B" w:rsidTr="00C00E85">
        <w:trPr>
          <w:del w:id="1370" w:author="Cuenta Microsoft" w:date="2016-05-20T11:58:00Z"/>
        </w:trPr>
        <w:tc>
          <w:tcPr>
            <w:tcW w:w="883" w:type="dxa"/>
          </w:tcPr>
          <w:p w14:paraId="3259329C" w14:textId="5D8929D2" w:rsidR="00D77509" w:rsidDel="00C00E85" w:rsidRDefault="00D77509" w:rsidP="00B0068D">
            <w:pPr>
              <w:rPr>
                <w:del w:id="1371" w:author="Cuenta Microsoft" w:date="2016-05-20T11:58:00Z"/>
                <w:rFonts w:ascii="Times New Roman" w:hAnsi="Times New Roman" w:cs="Times New Roman"/>
                <w:color w:val="000000"/>
              </w:rPr>
            </w:pPr>
            <w:del w:id="1372" w:author="Cuenta Microsoft" w:date="2016-05-20T11:58:00Z">
              <w:r w:rsidRPr="00053744" w:rsidDel="00C00E85">
                <w:rPr>
                  <w:rFonts w:ascii="Times New Roman" w:hAnsi="Times New Roman" w:cs="Times New Roman"/>
                  <w:b/>
                  <w:color w:val="000000"/>
                  <w:sz w:val="18"/>
                  <w:szCs w:val="18"/>
                </w:rPr>
                <w:delText>Descripción</w:delText>
              </w:r>
            </w:del>
          </w:p>
        </w:tc>
        <w:tc>
          <w:tcPr>
            <w:tcW w:w="8171" w:type="dxa"/>
            <w:gridSpan w:val="3"/>
          </w:tcPr>
          <w:p w14:paraId="22F75860" w14:textId="5D782EAE" w:rsidR="00D77509" w:rsidRPr="006C25D9" w:rsidDel="00C00E85" w:rsidRDefault="00530511" w:rsidP="00B0068D">
            <w:pPr>
              <w:rPr>
                <w:del w:id="1373" w:author="Cuenta Microsoft" w:date="2016-05-20T11:58:00Z"/>
                <w:rFonts w:ascii="Arial" w:hAnsi="Arial" w:cs="Arial"/>
                <w:sz w:val="18"/>
                <w:szCs w:val="18"/>
                <w:lang w:val="es-ES_tradnl"/>
              </w:rPr>
            </w:pPr>
            <w:del w:id="1374" w:author="Cuenta Microsoft" w:date="2016-05-20T11:58:00Z">
              <w:r w:rsidDel="00C00E85">
                <w:rPr>
                  <w:rFonts w:ascii="Arial" w:hAnsi="Arial" w:cs="Arial"/>
                  <w:sz w:val="18"/>
                  <w:szCs w:val="18"/>
                  <w:lang w:val="es-ES_tradnl"/>
                </w:rPr>
                <w:delText>Relaciona</w:delText>
              </w:r>
              <w:r w:rsidR="00D77509" w:rsidDel="00C00E85">
                <w:rPr>
                  <w:rFonts w:ascii="Arial" w:hAnsi="Arial" w:cs="Arial"/>
                  <w:sz w:val="18"/>
                  <w:szCs w:val="18"/>
                  <w:lang w:val="es-ES_tradnl"/>
                </w:rPr>
                <w:delText xml:space="preserve"> las palabras o texto</w:delText>
              </w:r>
              <w:r w:rsidDel="00C00E85">
                <w:rPr>
                  <w:rFonts w:ascii="Arial" w:hAnsi="Arial" w:cs="Arial"/>
                  <w:sz w:val="18"/>
                  <w:szCs w:val="18"/>
                  <w:lang w:val="es-ES_tradnl"/>
                </w:rPr>
                <w:delText>s co</w:delText>
              </w:r>
            </w:del>
            <w:del w:id="1375" w:author="Cuenta Microsoft" w:date="2016-05-20T11:57:00Z">
              <w:r w:rsidDel="00C00E85">
                <w:rPr>
                  <w:rFonts w:ascii="Arial" w:hAnsi="Arial" w:cs="Arial"/>
                  <w:sz w:val="18"/>
                  <w:szCs w:val="18"/>
                  <w:lang w:val="es-ES_tradnl"/>
                </w:rPr>
                <w:delText>n la imagen que corresponda</w:delText>
              </w:r>
            </w:del>
          </w:p>
        </w:tc>
      </w:tr>
      <w:tr w:rsidR="00C00E85" w:rsidRPr="005D1738" w14:paraId="7ADBBA21" w14:textId="77777777" w:rsidTr="00C00E85">
        <w:trPr>
          <w:gridAfter w:val="1"/>
        </w:trPr>
        <w:tc>
          <w:tcPr>
            <w:tcW w:w="9033" w:type="dxa"/>
            <w:gridSpan w:val="3"/>
            <w:shd w:val="clear" w:color="auto" w:fill="000000" w:themeFill="text1"/>
          </w:tcPr>
          <w:p w14:paraId="1F9A3B25" w14:textId="77777777" w:rsidR="00C00E85" w:rsidRPr="005D1738" w:rsidRDefault="00C00E85" w:rsidP="00C00E85">
            <w:pPr>
              <w:jc w:val="center"/>
              <w:rPr>
                <w:moveTo w:id="1376" w:author="Cuenta Microsoft" w:date="2016-05-20T12:01:00Z"/>
                <w:rFonts w:ascii="Times New Roman" w:hAnsi="Times New Roman" w:cs="Times New Roman"/>
                <w:b/>
                <w:color w:val="FFFFFF" w:themeColor="background1"/>
              </w:rPr>
            </w:pPr>
            <w:moveToRangeStart w:id="1377" w:author="Cuenta Microsoft" w:date="2016-05-20T12:01:00Z" w:name="move451509005"/>
            <w:moveTo w:id="1378" w:author="Cuenta Microsoft" w:date="2016-05-20T12:01:00Z">
              <w:r w:rsidRPr="005D1738">
                <w:rPr>
                  <w:rFonts w:ascii="Times New Roman" w:hAnsi="Times New Roman" w:cs="Times New Roman"/>
                  <w:b/>
                  <w:color w:val="FFFFFF" w:themeColor="background1"/>
                </w:rPr>
                <w:t>Profundiza: recurso nuevo</w:t>
              </w:r>
            </w:moveTo>
          </w:p>
        </w:tc>
      </w:tr>
      <w:tr w:rsidR="00C00E85" w14:paraId="52A22A1C" w14:textId="77777777" w:rsidTr="00C00E85">
        <w:trPr>
          <w:gridAfter w:val="1"/>
        </w:trPr>
        <w:tc>
          <w:tcPr>
            <w:tcW w:w="2518" w:type="dxa"/>
            <w:gridSpan w:val="2"/>
          </w:tcPr>
          <w:p w14:paraId="5A806CF6" w14:textId="77777777" w:rsidR="00C00E85" w:rsidRPr="00053744" w:rsidRDefault="00C00E85" w:rsidP="00C00E85">
            <w:pPr>
              <w:rPr>
                <w:moveTo w:id="1379" w:author="Cuenta Microsoft" w:date="2016-05-20T12:01:00Z"/>
                <w:rFonts w:ascii="Times New Roman" w:hAnsi="Times New Roman" w:cs="Times New Roman"/>
                <w:b/>
                <w:color w:val="000000"/>
                <w:sz w:val="18"/>
                <w:szCs w:val="18"/>
              </w:rPr>
            </w:pPr>
            <w:moveTo w:id="1380" w:author="Cuenta Microsoft" w:date="2016-05-20T12:01:00Z">
              <w:r>
                <w:rPr>
                  <w:rFonts w:ascii="Times New Roman" w:hAnsi="Times New Roman" w:cs="Times New Roman"/>
                  <w:b/>
                  <w:color w:val="000000"/>
                  <w:sz w:val="18"/>
                  <w:szCs w:val="18"/>
                </w:rPr>
                <w:t>Código</w:t>
              </w:r>
            </w:moveTo>
          </w:p>
        </w:tc>
        <w:tc>
          <w:tcPr>
            <w:tcW w:w="6515" w:type="dxa"/>
          </w:tcPr>
          <w:p w14:paraId="0BE105A4" w14:textId="092F44C7" w:rsidR="00C00E85" w:rsidRPr="00D873FD" w:rsidRDefault="00C00E85" w:rsidP="00C00E85">
            <w:pPr>
              <w:rPr>
                <w:moveTo w:id="1381" w:author="Cuenta Microsoft" w:date="2016-05-20T12:01:00Z"/>
                <w:rFonts w:ascii="Times New Roman" w:hAnsi="Times New Roman" w:cs="Times New Roman"/>
                <w:b/>
                <w:color w:val="000000"/>
                <w:sz w:val="18"/>
                <w:szCs w:val="18"/>
              </w:rPr>
            </w:pPr>
            <w:moveTo w:id="1382" w:author="Cuenta Microsoft" w:date="2016-05-20T12:01:00Z">
              <w:r>
                <w:rPr>
                  <w:rFonts w:ascii="Arial" w:hAnsi="Arial"/>
                  <w:sz w:val="18"/>
                  <w:szCs w:val="18"/>
                  <w:lang w:val="es-ES_tradnl"/>
                </w:rPr>
                <w:t>CS_10_02_CO_RE</w:t>
              </w:r>
            </w:moveTo>
            <w:ins w:id="1383" w:author="Cuenta Microsoft" w:date="2016-05-20T12:01:00Z">
              <w:r>
                <w:rPr>
                  <w:rFonts w:ascii="Arial" w:hAnsi="Arial"/>
                  <w:sz w:val="18"/>
                  <w:szCs w:val="18"/>
                  <w:lang w:val="es-ES_tradnl"/>
                </w:rPr>
                <w:t>60</w:t>
              </w:r>
            </w:ins>
            <w:moveTo w:id="1384" w:author="Cuenta Microsoft" w:date="2016-05-20T12:01:00Z">
              <w:del w:id="1385" w:author="Cuenta Microsoft" w:date="2016-05-20T12:01:00Z">
                <w:r w:rsidDel="00C00E85">
                  <w:rPr>
                    <w:rFonts w:ascii="Arial" w:hAnsi="Arial"/>
                    <w:sz w:val="18"/>
                    <w:szCs w:val="18"/>
                    <w:lang w:val="es-ES_tradnl"/>
                  </w:rPr>
                  <w:delText>C110</w:delText>
                </w:r>
              </w:del>
            </w:moveTo>
          </w:p>
        </w:tc>
      </w:tr>
      <w:tr w:rsidR="00C00E85" w14:paraId="2C8424BE" w14:textId="77777777" w:rsidTr="00C00E85">
        <w:trPr>
          <w:gridAfter w:val="1"/>
        </w:trPr>
        <w:tc>
          <w:tcPr>
            <w:tcW w:w="2518" w:type="dxa"/>
            <w:gridSpan w:val="2"/>
          </w:tcPr>
          <w:p w14:paraId="32366397" w14:textId="77777777" w:rsidR="00C00E85" w:rsidRDefault="00C00E85" w:rsidP="00C00E85">
            <w:pPr>
              <w:rPr>
                <w:moveTo w:id="1386" w:author="Cuenta Microsoft" w:date="2016-05-20T12:01:00Z"/>
                <w:rFonts w:ascii="Times New Roman" w:hAnsi="Times New Roman" w:cs="Times New Roman"/>
                <w:color w:val="000000"/>
              </w:rPr>
            </w:pPr>
            <w:moveTo w:id="1387" w:author="Cuenta Microsoft" w:date="2016-05-20T12:01:00Z">
              <w:r>
                <w:rPr>
                  <w:rFonts w:ascii="Times New Roman" w:hAnsi="Times New Roman" w:cs="Times New Roman"/>
                  <w:b/>
                  <w:color w:val="000000"/>
                  <w:sz w:val="18"/>
                  <w:szCs w:val="18"/>
                </w:rPr>
                <w:t>Título</w:t>
              </w:r>
            </w:moveTo>
          </w:p>
        </w:tc>
        <w:tc>
          <w:tcPr>
            <w:tcW w:w="6515" w:type="dxa"/>
          </w:tcPr>
          <w:p w14:paraId="6B977583" w14:textId="50B6F6DD" w:rsidR="00C00E85" w:rsidRPr="006C25D9" w:rsidRDefault="00C00E85" w:rsidP="00C00E85">
            <w:pPr>
              <w:rPr>
                <w:moveTo w:id="1388" w:author="Cuenta Microsoft" w:date="2016-05-20T12:01:00Z"/>
                <w:rFonts w:ascii="Arial" w:hAnsi="Arial" w:cs="Arial"/>
                <w:sz w:val="18"/>
                <w:szCs w:val="18"/>
                <w:lang w:val="es-ES_tradnl"/>
              </w:rPr>
            </w:pPr>
            <w:ins w:id="1389" w:author="Cuenta Microsoft" w:date="2016-05-20T12:02:00Z">
              <w:r w:rsidRPr="00C00E85">
                <w:rPr>
                  <w:rFonts w:ascii="Arial" w:hAnsi="Arial" w:cs="Arial"/>
                  <w:sz w:val="18"/>
                  <w:szCs w:val="18"/>
                  <w:lang w:val="es-ES_tradnl"/>
                </w:rPr>
                <w:t>Reconoce hechos y lugares clave de la Primavera árabe</w:t>
              </w:r>
            </w:ins>
            <w:moveTo w:id="1390" w:author="Cuenta Microsoft" w:date="2016-05-20T12:01:00Z">
              <w:del w:id="1391" w:author="Cuenta Microsoft" w:date="2016-05-20T12:01:00Z">
                <w:r w:rsidDel="00C00E85">
                  <w:rPr>
                    <w:rFonts w:ascii="Arial" w:hAnsi="Arial" w:cs="Arial"/>
                    <w:sz w:val="18"/>
                    <w:szCs w:val="18"/>
                    <w:lang w:val="es-ES_tradnl"/>
                  </w:rPr>
                  <w:delText>C</w:delText>
                </w:r>
              </w:del>
              <w:del w:id="1392" w:author="Cuenta Microsoft" w:date="2016-05-20T12:02:00Z">
                <w:r w:rsidDel="00C00E85">
                  <w:rPr>
                    <w:rFonts w:ascii="Arial" w:hAnsi="Arial" w:cs="Arial"/>
                    <w:sz w:val="18"/>
                    <w:szCs w:val="18"/>
                    <w:lang w:val="es-ES_tradnl"/>
                  </w:rPr>
                  <w:delText>aracterísticas de la Primavera á</w:delText>
                </w:r>
              </w:del>
              <w:del w:id="1393" w:author="Cuenta Microsoft" w:date="2016-05-20T12:01:00Z">
                <w:r w:rsidDel="00C00E85">
                  <w:rPr>
                    <w:rFonts w:ascii="Arial" w:hAnsi="Arial" w:cs="Arial"/>
                    <w:sz w:val="18"/>
                    <w:szCs w:val="18"/>
                    <w:lang w:val="es-ES_tradnl"/>
                  </w:rPr>
                  <w:delText>rabe</w:delText>
                </w:r>
              </w:del>
            </w:moveTo>
          </w:p>
        </w:tc>
      </w:tr>
      <w:tr w:rsidR="00C00E85" w14:paraId="654810BA" w14:textId="77777777" w:rsidTr="00C00E85">
        <w:trPr>
          <w:gridAfter w:val="1"/>
        </w:trPr>
        <w:tc>
          <w:tcPr>
            <w:tcW w:w="2518" w:type="dxa"/>
            <w:gridSpan w:val="2"/>
          </w:tcPr>
          <w:p w14:paraId="64825421" w14:textId="77777777" w:rsidR="00C00E85" w:rsidRDefault="00C00E85" w:rsidP="00C00E85">
            <w:pPr>
              <w:rPr>
                <w:moveTo w:id="1394" w:author="Cuenta Microsoft" w:date="2016-05-20T12:01:00Z"/>
                <w:rFonts w:ascii="Times New Roman" w:hAnsi="Times New Roman" w:cs="Times New Roman"/>
                <w:color w:val="000000"/>
              </w:rPr>
            </w:pPr>
            <w:moveTo w:id="1395" w:author="Cuenta Microsoft" w:date="2016-05-20T12:01:00Z">
              <w:r w:rsidRPr="00053744">
                <w:rPr>
                  <w:rFonts w:ascii="Times New Roman" w:hAnsi="Times New Roman" w:cs="Times New Roman"/>
                  <w:b/>
                  <w:color w:val="000000"/>
                  <w:sz w:val="18"/>
                  <w:szCs w:val="18"/>
                </w:rPr>
                <w:t>Descripción</w:t>
              </w:r>
            </w:moveTo>
          </w:p>
        </w:tc>
        <w:tc>
          <w:tcPr>
            <w:tcW w:w="6515" w:type="dxa"/>
          </w:tcPr>
          <w:p w14:paraId="76E25E49" w14:textId="4E166B38" w:rsidR="00C00E85" w:rsidRPr="006C25D9" w:rsidRDefault="00C00E85" w:rsidP="00C00E85">
            <w:pPr>
              <w:rPr>
                <w:moveTo w:id="1396" w:author="Cuenta Microsoft" w:date="2016-05-20T12:01:00Z"/>
                <w:rFonts w:ascii="Arial" w:hAnsi="Arial" w:cs="Arial"/>
                <w:sz w:val="18"/>
                <w:szCs w:val="18"/>
                <w:lang w:val="es-ES_tradnl"/>
              </w:rPr>
            </w:pPr>
            <w:ins w:id="1397" w:author="Cuenta Microsoft" w:date="2016-05-20T12:03:00Z">
              <w:r w:rsidRPr="00C00E85">
                <w:rPr>
                  <w:rFonts w:ascii="Arial" w:hAnsi="Arial" w:cs="Arial"/>
                  <w:sz w:val="18"/>
                  <w:szCs w:val="18"/>
                  <w:lang w:val="es-ES_tradnl"/>
                </w:rPr>
                <w:t>Actividad para identificar  hechos y lugares de la Primavera árabe</w:t>
              </w:r>
            </w:ins>
            <w:moveTo w:id="1398" w:author="Cuenta Microsoft" w:date="2016-05-20T12:01:00Z">
              <w:del w:id="1399" w:author="Cuenta Microsoft" w:date="2016-05-20T12:02:00Z">
                <w:r w:rsidDel="00C00E85">
                  <w:rPr>
                    <w:rFonts w:ascii="Arial" w:hAnsi="Arial" w:cs="Arial"/>
                    <w:sz w:val="18"/>
                    <w:szCs w:val="18"/>
                    <w:lang w:val="es-ES_tradnl"/>
                  </w:rPr>
                  <w:delText>Rellena los espacios en blanco del texto con la palabra adecuada</w:delText>
                </w:r>
              </w:del>
            </w:moveTo>
          </w:p>
        </w:tc>
      </w:tr>
      <w:moveToRangeEnd w:id="1377"/>
    </w:tbl>
    <w:p w14:paraId="33752C71" w14:textId="77777777"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D77509" w:rsidRPr="005D1738" w:rsidDel="00C00E85" w14:paraId="1DD5C8DF" w14:textId="0A9DB87E" w:rsidTr="00B0068D">
        <w:tc>
          <w:tcPr>
            <w:tcW w:w="9033" w:type="dxa"/>
            <w:gridSpan w:val="2"/>
            <w:shd w:val="clear" w:color="auto" w:fill="000000" w:themeFill="text1"/>
          </w:tcPr>
          <w:p w14:paraId="3136C950" w14:textId="0A30BBB5" w:rsidR="00D77509" w:rsidRPr="005D1738" w:rsidDel="00C00E85" w:rsidRDefault="00D77509" w:rsidP="00B0068D">
            <w:pPr>
              <w:jc w:val="center"/>
              <w:rPr>
                <w:moveFrom w:id="1400" w:author="Cuenta Microsoft" w:date="2016-05-20T12:01:00Z"/>
                <w:rFonts w:ascii="Times New Roman" w:hAnsi="Times New Roman" w:cs="Times New Roman"/>
                <w:b/>
                <w:color w:val="FFFFFF" w:themeColor="background1"/>
              </w:rPr>
            </w:pPr>
            <w:moveFromRangeStart w:id="1401" w:author="Cuenta Microsoft" w:date="2016-05-20T12:01:00Z" w:name="move451509005"/>
            <w:moveFrom w:id="1402" w:author="Cuenta Microsoft" w:date="2016-05-20T12:01:00Z">
              <w:r w:rsidRPr="005D1738" w:rsidDel="00C00E85">
                <w:rPr>
                  <w:rFonts w:ascii="Times New Roman" w:hAnsi="Times New Roman" w:cs="Times New Roman"/>
                  <w:b/>
                  <w:color w:val="FFFFFF" w:themeColor="background1"/>
                </w:rPr>
                <w:t>Profundiza: recurso nuevo</w:t>
              </w:r>
            </w:moveFrom>
          </w:p>
        </w:tc>
      </w:tr>
      <w:tr w:rsidR="00D77509" w:rsidDel="00C00E85" w14:paraId="4CD46B9C" w14:textId="4F2B3BCC" w:rsidTr="00B0068D">
        <w:tc>
          <w:tcPr>
            <w:tcW w:w="2518" w:type="dxa"/>
          </w:tcPr>
          <w:p w14:paraId="2D87DF71" w14:textId="355AD66A" w:rsidR="00D77509" w:rsidRPr="00053744" w:rsidDel="00C00E85" w:rsidRDefault="00D77509" w:rsidP="00B0068D">
            <w:pPr>
              <w:rPr>
                <w:moveFrom w:id="1403" w:author="Cuenta Microsoft" w:date="2016-05-20T12:01:00Z"/>
                <w:rFonts w:ascii="Times New Roman" w:hAnsi="Times New Roman" w:cs="Times New Roman"/>
                <w:b/>
                <w:color w:val="000000"/>
                <w:sz w:val="18"/>
                <w:szCs w:val="18"/>
              </w:rPr>
            </w:pPr>
            <w:moveFrom w:id="1404" w:author="Cuenta Microsoft" w:date="2016-05-20T12:01:00Z">
              <w:r w:rsidDel="00C00E85">
                <w:rPr>
                  <w:rFonts w:ascii="Times New Roman" w:hAnsi="Times New Roman" w:cs="Times New Roman"/>
                  <w:b/>
                  <w:color w:val="000000"/>
                  <w:sz w:val="18"/>
                  <w:szCs w:val="18"/>
                </w:rPr>
                <w:t>Código</w:t>
              </w:r>
            </w:moveFrom>
          </w:p>
        </w:tc>
        <w:tc>
          <w:tcPr>
            <w:tcW w:w="6515" w:type="dxa"/>
          </w:tcPr>
          <w:p w14:paraId="5093B004" w14:textId="47381FDD" w:rsidR="00D77509" w:rsidRPr="00D873FD" w:rsidDel="00C00E85" w:rsidRDefault="0072602C" w:rsidP="0029530B">
            <w:pPr>
              <w:rPr>
                <w:moveFrom w:id="1405" w:author="Cuenta Microsoft" w:date="2016-05-20T12:01:00Z"/>
                <w:rFonts w:ascii="Times New Roman" w:hAnsi="Times New Roman" w:cs="Times New Roman"/>
                <w:b/>
                <w:color w:val="000000"/>
                <w:sz w:val="18"/>
                <w:szCs w:val="18"/>
              </w:rPr>
            </w:pPr>
            <w:moveFrom w:id="1406" w:author="Cuenta Microsoft" w:date="2016-05-20T12:01:00Z">
              <w:r w:rsidDel="00C00E85">
                <w:rPr>
                  <w:rFonts w:ascii="Arial" w:hAnsi="Arial"/>
                  <w:sz w:val="18"/>
                  <w:szCs w:val="18"/>
                  <w:lang w:val="es-ES_tradnl"/>
                </w:rPr>
                <w:t>CS_10_02_CO_REC</w:t>
              </w:r>
              <w:r w:rsidR="0029530B" w:rsidDel="00C00E85">
                <w:rPr>
                  <w:rFonts w:ascii="Arial" w:hAnsi="Arial"/>
                  <w:sz w:val="18"/>
                  <w:szCs w:val="18"/>
                  <w:lang w:val="es-ES_tradnl"/>
                </w:rPr>
                <w:t>110</w:t>
              </w:r>
            </w:moveFrom>
          </w:p>
        </w:tc>
      </w:tr>
      <w:tr w:rsidR="00D77509" w:rsidDel="00C00E85" w14:paraId="0CCD8A93" w14:textId="04FFC78E" w:rsidTr="00B0068D">
        <w:tc>
          <w:tcPr>
            <w:tcW w:w="2518" w:type="dxa"/>
          </w:tcPr>
          <w:p w14:paraId="0C311791" w14:textId="06C65205" w:rsidR="00D77509" w:rsidDel="00C00E85" w:rsidRDefault="00D77509" w:rsidP="00B0068D">
            <w:pPr>
              <w:rPr>
                <w:moveFrom w:id="1407" w:author="Cuenta Microsoft" w:date="2016-05-20T12:01:00Z"/>
                <w:rFonts w:ascii="Times New Roman" w:hAnsi="Times New Roman" w:cs="Times New Roman"/>
                <w:color w:val="000000"/>
              </w:rPr>
            </w:pPr>
            <w:moveFrom w:id="1408" w:author="Cuenta Microsoft" w:date="2016-05-20T12:01:00Z">
              <w:r w:rsidDel="00C00E85">
                <w:rPr>
                  <w:rFonts w:ascii="Times New Roman" w:hAnsi="Times New Roman" w:cs="Times New Roman"/>
                  <w:b/>
                  <w:color w:val="000000"/>
                  <w:sz w:val="18"/>
                  <w:szCs w:val="18"/>
                </w:rPr>
                <w:t>Título</w:t>
              </w:r>
            </w:moveFrom>
          </w:p>
        </w:tc>
        <w:tc>
          <w:tcPr>
            <w:tcW w:w="6515" w:type="dxa"/>
          </w:tcPr>
          <w:p w14:paraId="5261CBA0" w14:textId="12709B3A" w:rsidR="00D77509" w:rsidRPr="006C25D9" w:rsidDel="00C00E85" w:rsidRDefault="00D77509" w:rsidP="00B0068D">
            <w:pPr>
              <w:rPr>
                <w:moveFrom w:id="1409" w:author="Cuenta Microsoft" w:date="2016-05-20T12:01:00Z"/>
                <w:rFonts w:ascii="Arial" w:hAnsi="Arial" w:cs="Arial"/>
                <w:sz w:val="18"/>
                <w:szCs w:val="18"/>
                <w:lang w:val="es-ES_tradnl"/>
              </w:rPr>
            </w:pPr>
            <w:moveFrom w:id="1410" w:author="Cuenta Microsoft" w:date="2016-05-20T12:01:00Z">
              <w:r w:rsidDel="00C00E85">
                <w:rPr>
                  <w:rFonts w:ascii="Arial" w:hAnsi="Arial" w:cs="Arial"/>
                  <w:sz w:val="18"/>
                  <w:szCs w:val="18"/>
                  <w:lang w:val="es-ES_tradnl"/>
                </w:rPr>
                <w:t>C</w:t>
              </w:r>
              <w:r w:rsidR="00530511" w:rsidDel="00C00E85">
                <w:rPr>
                  <w:rFonts w:ascii="Arial" w:hAnsi="Arial" w:cs="Arial"/>
                  <w:sz w:val="18"/>
                  <w:szCs w:val="18"/>
                  <w:lang w:val="es-ES_tradnl"/>
                </w:rPr>
                <w:t>aracterísticas de la Primavera á</w:t>
              </w:r>
              <w:r w:rsidDel="00C00E85">
                <w:rPr>
                  <w:rFonts w:ascii="Arial" w:hAnsi="Arial" w:cs="Arial"/>
                  <w:sz w:val="18"/>
                  <w:szCs w:val="18"/>
                  <w:lang w:val="es-ES_tradnl"/>
                </w:rPr>
                <w:t>rabe</w:t>
              </w:r>
            </w:moveFrom>
          </w:p>
        </w:tc>
      </w:tr>
      <w:tr w:rsidR="00D77509" w:rsidDel="00C00E85" w14:paraId="7533FBB6" w14:textId="26AB765C" w:rsidTr="00B0068D">
        <w:tc>
          <w:tcPr>
            <w:tcW w:w="2518" w:type="dxa"/>
          </w:tcPr>
          <w:p w14:paraId="4449EDE3" w14:textId="3F0B529A" w:rsidR="00D77509" w:rsidDel="00C00E85" w:rsidRDefault="00D77509" w:rsidP="00B0068D">
            <w:pPr>
              <w:rPr>
                <w:moveFrom w:id="1411" w:author="Cuenta Microsoft" w:date="2016-05-20T12:01:00Z"/>
                <w:rFonts w:ascii="Times New Roman" w:hAnsi="Times New Roman" w:cs="Times New Roman"/>
                <w:color w:val="000000"/>
              </w:rPr>
            </w:pPr>
            <w:moveFrom w:id="1412" w:author="Cuenta Microsoft" w:date="2016-05-20T12:01:00Z">
              <w:r w:rsidRPr="00053744" w:rsidDel="00C00E85">
                <w:rPr>
                  <w:rFonts w:ascii="Times New Roman" w:hAnsi="Times New Roman" w:cs="Times New Roman"/>
                  <w:b/>
                  <w:color w:val="000000"/>
                  <w:sz w:val="18"/>
                  <w:szCs w:val="18"/>
                </w:rPr>
                <w:t>Descripción</w:t>
              </w:r>
            </w:moveFrom>
          </w:p>
        </w:tc>
        <w:tc>
          <w:tcPr>
            <w:tcW w:w="6515" w:type="dxa"/>
          </w:tcPr>
          <w:p w14:paraId="6337F80D" w14:textId="210DBA29" w:rsidR="00D77509" w:rsidRPr="006C25D9" w:rsidDel="00C00E85" w:rsidRDefault="00530511" w:rsidP="00530511">
            <w:pPr>
              <w:rPr>
                <w:moveFrom w:id="1413" w:author="Cuenta Microsoft" w:date="2016-05-20T12:01:00Z"/>
                <w:rFonts w:ascii="Arial" w:hAnsi="Arial" w:cs="Arial"/>
                <w:sz w:val="18"/>
                <w:szCs w:val="18"/>
                <w:lang w:val="es-ES_tradnl"/>
              </w:rPr>
            </w:pPr>
            <w:moveFrom w:id="1414" w:author="Cuenta Microsoft" w:date="2016-05-20T12:01:00Z">
              <w:r w:rsidDel="00C00E85">
                <w:rPr>
                  <w:rFonts w:ascii="Arial" w:hAnsi="Arial" w:cs="Arial"/>
                  <w:sz w:val="18"/>
                  <w:szCs w:val="18"/>
                  <w:lang w:val="es-ES_tradnl"/>
                </w:rPr>
                <w:t>R</w:t>
              </w:r>
              <w:r w:rsidR="00D77509" w:rsidDel="00C00E85">
                <w:rPr>
                  <w:rFonts w:ascii="Arial" w:hAnsi="Arial" w:cs="Arial"/>
                  <w:sz w:val="18"/>
                  <w:szCs w:val="18"/>
                  <w:lang w:val="es-ES_tradnl"/>
                </w:rPr>
                <w:t>ellena los espacios en blanco del texto</w:t>
              </w:r>
              <w:r w:rsidDel="00C00E85">
                <w:rPr>
                  <w:rFonts w:ascii="Arial" w:hAnsi="Arial" w:cs="Arial"/>
                  <w:sz w:val="18"/>
                  <w:szCs w:val="18"/>
                  <w:lang w:val="es-ES_tradnl"/>
                </w:rPr>
                <w:t xml:space="preserve"> con la palabra adecuada</w:t>
              </w:r>
            </w:moveFrom>
          </w:p>
        </w:tc>
      </w:tr>
      <w:moveFromRangeEnd w:id="1401"/>
    </w:tbl>
    <w:p w14:paraId="664C7205" w14:textId="77777777" w:rsidR="00D77509" w:rsidRPr="002F23E0" w:rsidDel="00C00E85" w:rsidRDefault="00D77509" w:rsidP="00D77509">
      <w:pPr>
        <w:shd w:val="clear" w:color="auto" w:fill="FFFFFF"/>
        <w:spacing w:after="225" w:line="240" w:lineRule="auto"/>
        <w:rPr>
          <w:del w:id="1415" w:author="Cuenta Microsoft" w:date="2016-05-20T12:00:00Z"/>
          <w:rFonts w:ascii="Times New Roman" w:eastAsia="Times New Roman" w:hAnsi="Times New Roman" w:cs="Times New Roman"/>
          <w:bCs/>
          <w:color w:val="333333"/>
          <w:sz w:val="24"/>
          <w:szCs w:val="24"/>
          <w:lang w:eastAsia="es-CO"/>
        </w:rPr>
      </w:pPr>
    </w:p>
    <w:p w14:paraId="1DBF223B" w14:textId="77777777" w:rsidR="006E35C4" w:rsidRDefault="006E35C4" w:rsidP="006E35C4">
      <w:pPr>
        <w:spacing w:after="0"/>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sidR="00DC4F11">
        <w:rPr>
          <w:rFonts w:ascii="Times" w:hAnsi="Times"/>
          <w:b/>
        </w:rPr>
        <w:t>2</w:t>
      </w:r>
      <w:r>
        <w:rPr>
          <w:rFonts w:ascii="Times" w:hAnsi="Times"/>
          <w:b/>
        </w:rPr>
        <w:t>.10 Consolidación</w:t>
      </w:r>
    </w:p>
    <w:p w14:paraId="4890E0F0" w14:textId="77777777" w:rsidR="006E35C4" w:rsidRDefault="006E35C4" w:rsidP="006E35C4">
      <w:pPr>
        <w:spacing w:after="0"/>
        <w:rPr>
          <w:rFonts w:ascii="Times" w:hAnsi="Times"/>
          <w:b/>
        </w:rPr>
      </w:pPr>
    </w:p>
    <w:p w14:paraId="7912372B" w14:textId="77777777" w:rsidR="006E35C4" w:rsidRPr="00F911A3" w:rsidRDefault="006E35C4" w:rsidP="006E35C4">
      <w:pPr>
        <w:spacing w:after="0"/>
        <w:rPr>
          <w:rFonts w:ascii="Times New Roman" w:hAnsi="Times New Roman"/>
          <w:b/>
        </w:rPr>
      </w:pPr>
      <w:r w:rsidRPr="00F911A3">
        <w:rPr>
          <w:rFonts w:ascii="Times New Roman" w:hAnsi="Times New Roman"/>
          <w:color w:val="333333"/>
          <w:shd w:val="clear" w:color="auto" w:fill="FFFFFF"/>
        </w:rPr>
        <w:t>Actividades para consolidar lo que has aprendido en esta sección.</w:t>
      </w:r>
    </w:p>
    <w:p w14:paraId="4ADB609C" w14:textId="77777777" w:rsidR="006E35C4" w:rsidRDefault="006E35C4" w:rsidP="006E35C4">
      <w:pPr>
        <w:spacing w:after="0"/>
        <w:rPr>
          <w:rFonts w:ascii="Times" w:hAnsi="Times"/>
          <w:b/>
        </w:rPr>
      </w:pPr>
    </w:p>
    <w:p w14:paraId="5D162167" w14:textId="77777777" w:rsidR="006E35C4" w:rsidRDefault="006E35C4" w:rsidP="006E35C4">
      <w:pPr>
        <w:spacing w:after="0"/>
        <w:rPr>
          <w:rFonts w:ascii="Times" w:hAnsi="Times"/>
          <w:highlight w:val="yellow"/>
        </w:rPr>
      </w:pPr>
      <w:r w:rsidRPr="008D5B0F">
        <w:rPr>
          <w:rFonts w:ascii="Times" w:hAnsi="Times"/>
          <w:highlight w:val="yellow"/>
        </w:rPr>
        <w:t xml:space="preserve"> </w:t>
      </w:r>
    </w:p>
    <w:tbl>
      <w:tblPr>
        <w:tblStyle w:val="Tablaconcuadrcula4"/>
        <w:tblW w:w="0" w:type="auto"/>
        <w:tblLook w:val="04A0" w:firstRow="1" w:lastRow="0" w:firstColumn="1" w:lastColumn="0" w:noHBand="0" w:noVBand="1"/>
      </w:tblPr>
      <w:tblGrid>
        <w:gridCol w:w="2518"/>
        <w:gridCol w:w="6536"/>
      </w:tblGrid>
      <w:tr w:rsidR="006E35C4" w:rsidRPr="00D45DAA" w14:paraId="35CD22AC" w14:textId="77777777" w:rsidTr="006E35C4">
        <w:tc>
          <w:tcPr>
            <w:tcW w:w="9054" w:type="dxa"/>
            <w:gridSpan w:val="2"/>
            <w:shd w:val="clear" w:color="auto" w:fill="000000" w:themeFill="text1"/>
          </w:tcPr>
          <w:p w14:paraId="350C595D" w14:textId="77777777" w:rsidR="006E35C4" w:rsidRPr="00D45DAA" w:rsidRDefault="006E35C4" w:rsidP="006E35C4">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6E35C4" w:rsidRPr="00D45DAA" w14:paraId="1314BFAD" w14:textId="77777777" w:rsidTr="006E35C4">
        <w:tc>
          <w:tcPr>
            <w:tcW w:w="2518" w:type="dxa"/>
          </w:tcPr>
          <w:p w14:paraId="19B7EAD1"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14:paraId="3FB80E98" w14:textId="4D1C1FE1" w:rsidR="006E35C4" w:rsidRPr="00D45DAA" w:rsidRDefault="005F4768" w:rsidP="006E35C4">
            <w:pPr>
              <w:rPr>
                <w:rFonts w:ascii="Times New Roman" w:hAnsi="Times New Roman" w:cs="Times New Roman"/>
                <w:b/>
                <w:color w:val="000000"/>
                <w:sz w:val="18"/>
                <w:szCs w:val="18"/>
              </w:rPr>
            </w:pPr>
            <w:r>
              <w:rPr>
                <w:rFonts w:ascii="Times New Roman" w:hAnsi="Times New Roman" w:cs="Times New Roman"/>
                <w:color w:val="000000"/>
              </w:rPr>
              <w:t>CS_</w:t>
            </w:r>
            <w:r w:rsidR="0029530B">
              <w:rPr>
                <w:rFonts w:ascii="Times New Roman" w:hAnsi="Times New Roman" w:cs="Times New Roman"/>
                <w:color w:val="000000"/>
              </w:rPr>
              <w:t>10_02</w:t>
            </w:r>
            <w:r w:rsidR="006E35C4" w:rsidRPr="00D45DAA">
              <w:rPr>
                <w:rFonts w:ascii="Times New Roman" w:hAnsi="Times New Roman" w:cs="Times New Roman"/>
                <w:color w:val="000000"/>
              </w:rPr>
              <w:t>_RE</w:t>
            </w:r>
            <w:ins w:id="1416" w:author="Cuenta Microsoft" w:date="2016-05-20T12:03:00Z">
              <w:r w:rsidR="00C00E85">
                <w:rPr>
                  <w:rFonts w:ascii="Times New Roman" w:hAnsi="Times New Roman" w:cs="Times New Roman"/>
                  <w:color w:val="000000"/>
                </w:rPr>
                <w:t>70</w:t>
              </w:r>
            </w:ins>
            <w:del w:id="1417" w:author="Cuenta Microsoft" w:date="2016-05-20T12:03:00Z">
              <w:r w:rsidR="006E35C4" w:rsidRPr="00D45DAA" w:rsidDel="00C00E85">
                <w:rPr>
                  <w:rFonts w:ascii="Times New Roman" w:hAnsi="Times New Roman" w:cs="Times New Roman"/>
                  <w:color w:val="000000"/>
                </w:rPr>
                <w:delText>C</w:delText>
              </w:r>
              <w:r w:rsidR="0029530B" w:rsidDel="00C00E85">
                <w:rPr>
                  <w:rFonts w:ascii="Times New Roman" w:hAnsi="Times New Roman" w:cs="Times New Roman"/>
                  <w:color w:val="000000"/>
                </w:rPr>
                <w:delText>120</w:delText>
              </w:r>
            </w:del>
          </w:p>
        </w:tc>
      </w:tr>
      <w:tr w:rsidR="006E35C4" w:rsidRPr="00D45DAA" w14:paraId="753D8E35" w14:textId="77777777" w:rsidTr="006E35C4">
        <w:tc>
          <w:tcPr>
            <w:tcW w:w="2518" w:type="dxa"/>
          </w:tcPr>
          <w:p w14:paraId="1E0A1D40"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14:paraId="0510EC15" w14:textId="77777777" w:rsidR="006E35C4" w:rsidRPr="00D45DAA" w:rsidRDefault="006E35C4" w:rsidP="006E35C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080D4A" w:rsidRPr="00080D4A">
              <w:rPr>
                <w:rFonts w:ascii="Times New Roman" w:hAnsi="Times New Roman" w:cs="Times New Roman"/>
                <w:color w:val="000000"/>
              </w:rPr>
              <w:t xml:space="preserve">Primavera </w:t>
            </w:r>
            <w:r w:rsidR="00080D4A" w:rsidRPr="00080D4A">
              <w:rPr>
                <w:rFonts w:ascii="Times New Roman" w:hAnsi="Times New Roman" w:cs="Times New Roman" w:hint="cs"/>
                <w:color w:val="000000"/>
              </w:rPr>
              <w:t>á</w:t>
            </w:r>
            <w:r w:rsidR="00080D4A" w:rsidRPr="00080D4A">
              <w:rPr>
                <w:rFonts w:ascii="Times New Roman" w:hAnsi="Times New Roman" w:cs="Times New Roman"/>
                <w:color w:val="000000"/>
              </w:rPr>
              <w:t>rabe</w:t>
            </w:r>
          </w:p>
        </w:tc>
      </w:tr>
      <w:tr w:rsidR="006E35C4" w:rsidRPr="00D45DAA" w14:paraId="36B82A37" w14:textId="77777777" w:rsidTr="006E35C4">
        <w:tc>
          <w:tcPr>
            <w:tcW w:w="2518" w:type="dxa"/>
          </w:tcPr>
          <w:p w14:paraId="55858A61"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14:paraId="7F1A8047" w14:textId="77777777" w:rsidR="006E35C4" w:rsidRPr="00D45DAA" w:rsidRDefault="006E35C4" w:rsidP="006E35C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080D4A" w:rsidRPr="00080D4A">
              <w:rPr>
                <w:rFonts w:ascii="Times New Roman" w:hAnsi="Times New Roman" w:cs="Times New Roman"/>
                <w:color w:val="000000"/>
              </w:rPr>
              <w:t xml:space="preserve">Primavera </w:t>
            </w:r>
            <w:r w:rsidR="00080D4A" w:rsidRPr="00080D4A">
              <w:rPr>
                <w:rFonts w:ascii="Times New Roman" w:hAnsi="Times New Roman" w:cs="Times New Roman" w:hint="cs"/>
                <w:color w:val="000000"/>
              </w:rPr>
              <w:t>á</w:t>
            </w:r>
            <w:r w:rsidR="00080D4A" w:rsidRPr="00080D4A">
              <w:rPr>
                <w:rFonts w:ascii="Times New Roman" w:hAnsi="Times New Roman" w:cs="Times New Roman"/>
                <w:color w:val="000000"/>
              </w:rPr>
              <w:t>rabe</w:t>
            </w:r>
          </w:p>
        </w:tc>
      </w:tr>
    </w:tbl>
    <w:p w14:paraId="523854B9" w14:textId="77777777" w:rsidR="00D77509" w:rsidRPr="002F23E0" w:rsidRDefault="00D77509" w:rsidP="00CC5D45">
      <w:pPr>
        <w:pStyle w:val="NormalWeb"/>
        <w:shd w:val="clear" w:color="auto" w:fill="FFFFFF"/>
        <w:spacing w:before="0" w:beforeAutospacing="0" w:after="225" w:afterAutospacing="0"/>
        <w:rPr>
          <w:color w:val="000000"/>
        </w:rPr>
      </w:pPr>
    </w:p>
    <w:p w14:paraId="561727C1" w14:textId="77777777" w:rsidR="00ED1593"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00DC4F11">
        <w:rPr>
          <w:rFonts w:ascii="Times New Roman" w:hAnsi="Times New Roman" w:cs="Times New Roman"/>
          <w:b/>
          <w:sz w:val="24"/>
          <w:szCs w:val="24"/>
        </w:rPr>
        <w:t>3</w:t>
      </w:r>
      <w:r w:rsidRPr="002D46F9">
        <w:rPr>
          <w:rFonts w:ascii="Times New Roman" w:hAnsi="Times New Roman" w:cs="Times New Roman"/>
          <w:b/>
          <w:sz w:val="24"/>
          <w:szCs w:val="24"/>
        </w:rPr>
        <w:t xml:space="preserve"> </w:t>
      </w:r>
      <w:r w:rsidR="00C1315F" w:rsidRPr="002D46F9">
        <w:rPr>
          <w:rFonts w:ascii="Times New Roman" w:hAnsi="Times New Roman" w:cs="Times New Roman"/>
          <w:b/>
          <w:sz w:val="24"/>
          <w:szCs w:val="24"/>
        </w:rPr>
        <w:t>Oriente Medio</w:t>
      </w:r>
    </w:p>
    <w:p w14:paraId="515CFC31" w14:textId="21DC8D12" w:rsidR="00E45973"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Primavera á</w:t>
      </w:r>
      <w:r w:rsidR="00ED1593" w:rsidRPr="002F23E0">
        <w:rPr>
          <w:rFonts w:ascii="Times New Roman" w:eastAsia="Times New Roman" w:hAnsi="Times New Roman" w:cs="Times New Roman"/>
          <w:bCs/>
          <w:color w:val="333333"/>
          <w:sz w:val="24"/>
          <w:szCs w:val="24"/>
          <w:lang w:eastAsia="es-CO"/>
        </w:rPr>
        <w:t xml:space="preserve">rabe modificó el escenario de </w:t>
      </w:r>
      <w:r w:rsidR="00ED1593" w:rsidRPr="001C3E80">
        <w:rPr>
          <w:rFonts w:ascii="Times New Roman" w:eastAsia="Times New Roman" w:hAnsi="Times New Roman" w:cs="Times New Roman"/>
          <w:b/>
          <w:bCs/>
          <w:color w:val="333333"/>
          <w:sz w:val="24"/>
          <w:szCs w:val="24"/>
          <w:lang w:eastAsia="es-CO"/>
        </w:rPr>
        <w:t xml:space="preserve">Medio Oriente. </w:t>
      </w:r>
      <w:r w:rsidR="00ED1593" w:rsidRPr="002F23E0">
        <w:rPr>
          <w:rFonts w:ascii="Times New Roman" w:eastAsia="Times New Roman" w:hAnsi="Times New Roman" w:cs="Times New Roman"/>
          <w:bCs/>
          <w:color w:val="333333"/>
          <w:sz w:val="24"/>
          <w:szCs w:val="24"/>
          <w:lang w:eastAsia="es-CO"/>
        </w:rPr>
        <w:t>El conflicto palestino-israelí ha sido marginado por las ambiciones nucleares y hegemón</w:t>
      </w:r>
      <w:r w:rsidR="00DC6387">
        <w:rPr>
          <w:rFonts w:ascii="Times New Roman" w:eastAsia="Times New Roman" w:hAnsi="Times New Roman" w:cs="Times New Roman"/>
          <w:bCs/>
          <w:color w:val="333333"/>
          <w:sz w:val="24"/>
          <w:szCs w:val="24"/>
          <w:lang w:eastAsia="es-CO"/>
        </w:rPr>
        <w:t>icas de Irán. Ahora Arabia Saud</w:t>
      </w:r>
      <w:ins w:id="1418" w:author="Lilia Carvajal" w:date="2016-05-19T11:06:00Z">
        <w:r w:rsidR="001D0CF0">
          <w:rPr>
            <w:rFonts w:ascii="Times New Roman" w:eastAsia="Times New Roman" w:hAnsi="Times New Roman" w:cs="Times New Roman"/>
            <w:bCs/>
            <w:color w:val="333333"/>
            <w:sz w:val="24"/>
            <w:szCs w:val="24"/>
            <w:lang w:eastAsia="es-CO"/>
          </w:rPr>
          <w:t>í</w:t>
        </w:r>
      </w:ins>
      <w:del w:id="1419" w:author="Lilia Carvajal" w:date="2016-05-19T11:06:00Z">
        <w:r w:rsidR="00DC6387" w:rsidDel="001D0CF0">
          <w:rPr>
            <w:rFonts w:ascii="Times New Roman" w:eastAsia="Times New Roman" w:hAnsi="Times New Roman" w:cs="Times New Roman"/>
            <w:bCs/>
            <w:color w:val="333333"/>
            <w:sz w:val="24"/>
            <w:szCs w:val="24"/>
            <w:lang w:eastAsia="es-CO"/>
          </w:rPr>
          <w:delText>ita</w:delText>
        </w:r>
      </w:del>
      <w:r w:rsidR="00ED1593" w:rsidRPr="002F23E0">
        <w:rPr>
          <w:rFonts w:ascii="Times New Roman" w:eastAsia="Times New Roman" w:hAnsi="Times New Roman" w:cs="Times New Roman"/>
          <w:bCs/>
          <w:color w:val="333333"/>
          <w:sz w:val="24"/>
          <w:szCs w:val="24"/>
          <w:lang w:eastAsia="es-CO"/>
        </w:rPr>
        <w:t xml:space="preserve"> e Israel, enemigos antes, se unieron contra</w:t>
      </w:r>
      <w:r w:rsidR="00DC6387">
        <w:rPr>
          <w:rFonts w:ascii="Times New Roman" w:eastAsia="Times New Roman" w:hAnsi="Times New Roman" w:cs="Times New Roman"/>
          <w:bCs/>
          <w:color w:val="333333"/>
          <w:sz w:val="24"/>
          <w:szCs w:val="24"/>
          <w:lang w:eastAsia="es-CO"/>
        </w:rPr>
        <w:t xml:space="preserve"> </w:t>
      </w:r>
      <w:del w:id="1420" w:author="Lilia Carvajal" w:date="2016-05-19T11:11:00Z">
        <w:r w:rsidR="00DC6387" w:rsidDel="005F1F0E">
          <w:rPr>
            <w:rFonts w:ascii="Times New Roman" w:eastAsia="Times New Roman" w:hAnsi="Times New Roman" w:cs="Times New Roman"/>
            <w:bCs/>
            <w:color w:val="333333"/>
            <w:sz w:val="24"/>
            <w:szCs w:val="24"/>
            <w:lang w:eastAsia="es-CO"/>
          </w:rPr>
          <w:delText xml:space="preserve">el gobierno </w:delText>
        </w:r>
      </w:del>
      <w:r w:rsidR="00DC6387">
        <w:rPr>
          <w:rFonts w:ascii="Times New Roman" w:eastAsia="Times New Roman" w:hAnsi="Times New Roman" w:cs="Times New Roman"/>
          <w:bCs/>
          <w:color w:val="333333"/>
          <w:sz w:val="24"/>
          <w:szCs w:val="24"/>
          <w:lang w:eastAsia="es-CO"/>
        </w:rPr>
        <w:t>Irán y ven con recelo</w:t>
      </w:r>
      <w:r w:rsidR="00ED1593" w:rsidRPr="002F23E0">
        <w:rPr>
          <w:rFonts w:ascii="Times New Roman" w:eastAsia="Times New Roman" w:hAnsi="Times New Roman" w:cs="Times New Roman"/>
          <w:bCs/>
          <w:color w:val="333333"/>
          <w:sz w:val="24"/>
          <w:szCs w:val="24"/>
          <w:lang w:eastAsia="es-CO"/>
        </w:rPr>
        <w:t xml:space="preserve"> los diálogos entre Estados Unidos </w:t>
      </w:r>
      <w:del w:id="1421" w:author="Lilia Carvajal" w:date="2016-05-19T11:06:00Z">
        <w:r w:rsidR="00ED1593" w:rsidRPr="002F23E0" w:rsidDel="001D0CF0">
          <w:rPr>
            <w:rFonts w:ascii="Times New Roman" w:eastAsia="Times New Roman" w:hAnsi="Times New Roman" w:cs="Times New Roman"/>
            <w:bCs/>
            <w:color w:val="333333"/>
            <w:sz w:val="24"/>
            <w:szCs w:val="24"/>
            <w:lang w:eastAsia="es-CO"/>
          </w:rPr>
          <w:delText>e Irán</w:delText>
        </w:r>
      </w:del>
      <w:ins w:id="1422" w:author="Lilia Carvajal" w:date="2016-05-19T11:06:00Z">
        <w:r w:rsidR="001D0CF0">
          <w:rPr>
            <w:rFonts w:ascii="Times New Roman" w:eastAsia="Times New Roman" w:hAnsi="Times New Roman" w:cs="Times New Roman"/>
            <w:bCs/>
            <w:color w:val="333333"/>
            <w:sz w:val="24"/>
            <w:szCs w:val="24"/>
            <w:lang w:eastAsia="es-CO"/>
          </w:rPr>
          <w:t>y ese país</w:t>
        </w:r>
      </w:ins>
      <w:r w:rsidR="00ED1593" w:rsidRPr="002F23E0">
        <w:rPr>
          <w:rFonts w:ascii="Times New Roman" w:eastAsia="Times New Roman" w:hAnsi="Times New Roman" w:cs="Times New Roman"/>
          <w:bCs/>
          <w:color w:val="333333"/>
          <w:sz w:val="24"/>
          <w:szCs w:val="24"/>
          <w:lang w:eastAsia="es-CO"/>
        </w:rPr>
        <w:t xml:space="preserve">. </w:t>
      </w:r>
    </w:p>
    <w:tbl>
      <w:tblPr>
        <w:tblStyle w:val="Tablaconcuadrcula"/>
        <w:tblW w:w="0" w:type="auto"/>
        <w:tblLook w:val="04A0" w:firstRow="1" w:lastRow="0" w:firstColumn="1" w:lastColumn="0" w:noHBand="0" w:noVBand="1"/>
      </w:tblPr>
      <w:tblGrid>
        <w:gridCol w:w="2460"/>
        <w:gridCol w:w="6368"/>
      </w:tblGrid>
      <w:tr w:rsidR="00866953" w:rsidRPr="005D1738" w:rsidDel="00372A39" w14:paraId="7CFFEC0C" w14:textId="7C421572" w:rsidTr="00084242">
        <w:trPr>
          <w:del w:id="1423" w:author="Cuenta Microsoft" w:date="2016-05-20T11:38:00Z"/>
        </w:trPr>
        <w:tc>
          <w:tcPr>
            <w:tcW w:w="8828" w:type="dxa"/>
            <w:gridSpan w:val="2"/>
            <w:shd w:val="clear" w:color="auto" w:fill="0D0D0D" w:themeFill="text1" w:themeFillTint="F2"/>
          </w:tcPr>
          <w:p w14:paraId="7743BEE9" w14:textId="3D8D9962" w:rsidR="00866953" w:rsidRPr="005D1738" w:rsidDel="00372A39" w:rsidRDefault="00866953" w:rsidP="00876DAC">
            <w:pPr>
              <w:jc w:val="center"/>
              <w:rPr>
                <w:del w:id="1424" w:author="Cuenta Microsoft" w:date="2016-05-20T11:38:00Z"/>
                <w:rFonts w:ascii="Times New Roman" w:hAnsi="Times New Roman" w:cs="Times New Roman"/>
                <w:b/>
                <w:color w:val="FFFFFF" w:themeColor="background1"/>
              </w:rPr>
            </w:pPr>
            <w:del w:id="1425" w:author="Cuenta Microsoft" w:date="2016-05-20T11:38:00Z">
              <w:r w:rsidRPr="005D1738" w:rsidDel="00372A39">
                <w:rPr>
                  <w:rFonts w:ascii="Times New Roman" w:hAnsi="Times New Roman" w:cs="Times New Roman"/>
                  <w:b/>
                  <w:color w:val="FFFFFF" w:themeColor="background1"/>
                </w:rPr>
                <w:delText>Imagen (fotografía, gráfica o ilustración)</w:delText>
              </w:r>
            </w:del>
          </w:p>
        </w:tc>
      </w:tr>
      <w:tr w:rsidR="00866953" w:rsidDel="00372A39" w14:paraId="0566B4A1" w14:textId="1BCD4145" w:rsidTr="00084242">
        <w:trPr>
          <w:del w:id="1426" w:author="Cuenta Microsoft" w:date="2016-05-20T11:38:00Z"/>
        </w:trPr>
        <w:tc>
          <w:tcPr>
            <w:tcW w:w="2460" w:type="dxa"/>
          </w:tcPr>
          <w:p w14:paraId="010F8EDC" w14:textId="70853DDD" w:rsidR="00866953" w:rsidRPr="00053744" w:rsidDel="00372A39" w:rsidRDefault="00866953" w:rsidP="00876DAC">
            <w:pPr>
              <w:rPr>
                <w:del w:id="1427" w:author="Cuenta Microsoft" w:date="2016-05-20T11:38:00Z"/>
                <w:rFonts w:ascii="Times New Roman" w:hAnsi="Times New Roman" w:cs="Times New Roman"/>
                <w:b/>
                <w:color w:val="000000"/>
                <w:sz w:val="18"/>
                <w:szCs w:val="18"/>
              </w:rPr>
            </w:pPr>
            <w:del w:id="1428" w:author="Cuenta Microsoft" w:date="2016-05-20T11:38:00Z">
              <w:r w:rsidDel="00372A39">
                <w:rPr>
                  <w:rFonts w:ascii="Times New Roman" w:hAnsi="Times New Roman" w:cs="Times New Roman"/>
                  <w:b/>
                  <w:color w:val="000000"/>
                  <w:sz w:val="18"/>
                  <w:szCs w:val="18"/>
                </w:rPr>
                <w:delText>Código</w:delText>
              </w:r>
            </w:del>
          </w:p>
        </w:tc>
        <w:tc>
          <w:tcPr>
            <w:tcW w:w="6368" w:type="dxa"/>
          </w:tcPr>
          <w:p w14:paraId="4CE84332" w14:textId="6D6A22FD" w:rsidR="00866953" w:rsidRPr="00E462B5" w:rsidDel="00372A39" w:rsidRDefault="00866953" w:rsidP="00876DAC">
            <w:pPr>
              <w:rPr>
                <w:del w:id="1429" w:author="Cuenta Microsoft" w:date="2016-05-20T11:38:00Z"/>
                <w:rFonts w:ascii="Times New Roman" w:hAnsi="Times New Roman" w:cs="Times New Roman"/>
                <w:b/>
                <w:color w:val="000000"/>
                <w:sz w:val="18"/>
                <w:szCs w:val="18"/>
              </w:rPr>
            </w:pPr>
            <w:del w:id="1430" w:author="Cuenta Microsoft" w:date="2016-05-20T11:38:00Z">
              <w:r w:rsidRPr="00E462B5" w:rsidDel="00372A39">
                <w:rPr>
                  <w:rFonts w:ascii="Times New Roman" w:hAnsi="Times New Roman" w:cs="Times New Roman"/>
                  <w:color w:val="000000"/>
                  <w:sz w:val="18"/>
                  <w:szCs w:val="18"/>
                </w:rPr>
                <w:delText>CS_10_02_IMG</w:delText>
              </w:r>
              <w:r w:rsidR="00FF73D3" w:rsidDel="00372A39">
                <w:rPr>
                  <w:rFonts w:ascii="Times New Roman" w:hAnsi="Times New Roman" w:cs="Times New Roman"/>
                  <w:color w:val="000000"/>
                  <w:sz w:val="18"/>
                  <w:szCs w:val="18"/>
                </w:rPr>
                <w:delText>33</w:delText>
              </w:r>
            </w:del>
          </w:p>
        </w:tc>
      </w:tr>
      <w:tr w:rsidR="00866953" w:rsidDel="00372A39" w14:paraId="532B3719" w14:textId="489238C7" w:rsidTr="00084242">
        <w:trPr>
          <w:del w:id="1431" w:author="Cuenta Microsoft" w:date="2016-05-20T11:38:00Z"/>
        </w:trPr>
        <w:tc>
          <w:tcPr>
            <w:tcW w:w="2460" w:type="dxa"/>
          </w:tcPr>
          <w:p w14:paraId="502C2CCD" w14:textId="397A98AB" w:rsidR="00866953" w:rsidDel="00372A39" w:rsidRDefault="00866953" w:rsidP="00876DAC">
            <w:pPr>
              <w:rPr>
                <w:del w:id="1432" w:author="Cuenta Microsoft" w:date="2016-05-20T11:38:00Z"/>
                <w:rFonts w:ascii="Times New Roman" w:hAnsi="Times New Roman" w:cs="Times New Roman"/>
                <w:color w:val="000000"/>
              </w:rPr>
            </w:pPr>
            <w:del w:id="1433" w:author="Cuenta Microsoft" w:date="2016-05-20T11:38:00Z">
              <w:r w:rsidRPr="00053744" w:rsidDel="00372A39">
                <w:rPr>
                  <w:rFonts w:ascii="Times New Roman" w:hAnsi="Times New Roman" w:cs="Times New Roman"/>
                  <w:b/>
                  <w:color w:val="000000"/>
                  <w:sz w:val="18"/>
                  <w:szCs w:val="18"/>
                </w:rPr>
                <w:delText>Descripción</w:delText>
              </w:r>
            </w:del>
          </w:p>
        </w:tc>
        <w:tc>
          <w:tcPr>
            <w:tcW w:w="6368" w:type="dxa"/>
          </w:tcPr>
          <w:p w14:paraId="49BF83AC" w14:textId="3ADCED8E" w:rsidR="00866953" w:rsidRPr="00E462B5" w:rsidDel="00372A39" w:rsidRDefault="00866953" w:rsidP="00876DAC">
            <w:pPr>
              <w:rPr>
                <w:del w:id="1434" w:author="Cuenta Microsoft" w:date="2016-05-20T11:38:00Z"/>
                <w:rFonts w:ascii="Times New Roman" w:hAnsi="Times New Roman" w:cs="Times New Roman"/>
                <w:color w:val="000000"/>
                <w:sz w:val="18"/>
                <w:szCs w:val="18"/>
              </w:rPr>
            </w:pPr>
            <w:del w:id="1435" w:author="Cuenta Microsoft" w:date="2016-05-20T11:38:00Z">
              <w:r w:rsidDel="00372A39">
                <w:rPr>
                  <w:rFonts w:ascii="Times New Roman" w:hAnsi="Times New Roman" w:cs="Times New Roman"/>
                  <w:color w:val="000000"/>
                  <w:sz w:val="18"/>
                  <w:szCs w:val="18"/>
                </w:rPr>
                <w:delText>Mapa con información sobre la formación del Estado de Israel entre 1948-1967</w:delText>
              </w:r>
            </w:del>
          </w:p>
        </w:tc>
      </w:tr>
      <w:tr w:rsidR="00866953" w:rsidDel="00372A39" w14:paraId="6D36581F" w14:textId="6360128C" w:rsidTr="00084242">
        <w:trPr>
          <w:del w:id="1436" w:author="Cuenta Microsoft" w:date="2016-05-20T11:38:00Z"/>
        </w:trPr>
        <w:tc>
          <w:tcPr>
            <w:tcW w:w="2460" w:type="dxa"/>
          </w:tcPr>
          <w:p w14:paraId="3BED9D36" w14:textId="5F855A91" w:rsidR="00866953" w:rsidDel="00372A39" w:rsidRDefault="00866953" w:rsidP="00876DAC">
            <w:pPr>
              <w:rPr>
                <w:del w:id="1437" w:author="Cuenta Microsoft" w:date="2016-05-20T11:38:00Z"/>
                <w:rFonts w:ascii="Times New Roman" w:hAnsi="Times New Roman" w:cs="Times New Roman"/>
                <w:color w:val="000000"/>
              </w:rPr>
            </w:pPr>
            <w:del w:id="1438" w:author="Cuenta Microsoft" w:date="2016-05-20T11:38: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368" w:type="dxa"/>
          </w:tcPr>
          <w:p w14:paraId="25B5065F" w14:textId="4120CF48" w:rsidR="00866953" w:rsidDel="00372A39" w:rsidRDefault="00061134" w:rsidP="00876DAC">
            <w:pPr>
              <w:rPr>
                <w:del w:id="1439" w:author="Cuenta Microsoft" w:date="2016-05-20T11:38:00Z"/>
                <w:rFonts w:ascii="Times New Roman" w:hAnsi="Times New Roman" w:cs="Times New Roman"/>
                <w:color w:val="000000"/>
                <w:sz w:val="18"/>
                <w:szCs w:val="18"/>
              </w:rPr>
            </w:pPr>
            <w:del w:id="1440" w:author="Cuenta Microsoft" w:date="2016-05-20T11:38:00Z">
              <w:r w:rsidDel="00372A39">
                <w:fldChar w:fldCharType="begin"/>
              </w:r>
              <w:r w:rsidDel="00372A39">
                <w:delInstrText xml:space="preserve"> HYPERLINK "http://files.redsafeworld.net/200000183-1f422203b5/palestina-israel.jpg" </w:delInstrText>
              </w:r>
              <w:r w:rsidDel="00372A39">
                <w:fldChar w:fldCharType="separate"/>
              </w:r>
              <w:r w:rsidR="00866953" w:rsidRPr="0040674C" w:rsidDel="00372A39">
                <w:rPr>
                  <w:rStyle w:val="Hipervnculo"/>
                  <w:rFonts w:ascii="Times New Roman" w:hAnsi="Times New Roman" w:cs="Times New Roman"/>
                  <w:sz w:val="18"/>
                  <w:szCs w:val="18"/>
                </w:rPr>
                <w:delText>http://files.redsafeworld.net/200000183-1f422203b5/palestina-israel.jpg</w:delText>
              </w:r>
              <w:r w:rsidDel="00372A39">
                <w:rPr>
                  <w:rStyle w:val="Hipervnculo"/>
                  <w:rFonts w:ascii="Times New Roman" w:hAnsi="Times New Roman" w:cs="Times New Roman"/>
                  <w:sz w:val="18"/>
                  <w:szCs w:val="18"/>
                </w:rPr>
                <w:fldChar w:fldCharType="end"/>
              </w:r>
            </w:del>
          </w:p>
          <w:p w14:paraId="2CC2379D" w14:textId="22BCC251" w:rsidR="00866953" w:rsidDel="00372A39" w:rsidRDefault="00866953" w:rsidP="00876DAC">
            <w:pPr>
              <w:rPr>
                <w:del w:id="1441" w:author="Cuenta Microsoft" w:date="2016-05-20T11:38:00Z"/>
                <w:rFonts w:ascii="Times New Roman" w:hAnsi="Times New Roman" w:cs="Times New Roman"/>
                <w:color w:val="000000"/>
                <w:sz w:val="18"/>
                <w:szCs w:val="18"/>
              </w:rPr>
            </w:pPr>
            <w:del w:id="1442" w:author="Cuenta Microsoft" w:date="2016-05-20T11:38:00Z">
              <w:r w:rsidDel="00372A39">
                <w:rPr>
                  <w:rFonts w:ascii="Times New Roman" w:hAnsi="Times New Roman" w:cs="Times New Roman"/>
                  <w:color w:val="000000"/>
                  <w:sz w:val="18"/>
                  <w:szCs w:val="18"/>
                </w:rPr>
                <w:delText>y</w:delText>
              </w:r>
            </w:del>
          </w:p>
          <w:p w14:paraId="31DC585B" w14:textId="330F0C85" w:rsidR="00866953" w:rsidRPr="00E462B5" w:rsidDel="00372A39" w:rsidRDefault="00F17CA6" w:rsidP="00876DAC">
            <w:pPr>
              <w:rPr>
                <w:del w:id="1443" w:author="Cuenta Microsoft" w:date="2016-05-20T11:38:00Z"/>
                <w:rFonts w:ascii="Times New Roman" w:hAnsi="Times New Roman" w:cs="Times New Roman"/>
                <w:color w:val="000000"/>
                <w:sz w:val="18"/>
                <w:szCs w:val="18"/>
              </w:rPr>
            </w:pPr>
            <w:del w:id="1444" w:author="Cuenta Microsoft" w:date="2016-05-20T11:38:00Z">
              <w:r w:rsidDel="00372A39">
                <w:fldChar w:fldCharType="begin"/>
              </w:r>
              <w:r w:rsidDel="00372A39">
                <w:delInstrText xml:space="preserve"> HYPERLINK "http://www.upaya.es/images/palestina.jpg" </w:delInstrText>
              </w:r>
              <w:r w:rsidDel="00372A39">
                <w:fldChar w:fldCharType="separate"/>
              </w:r>
              <w:r w:rsidR="00487B1F" w:rsidRPr="005B44D9" w:rsidDel="00372A39">
                <w:rPr>
                  <w:rStyle w:val="Hipervnculo"/>
                  <w:rFonts w:ascii="Times New Roman" w:hAnsi="Times New Roman" w:cs="Times New Roman"/>
                  <w:sz w:val="18"/>
                  <w:szCs w:val="18"/>
                </w:rPr>
                <w:delText>http://www.upaya.es/images/palestina.jpg</w:delText>
              </w:r>
              <w:r w:rsidDel="00372A39">
                <w:rPr>
                  <w:rStyle w:val="Hipervnculo"/>
                  <w:rFonts w:ascii="Times New Roman" w:hAnsi="Times New Roman" w:cs="Times New Roman"/>
                  <w:sz w:val="18"/>
                  <w:szCs w:val="18"/>
                </w:rPr>
                <w:fldChar w:fldCharType="end"/>
              </w:r>
            </w:del>
          </w:p>
        </w:tc>
      </w:tr>
      <w:tr w:rsidR="00866953" w:rsidDel="00372A39" w14:paraId="32B0A5F9" w14:textId="30EB4C43" w:rsidTr="00084242">
        <w:trPr>
          <w:del w:id="1445" w:author="Cuenta Microsoft" w:date="2016-05-20T11:38:00Z"/>
        </w:trPr>
        <w:tc>
          <w:tcPr>
            <w:tcW w:w="2460" w:type="dxa"/>
          </w:tcPr>
          <w:p w14:paraId="58DF9EE3" w14:textId="5E3743F9" w:rsidR="00866953" w:rsidDel="00372A39" w:rsidRDefault="00866953" w:rsidP="00876DAC">
            <w:pPr>
              <w:rPr>
                <w:del w:id="1446" w:author="Cuenta Microsoft" w:date="2016-05-20T11:38:00Z"/>
                <w:rFonts w:ascii="Times New Roman" w:hAnsi="Times New Roman" w:cs="Times New Roman"/>
                <w:color w:val="000000"/>
              </w:rPr>
            </w:pPr>
            <w:del w:id="1447" w:author="Cuenta Microsoft" w:date="2016-05-20T11:38:00Z">
              <w:r w:rsidRPr="00053744" w:rsidDel="00372A39">
                <w:rPr>
                  <w:rFonts w:ascii="Times New Roman" w:hAnsi="Times New Roman" w:cs="Times New Roman"/>
                  <w:b/>
                  <w:color w:val="000000"/>
                  <w:sz w:val="18"/>
                  <w:szCs w:val="18"/>
                </w:rPr>
                <w:delText>Pie de imagen</w:delText>
              </w:r>
            </w:del>
          </w:p>
        </w:tc>
        <w:tc>
          <w:tcPr>
            <w:tcW w:w="6368" w:type="dxa"/>
          </w:tcPr>
          <w:p w14:paraId="15DF4D99" w14:textId="19C836CE" w:rsidR="00866953" w:rsidRPr="00E462B5" w:rsidDel="00372A39" w:rsidRDefault="00866953" w:rsidP="00876DAC">
            <w:pPr>
              <w:rPr>
                <w:del w:id="1448" w:author="Cuenta Microsoft" w:date="2016-05-20T11:38:00Z"/>
                <w:rFonts w:ascii="Times New Roman" w:hAnsi="Times New Roman" w:cs="Times New Roman"/>
                <w:color w:val="000000"/>
                <w:sz w:val="18"/>
                <w:szCs w:val="18"/>
              </w:rPr>
            </w:pPr>
            <w:del w:id="1449" w:author="Cuenta Microsoft" w:date="2016-05-20T11:38:00Z">
              <w:r w:rsidDel="00372A39">
                <w:rPr>
                  <w:rFonts w:ascii="Times New Roman" w:hAnsi="Times New Roman" w:cs="Times New Roman"/>
                  <w:color w:val="000000"/>
                  <w:sz w:val="18"/>
                  <w:szCs w:val="18"/>
                </w:rPr>
                <w:delText>Entre 1948 y 1967 la formación del Estado de Israel cambió el panorama político de Medio Oriente.</w:delText>
              </w:r>
            </w:del>
          </w:p>
        </w:tc>
      </w:tr>
    </w:tbl>
    <w:p w14:paraId="3DDC0E8F" w14:textId="77777777" w:rsidR="006E35C4" w:rsidDel="00372A39" w:rsidRDefault="006E35C4" w:rsidP="002F23E0">
      <w:pPr>
        <w:shd w:val="clear" w:color="auto" w:fill="FFFFFF"/>
        <w:spacing w:after="225" w:line="240" w:lineRule="auto"/>
        <w:rPr>
          <w:del w:id="1450" w:author="Cuenta Microsoft" w:date="2016-05-20T11:38:00Z"/>
          <w:rFonts w:ascii="Times New Roman" w:eastAsia="Times New Roman" w:hAnsi="Times New Roman" w:cs="Times New Roman"/>
          <w:bCs/>
          <w:color w:val="333333"/>
          <w:sz w:val="24"/>
          <w:szCs w:val="24"/>
          <w:lang w:eastAsia="es-CO"/>
        </w:rPr>
      </w:pPr>
    </w:p>
    <w:p w14:paraId="3E275A44" w14:textId="5EA33AC5" w:rsidR="00E45973" w:rsidRDefault="00ED15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Detrás de estas posiciones se esconde el conflicto entre </w:t>
      </w:r>
      <w:del w:id="1451" w:author="Lilia Carvajal" w:date="2016-05-19T11:12:00Z">
        <w:r w:rsidRPr="002F23E0" w:rsidDel="005F1F0E">
          <w:rPr>
            <w:rFonts w:ascii="Times New Roman" w:eastAsia="Times New Roman" w:hAnsi="Times New Roman" w:cs="Times New Roman"/>
            <w:bCs/>
            <w:color w:val="333333"/>
            <w:sz w:val="24"/>
            <w:szCs w:val="24"/>
            <w:lang w:eastAsia="es-CO"/>
          </w:rPr>
          <w:delText>el isla</w:delText>
        </w:r>
        <w:r w:rsidR="00DC6387" w:rsidDel="005F1F0E">
          <w:rPr>
            <w:rFonts w:ascii="Times New Roman" w:eastAsia="Times New Roman" w:hAnsi="Times New Roman" w:cs="Times New Roman"/>
            <w:bCs/>
            <w:color w:val="333333"/>
            <w:sz w:val="24"/>
            <w:szCs w:val="24"/>
            <w:lang w:eastAsia="es-CO"/>
          </w:rPr>
          <w:delText xml:space="preserve">m </w:delText>
        </w:r>
      </w:del>
      <w:r w:rsidR="00DC6387">
        <w:rPr>
          <w:rFonts w:ascii="Times New Roman" w:eastAsia="Times New Roman" w:hAnsi="Times New Roman" w:cs="Times New Roman"/>
          <w:bCs/>
          <w:color w:val="333333"/>
          <w:sz w:val="24"/>
          <w:szCs w:val="24"/>
          <w:lang w:eastAsia="es-CO"/>
        </w:rPr>
        <w:t>sunita</w:t>
      </w:r>
      <w:ins w:id="1452" w:author="Lilia Carvajal" w:date="2016-05-19T11:12:00Z">
        <w:r w:rsidR="005F1F0E">
          <w:rPr>
            <w:rFonts w:ascii="Times New Roman" w:eastAsia="Times New Roman" w:hAnsi="Times New Roman" w:cs="Times New Roman"/>
            <w:bCs/>
            <w:color w:val="333333"/>
            <w:sz w:val="24"/>
            <w:szCs w:val="24"/>
            <w:lang w:eastAsia="es-CO"/>
          </w:rPr>
          <w:t>s</w:t>
        </w:r>
      </w:ins>
      <w:r w:rsidR="00DC6387">
        <w:rPr>
          <w:rFonts w:ascii="Times New Roman" w:eastAsia="Times New Roman" w:hAnsi="Times New Roman" w:cs="Times New Roman"/>
          <w:bCs/>
          <w:color w:val="333333"/>
          <w:sz w:val="24"/>
          <w:szCs w:val="24"/>
          <w:lang w:eastAsia="es-CO"/>
        </w:rPr>
        <w:t xml:space="preserve"> y </w:t>
      </w:r>
      <w:del w:id="1453" w:author="Lilia Carvajal" w:date="2016-05-19T11:12:00Z">
        <w:r w:rsidR="00DC6387" w:rsidDel="005F1F0E">
          <w:rPr>
            <w:rFonts w:ascii="Times New Roman" w:eastAsia="Times New Roman" w:hAnsi="Times New Roman" w:cs="Times New Roman"/>
            <w:bCs/>
            <w:color w:val="333333"/>
            <w:sz w:val="24"/>
            <w:szCs w:val="24"/>
            <w:lang w:eastAsia="es-CO"/>
          </w:rPr>
          <w:delText xml:space="preserve">el islam </w:delText>
        </w:r>
      </w:del>
      <w:del w:id="1454" w:author="Cuenta Microsoft" w:date="2016-05-20T11:14:00Z">
        <w:r w:rsidR="00DC6387" w:rsidDel="009340E5">
          <w:rPr>
            <w:rFonts w:ascii="Times New Roman" w:eastAsia="Times New Roman" w:hAnsi="Times New Roman" w:cs="Times New Roman"/>
            <w:bCs/>
            <w:color w:val="333333"/>
            <w:sz w:val="24"/>
            <w:szCs w:val="24"/>
            <w:lang w:eastAsia="es-CO"/>
          </w:rPr>
          <w:delText>ch</w:delText>
        </w:r>
      </w:del>
      <w:ins w:id="1455" w:author="Lilia Carvajal" w:date="2016-05-18T20:52:00Z">
        <w:del w:id="1456" w:author="Cuenta Microsoft" w:date="2016-05-20T11:13:00Z">
          <w:r w:rsidR="003E649D" w:rsidDel="009340E5">
            <w:rPr>
              <w:rFonts w:ascii="Times New Roman" w:eastAsia="Times New Roman" w:hAnsi="Times New Roman" w:cs="Times New Roman"/>
              <w:bCs/>
              <w:color w:val="333333"/>
              <w:sz w:val="24"/>
              <w:szCs w:val="24"/>
              <w:lang w:eastAsia="es-CO"/>
            </w:rPr>
            <w:delText>i</w:delText>
          </w:r>
        </w:del>
      </w:ins>
      <w:del w:id="1457" w:author="Cuenta Microsoft" w:date="2016-05-20T11:14:00Z">
        <w:r w:rsidR="00DC6387" w:rsidDel="009340E5">
          <w:rPr>
            <w:rFonts w:ascii="Times New Roman" w:eastAsia="Times New Roman" w:hAnsi="Times New Roman" w:cs="Times New Roman"/>
            <w:bCs/>
            <w:color w:val="333333"/>
            <w:sz w:val="24"/>
            <w:szCs w:val="24"/>
            <w:lang w:eastAsia="es-CO"/>
          </w:rPr>
          <w:delText>í</w:delText>
        </w:r>
        <w:r w:rsidR="007D6B16" w:rsidDel="009340E5">
          <w:rPr>
            <w:rFonts w:ascii="Times New Roman" w:eastAsia="Times New Roman" w:hAnsi="Times New Roman" w:cs="Times New Roman"/>
            <w:bCs/>
            <w:color w:val="333333"/>
            <w:sz w:val="24"/>
            <w:szCs w:val="24"/>
            <w:lang w:eastAsia="es-CO"/>
          </w:rPr>
          <w:delText>ita</w:delText>
        </w:r>
      </w:del>
      <w:ins w:id="1458" w:author="Lilia Carvajal" w:date="2016-05-19T11:12:00Z">
        <w:del w:id="1459" w:author="Cuenta Microsoft" w:date="2016-05-20T11:14:00Z">
          <w:r w:rsidR="005F1F0E" w:rsidDel="009340E5">
            <w:rPr>
              <w:rFonts w:ascii="Times New Roman" w:eastAsia="Times New Roman" w:hAnsi="Times New Roman" w:cs="Times New Roman"/>
              <w:bCs/>
              <w:color w:val="333333"/>
              <w:sz w:val="24"/>
              <w:szCs w:val="24"/>
              <w:lang w:eastAsia="es-CO"/>
            </w:rPr>
            <w:delText>s</w:delText>
          </w:r>
        </w:del>
      </w:ins>
      <w:ins w:id="1460" w:author="Cuenta Microsoft" w:date="2016-05-20T11:14:00Z">
        <w:r w:rsidR="009340E5">
          <w:rPr>
            <w:rFonts w:ascii="Times New Roman" w:eastAsia="Times New Roman" w:hAnsi="Times New Roman" w:cs="Times New Roman"/>
            <w:bCs/>
            <w:color w:val="333333"/>
            <w:sz w:val="24"/>
            <w:szCs w:val="24"/>
            <w:lang w:eastAsia="es-CO"/>
          </w:rPr>
          <w:t>chiitas</w:t>
        </w:r>
      </w:ins>
      <w:r w:rsidR="007D6B16">
        <w:rPr>
          <w:rFonts w:ascii="Times New Roman" w:eastAsia="Times New Roman" w:hAnsi="Times New Roman" w:cs="Times New Roman"/>
          <w:bCs/>
          <w:color w:val="333333"/>
          <w:sz w:val="24"/>
          <w:szCs w:val="24"/>
          <w:lang w:eastAsia="es-CO"/>
        </w:rPr>
        <w:t>. El G</w:t>
      </w:r>
      <w:r w:rsidRPr="002F23E0">
        <w:rPr>
          <w:rFonts w:ascii="Times New Roman" w:eastAsia="Times New Roman" w:hAnsi="Times New Roman" w:cs="Times New Roman"/>
          <w:bCs/>
          <w:color w:val="333333"/>
          <w:sz w:val="24"/>
          <w:szCs w:val="24"/>
          <w:lang w:eastAsia="es-CO"/>
        </w:rPr>
        <w:t>obierno iraní</w:t>
      </w:r>
      <w:r w:rsidR="007D6B16">
        <w:rPr>
          <w:rFonts w:ascii="Times New Roman" w:eastAsia="Times New Roman" w:hAnsi="Times New Roman" w:cs="Times New Roman"/>
          <w:bCs/>
          <w:color w:val="333333"/>
          <w:sz w:val="24"/>
          <w:szCs w:val="24"/>
          <w:lang w:eastAsia="es-CO"/>
        </w:rPr>
        <w:t>,</w:t>
      </w:r>
      <w:r w:rsidR="00DC6387">
        <w:rPr>
          <w:rFonts w:ascii="Times New Roman" w:eastAsia="Times New Roman" w:hAnsi="Times New Roman" w:cs="Times New Roman"/>
          <w:bCs/>
          <w:color w:val="333333"/>
          <w:sz w:val="24"/>
          <w:szCs w:val="24"/>
          <w:lang w:eastAsia="es-CO"/>
        </w:rPr>
        <w:t xml:space="preserve"> en manos de los </w:t>
      </w:r>
      <w:del w:id="1461" w:author="Cuenta Microsoft" w:date="2016-05-20T11:14:00Z">
        <w:r w:rsidR="00DC6387" w:rsidDel="009340E5">
          <w:rPr>
            <w:rFonts w:ascii="Times New Roman" w:eastAsia="Times New Roman" w:hAnsi="Times New Roman" w:cs="Times New Roman"/>
            <w:bCs/>
            <w:color w:val="333333"/>
            <w:sz w:val="24"/>
            <w:szCs w:val="24"/>
            <w:lang w:eastAsia="es-CO"/>
          </w:rPr>
          <w:delText>ch</w:delText>
        </w:r>
      </w:del>
      <w:ins w:id="1462" w:author="Lilia Carvajal" w:date="2016-05-18T20:53:00Z">
        <w:del w:id="1463" w:author="Cuenta Microsoft" w:date="2016-05-20T11:14:00Z">
          <w:r w:rsidR="003E649D" w:rsidDel="009340E5">
            <w:rPr>
              <w:rFonts w:ascii="Times New Roman" w:eastAsia="Times New Roman" w:hAnsi="Times New Roman" w:cs="Times New Roman"/>
              <w:bCs/>
              <w:color w:val="333333"/>
              <w:sz w:val="24"/>
              <w:szCs w:val="24"/>
              <w:lang w:eastAsia="es-CO"/>
            </w:rPr>
            <w:delText>i</w:delText>
          </w:r>
        </w:del>
      </w:ins>
      <w:del w:id="1464" w:author="Cuenta Microsoft" w:date="2016-05-20T11:14:00Z">
        <w:r w:rsidR="00DC6387" w:rsidDel="009340E5">
          <w:rPr>
            <w:rFonts w:ascii="Times New Roman" w:eastAsia="Times New Roman" w:hAnsi="Times New Roman" w:cs="Times New Roman"/>
            <w:bCs/>
            <w:color w:val="333333"/>
            <w:sz w:val="24"/>
            <w:szCs w:val="24"/>
            <w:lang w:eastAsia="es-CO"/>
          </w:rPr>
          <w:delText>í</w:delText>
        </w:r>
        <w:r w:rsidRPr="002F23E0" w:rsidDel="009340E5">
          <w:rPr>
            <w:rFonts w:ascii="Times New Roman" w:eastAsia="Times New Roman" w:hAnsi="Times New Roman" w:cs="Times New Roman"/>
            <w:bCs/>
            <w:color w:val="333333"/>
            <w:sz w:val="24"/>
            <w:szCs w:val="24"/>
            <w:lang w:eastAsia="es-CO"/>
          </w:rPr>
          <w:delText>itas</w:delText>
        </w:r>
      </w:del>
      <w:ins w:id="1465" w:author="Cuenta Microsoft" w:date="2016-05-20T11:14:00Z">
        <w:r w:rsidR="009340E5">
          <w:rPr>
            <w:rFonts w:ascii="Times New Roman" w:eastAsia="Times New Roman" w:hAnsi="Times New Roman" w:cs="Times New Roman"/>
            <w:bCs/>
            <w:color w:val="333333"/>
            <w:sz w:val="24"/>
            <w:szCs w:val="24"/>
            <w:lang w:eastAsia="es-CO"/>
          </w:rPr>
          <w:t>chi</w:t>
        </w:r>
        <w:r w:rsidR="009340E5" w:rsidRPr="002F23E0">
          <w:rPr>
            <w:rFonts w:ascii="Times New Roman" w:eastAsia="Times New Roman" w:hAnsi="Times New Roman" w:cs="Times New Roman"/>
            <w:bCs/>
            <w:color w:val="333333"/>
            <w:sz w:val="24"/>
            <w:szCs w:val="24"/>
            <w:lang w:eastAsia="es-CO"/>
          </w:rPr>
          <w:t>itas</w:t>
        </w:r>
      </w:ins>
      <w:r w:rsidR="00DC6387">
        <w:rPr>
          <w:rFonts w:ascii="Times New Roman" w:eastAsia="Times New Roman" w:hAnsi="Times New Roman" w:cs="Times New Roman"/>
          <w:bCs/>
          <w:color w:val="333333"/>
          <w:sz w:val="24"/>
          <w:szCs w:val="24"/>
          <w:lang w:eastAsia="es-CO"/>
        </w:rPr>
        <w:t>,</w:t>
      </w:r>
      <w:r w:rsidR="007D6B16">
        <w:rPr>
          <w:rFonts w:ascii="Times New Roman" w:eastAsia="Times New Roman" w:hAnsi="Times New Roman" w:cs="Times New Roman"/>
          <w:bCs/>
          <w:color w:val="333333"/>
          <w:sz w:val="24"/>
          <w:szCs w:val="24"/>
          <w:lang w:eastAsia="es-CO"/>
        </w:rPr>
        <w:t xml:space="preserve"> promueve</w:t>
      </w:r>
      <w:r w:rsidR="00DC6387">
        <w:rPr>
          <w:rFonts w:ascii="Times New Roman" w:eastAsia="Times New Roman" w:hAnsi="Times New Roman" w:cs="Times New Roman"/>
          <w:bCs/>
          <w:color w:val="333333"/>
          <w:sz w:val="24"/>
          <w:szCs w:val="24"/>
          <w:lang w:eastAsia="es-CO"/>
        </w:rPr>
        <w:t xml:space="preserve"> la creación de repúblicas basadas en la ley</w:t>
      </w:r>
      <w:r w:rsidR="006A7B63" w:rsidRPr="002F23E0">
        <w:rPr>
          <w:rFonts w:ascii="Times New Roman" w:eastAsia="Times New Roman" w:hAnsi="Times New Roman" w:cs="Times New Roman"/>
          <w:bCs/>
          <w:color w:val="333333"/>
          <w:sz w:val="24"/>
          <w:szCs w:val="24"/>
          <w:lang w:eastAsia="es-CO"/>
        </w:rPr>
        <w:t xml:space="preserve"> islámic</w:t>
      </w:r>
      <w:r w:rsidR="00DC6387">
        <w:rPr>
          <w:rFonts w:ascii="Times New Roman" w:eastAsia="Times New Roman" w:hAnsi="Times New Roman" w:cs="Times New Roman"/>
          <w:bCs/>
          <w:color w:val="333333"/>
          <w:sz w:val="24"/>
          <w:szCs w:val="24"/>
          <w:lang w:eastAsia="es-CO"/>
        </w:rPr>
        <w:t>a, que además se opongan a</w:t>
      </w:r>
      <w:r w:rsidR="006A7B63" w:rsidRPr="002F23E0">
        <w:rPr>
          <w:rFonts w:ascii="Times New Roman" w:eastAsia="Times New Roman" w:hAnsi="Times New Roman" w:cs="Times New Roman"/>
          <w:bCs/>
          <w:color w:val="333333"/>
          <w:sz w:val="24"/>
          <w:szCs w:val="24"/>
          <w:lang w:eastAsia="es-CO"/>
        </w:rPr>
        <w:t xml:space="preserve"> la influencia </w:t>
      </w:r>
      <w:r w:rsidR="00DC6387">
        <w:rPr>
          <w:rFonts w:ascii="Times New Roman" w:eastAsia="Times New Roman" w:hAnsi="Times New Roman" w:cs="Times New Roman"/>
          <w:bCs/>
          <w:color w:val="333333"/>
          <w:sz w:val="24"/>
          <w:szCs w:val="24"/>
          <w:lang w:eastAsia="es-CO"/>
        </w:rPr>
        <w:t xml:space="preserve">cultural, intelectual y política </w:t>
      </w:r>
      <w:r w:rsidR="006A7B63" w:rsidRPr="002F23E0">
        <w:rPr>
          <w:rFonts w:ascii="Times New Roman" w:eastAsia="Times New Roman" w:hAnsi="Times New Roman" w:cs="Times New Roman"/>
          <w:bCs/>
          <w:color w:val="333333"/>
          <w:sz w:val="24"/>
          <w:szCs w:val="24"/>
          <w:lang w:eastAsia="es-CO"/>
        </w:rPr>
        <w:t xml:space="preserve">de Occidente. </w:t>
      </w:r>
    </w:p>
    <w:p w14:paraId="06BEC623" w14:textId="700D05A3" w:rsidR="00ED1593" w:rsidRPr="002F23E0"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Esta división del islam se refleja en la guerra de Siria. </w:t>
      </w:r>
      <w:r w:rsidR="004B3751" w:rsidRPr="002F23E0">
        <w:rPr>
          <w:rFonts w:ascii="Times New Roman" w:eastAsia="Times New Roman" w:hAnsi="Times New Roman" w:cs="Times New Roman"/>
          <w:bCs/>
          <w:color w:val="333333"/>
          <w:sz w:val="24"/>
          <w:szCs w:val="24"/>
          <w:lang w:eastAsia="es-CO"/>
        </w:rPr>
        <w:t xml:space="preserve">Las amenazas </w:t>
      </w:r>
      <w:r w:rsidR="007D6B16">
        <w:rPr>
          <w:rFonts w:ascii="Times New Roman" w:eastAsia="Times New Roman" w:hAnsi="Times New Roman" w:cs="Times New Roman"/>
          <w:bCs/>
          <w:color w:val="333333"/>
          <w:sz w:val="24"/>
          <w:szCs w:val="24"/>
          <w:lang w:eastAsia="es-CO"/>
        </w:rPr>
        <w:t>de Irán a las potencias o</w:t>
      </w:r>
      <w:r w:rsidR="004B3751" w:rsidRPr="002F23E0">
        <w:rPr>
          <w:rFonts w:ascii="Times New Roman" w:eastAsia="Times New Roman" w:hAnsi="Times New Roman" w:cs="Times New Roman"/>
          <w:bCs/>
          <w:color w:val="333333"/>
          <w:sz w:val="24"/>
          <w:szCs w:val="24"/>
          <w:lang w:eastAsia="es-CO"/>
        </w:rPr>
        <w:t>ccidentales e</w:t>
      </w:r>
      <w:r w:rsidR="007D6B16">
        <w:rPr>
          <w:rFonts w:ascii="Times New Roman" w:eastAsia="Times New Roman" w:hAnsi="Times New Roman" w:cs="Times New Roman"/>
          <w:bCs/>
          <w:color w:val="333333"/>
          <w:sz w:val="24"/>
          <w:szCs w:val="24"/>
          <w:lang w:eastAsia="es-CO"/>
        </w:rPr>
        <w:t>videncia</w:t>
      </w:r>
      <w:ins w:id="1466" w:author="Cuenta Microsoft" w:date="2016-05-20T11:12:00Z">
        <w:r w:rsidR="00061134">
          <w:rPr>
            <w:rFonts w:ascii="Times New Roman" w:eastAsia="Times New Roman" w:hAnsi="Times New Roman" w:cs="Times New Roman"/>
            <w:bCs/>
            <w:color w:val="333333"/>
            <w:sz w:val="24"/>
            <w:szCs w:val="24"/>
            <w:lang w:eastAsia="es-CO"/>
          </w:rPr>
          <w:t>ro</w:t>
        </w:r>
      </w:ins>
      <w:r w:rsidR="007D6B16">
        <w:rPr>
          <w:rFonts w:ascii="Times New Roman" w:eastAsia="Times New Roman" w:hAnsi="Times New Roman" w:cs="Times New Roman"/>
          <w:bCs/>
          <w:color w:val="333333"/>
          <w:sz w:val="24"/>
          <w:szCs w:val="24"/>
          <w:lang w:eastAsia="es-CO"/>
        </w:rPr>
        <w:t xml:space="preserve">n </w:t>
      </w:r>
      <w:r w:rsidR="007D6B16" w:rsidRPr="00E93759">
        <w:rPr>
          <w:rFonts w:ascii="Times New Roman" w:eastAsia="Times New Roman" w:hAnsi="Times New Roman" w:cs="Times New Roman"/>
          <w:bCs/>
          <w:color w:val="333333"/>
          <w:sz w:val="24"/>
          <w:szCs w:val="24"/>
          <w:highlight w:val="cyan"/>
          <w:lang w:eastAsia="es-CO"/>
          <w:rPrChange w:id="1467" w:author="Lilia Carvajal" w:date="2016-05-19T11:23:00Z">
            <w:rPr>
              <w:rFonts w:ascii="Times New Roman" w:eastAsia="Times New Roman" w:hAnsi="Times New Roman" w:cs="Times New Roman"/>
              <w:bCs/>
              <w:color w:val="333333"/>
              <w:sz w:val="24"/>
              <w:szCs w:val="24"/>
              <w:lang w:eastAsia="es-CO"/>
            </w:rPr>
          </w:rPrChange>
        </w:rPr>
        <w:t>la militarización de l</w:t>
      </w:r>
      <w:r w:rsidR="004B3751" w:rsidRPr="00E93759">
        <w:rPr>
          <w:rFonts w:ascii="Times New Roman" w:eastAsia="Times New Roman" w:hAnsi="Times New Roman" w:cs="Times New Roman"/>
          <w:bCs/>
          <w:color w:val="333333"/>
          <w:sz w:val="24"/>
          <w:szCs w:val="24"/>
          <w:highlight w:val="cyan"/>
          <w:lang w:eastAsia="es-CO"/>
          <w:rPrChange w:id="1468" w:author="Lilia Carvajal" w:date="2016-05-19T11:23:00Z">
            <w:rPr>
              <w:rFonts w:ascii="Times New Roman" w:eastAsia="Times New Roman" w:hAnsi="Times New Roman" w:cs="Times New Roman"/>
              <w:bCs/>
              <w:color w:val="333333"/>
              <w:sz w:val="24"/>
              <w:szCs w:val="24"/>
              <w:lang w:eastAsia="es-CO"/>
            </w:rPr>
          </w:rPrChange>
        </w:rPr>
        <w:t>a República Islámica</w:t>
      </w:r>
      <w:ins w:id="1469" w:author="Cuenta Microsoft" w:date="2016-05-20T11:12:00Z">
        <w:r w:rsidR="00061134">
          <w:rPr>
            <w:rFonts w:ascii="Times New Roman" w:eastAsia="Times New Roman" w:hAnsi="Times New Roman" w:cs="Times New Roman"/>
            <w:bCs/>
            <w:color w:val="333333"/>
            <w:sz w:val="24"/>
            <w:szCs w:val="24"/>
            <w:lang w:eastAsia="es-CO"/>
          </w:rPr>
          <w:t xml:space="preserve"> durante la presidencia de </w:t>
        </w:r>
        <w:proofErr w:type="spellStart"/>
        <w:r w:rsidR="00061134">
          <w:rPr>
            <w:rFonts w:ascii="Times New Roman" w:eastAsia="Times New Roman" w:hAnsi="Times New Roman" w:cs="Times New Roman"/>
            <w:bCs/>
            <w:color w:val="333333"/>
            <w:sz w:val="24"/>
            <w:szCs w:val="24"/>
            <w:lang w:eastAsia="es-CO"/>
          </w:rPr>
          <w:t>Mahmud</w:t>
        </w:r>
        <w:proofErr w:type="spellEnd"/>
        <w:r w:rsidR="00061134">
          <w:rPr>
            <w:rFonts w:ascii="Times New Roman" w:eastAsia="Times New Roman" w:hAnsi="Times New Roman" w:cs="Times New Roman"/>
            <w:bCs/>
            <w:color w:val="333333"/>
            <w:sz w:val="24"/>
            <w:szCs w:val="24"/>
            <w:lang w:eastAsia="es-CO"/>
          </w:rPr>
          <w:t xml:space="preserve"> Ahmadinejad</w:t>
        </w:r>
      </w:ins>
      <w:r w:rsidR="004B3751" w:rsidRPr="002F23E0">
        <w:rPr>
          <w:rFonts w:ascii="Times New Roman" w:eastAsia="Times New Roman" w:hAnsi="Times New Roman" w:cs="Times New Roman"/>
          <w:bCs/>
          <w:color w:val="333333"/>
          <w:sz w:val="24"/>
          <w:szCs w:val="24"/>
          <w:lang w:eastAsia="es-CO"/>
        </w:rPr>
        <w:t>,</w:t>
      </w:r>
      <w:ins w:id="1470" w:author="Cuenta Microsoft" w:date="2016-05-20T11:12:00Z">
        <w:r w:rsidR="009340E5">
          <w:rPr>
            <w:rFonts w:ascii="Times New Roman" w:eastAsia="Times New Roman" w:hAnsi="Times New Roman" w:cs="Times New Roman"/>
            <w:bCs/>
            <w:color w:val="333333"/>
            <w:sz w:val="24"/>
            <w:szCs w:val="24"/>
            <w:lang w:eastAsia="es-CO"/>
          </w:rPr>
          <w:t xml:space="preserve"> en la que se dio inicio a un programa nuclear en ese pa</w:t>
        </w:r>
      </w:ins>
      <w:ins w:id="1471" w:author="Cuenta Microsoft" w:date="2016-05-20T11:13:00Z">
        <w:r w:rsidR="009340E5">
          <w:rPr>
            <w:rFonts w:ascii="Times New Roman" w:eastAsia="Times New Roman" w:hAnsi="Times New Roman" w:cs="Times New Roman"/>
            <w:bCs/>
            <w:color w:val="333333"/>
            <w:sz w:val="24"/>
            <w:szCs w:val="24"/>
            <w:lang w:eastAsia="es-CO"/>
          </w:rPr>
          <w:t xml:space="preserve">ís. Sin embargo, </w:t>
        </w:r>
      </w:ins>
      <w:del w:id="1472" w:author="Cuenta Microsoft" w:date="2016-05-20T11:13:00Z">
        <w:r w:rsidR="004B3751" w:rsidRPr="002F23E0" w:rsidDel="009340E5">
          <w:rPr>
            <w:rFonts w:ascii="Times New Roman" w:eastAsia="Times New Roman" w:hAnsi="Times New Roman" w:cs="Times New Roman"/>
            <w:bCs/>
            <w:color w:val="333333"/>
            <w:sz w:val="24"/>
            <w:szCs w:val="24"/>
            <w:lang w:eastAsia="es-CO"/>
          </w:rPr>
          <w:delText xml:space="preserve"> a </w:delText>
        </w:r>
        <w:commentRangeStart w:id="1473"/>
        <w:r w:rsidR="004B3751" w:rsidRPr="002F23E0" w:rsidDel="009340E5">
          <w:rPr>
            <w:rFonts w:ascii="Times New Roman" w:eastAsia="Times New Roman" w:hAnsi="Times New Roman" w:cs="Times New Roman"/>
            <w:bCs/>
            <w:color w:val="333333"/>
            <w:sz w:val="24"/>
            <w:szCs w:val="24"/>
            <w:lang w:eastAsia="es-CO"/>
          </w:rPr>
          <w:delText>pesar del c</w:delText>
        </w:r>
      </w:del>
      <w:ins w:id="1474" w:author="Cuenta Microsoft" w:date="2016-05-20T11:14:00Z">
        <w:r w:rsidR="009340E5">
          <w:rPr>
            <w:rFonts w:ascii="Times New Roman" w:eastAsia="Times New Roman" w:hAnsi="Times New Roman" w:cs="Times New Roman"/>
            <w:bCs/>
            <w:color w:val="333333"/>
            <w:sz w:val="24"/>
            <w:szCs w:val="24"/>
            <w:lang w:eastAsia="es-CO"/>
          </w:rPr>
          <w:t>all</w:t>
        </w:r>
      </w:ins>
      <w:ins w:id="1475" w:author="Cuenta Microsoft" w:date="2016-05-20T11:15:00Z">
        <w:r w:rsidR="009340E5">
          <w:rPr>
            <w:rFonts w:ascii="Times New Roman" w:eastAsia="Times New Roman" w:hAnsi="Times New Roman" w:cs="Times New Roman"/>
            <w:bCs/>
            <w:color w:val="333333"/>
            <w:sz w:val="24"/>
            <w:szCs w:val="24"/>
            <w:lang w:eastAsia="es-CO"/>
          </w:rPr>
          <w:t xml:space="preserve">í </w:t>
        </w:r>
      </w:ins>
      <w:del w:id="1476" w:author="Cuenta Microsoft" w:date="2016-05-20T11:13:00Z">
        <w:r w:rsidR="004B3751" w:rsidRPr="002F23E0" w:rsidDel="009340E5">
          <w:rPr>
            <w:rFonts w:ascii="Times New Roman" w:eastAsia="Times New Roman" w:hAnsi="Times New Roman" w:cs="Times New Roman"/>
            <w:bCs/>
            <w:color w:val="333333"/>
            <w:sz w:val="24"/>
            <w:szCs w:val="24"/>
            <w:lang w:eastAsia="es-CO"/>
          </w:rPr>
          <w:delText>ontrol de</w:delText>
        </w:r>
      </w:del>
      <w:del w:id="1477" w:author="Cuenta Microsoft" w:date="2016-05-20T11:14:00Z">
        <w:r w:rsidR="004B3751" w:rsidRPr="002F23E0" w:rsidDel="009340E5">
          <w:rPr>
            <w:rFonts w:ascii="Times New Roman" w:eastAsia="Times New Roman" w:hAnsi="Times New Roman" w:cs="Times New Roman"/>
            <w:bCs/>
            <w:color w:val="333333"/>
            <w:sz w:val="24"/>
            <w:szCs w:val="24"/>
            <w:lang w:eastAsia="es-CO"/>
          </w:rPr>
          <w:delText xml:space="preserve"> </w:delText>
        </w:r>
      </w:del>
      <w:r w:rsidR="004B3751" w:rsidRPr="002F23E0">
        <w:rPr>
          <w:rFonts w:ascii="Times New Roman" w:eastAsia="Times New Roman" w:hAnsi="Times New Roman" w:cs="Times New Roman"/>
          <w:bCs/>
          <w:color w:val="333333"/>
          <w:sz w:val="24"/>
          <w:szCs w:val="24"/>
          <w:lang w:eastAsia="es-CO"/>
        </w:rPr>
        <w:t xml:space="preserve">los clérigos musulmanes </w:t>
      </w:r>
      <w:ins w:id="1478" w:author="Cuenta Microsoft" w:date="2016-05-20T11:14:00Z">
        <w:r w:rsidR="009340E5">
          <w:rPr>
            <w:rFonts w:ascii="Times New Roman" w:eastAsia="Times New Roman" w:hAnsi="Times New Roman" w:cs="Times New Roman"/>
            <w:bCs/>
            <w:color w:val="333333"/>
            <w:sz w:val="24"/>
            <w:szCs w:val="24"/>
            <w:lang w:eastAsia="es-CO"/>
          </w:rPr>
          <w:t>ejercen un rol protagónico en el manejo</w:t>
        </w:r>
      </w:ins>
      <w:del w:id="1479" w:author="Cuenta Microsoft" w:date="2016-05-20T11:14:00Z">
        <w:r w:rsidR="004B3751" w:rsidRPr="002F23E0" w:rsidDel="009340E5">
          <w:rPr>
            <w:rFonts w:ascii="Times New Roman" w:eastAsia="Times New Roman" w:hAnsi="Times New Roman" w:cs="Times New Roman"/>
            <w:bCs/>
            <w:color w:val="333333"/>
            <w:sz w:val="24"/>
            <w:szCs w:val="24"/>
            <w:lang w:eastAsia="es-CO"/>
          </w:rPr>
          <w:delText>sobre</w:delText>
        </w:r>
      </w:del>
      <w:r w:rsidR="004B3751" w:rsidRPr="002F23E0">
        <w:rPr>
          <w:rFonts w:ascii="Times New Roman" w:eastAsia="Times New Roman" w:hAnsi="Times New Roman" w:cs="Times New Roman"/>
          <w:bCs/>
          <w:color w:val="333333"/>
          <w:sz w:val="24"/>
          <w:szCs w:val="24"/>
          <w:lang w:eastAsia="es-CO"/>
        </w:rPr>
        <w:t xml:space="preserve"> </w:t>
      </w:r>
      <w:ins w:id="1480" w:author="Cuenta Microsoft" w:date="2016-05-20T11:14:00Z">
        <w:r w:rsidR="009340E5">
          <w:rPr>
            <w:rFonts w:ascii="Times New Roman" w:eastAsia="Times New Roman" w:hAnsi="Times New Roman" w:cs="Times New Roman"/>
            <w:bCs/>
            <w:color w:val="333333"/>
            <w:sz w:val="24"/>
            <w:szCs w:val="24"/>
            <w:lang w:eastAsia="es-CO"/>
          </w:rPr>
          <w:t>d</w:t>
        </w:r>
      </w:ins>
      <w:r w:rsidR="004B3751" w:rsidRPr="002F23E0">
        <w:rPr>
          <w:rFonts w:ascii="Times New Roman" w:eastAsia="Times New Roman" w:hAnsi="Times New Roman" w:cs="Times New Roman"/>
          <w:bCs/>
          <w:color w:val="333333"/>
          <w:sz w:val="24"/>
          <w:szCs w:val="24"/>
          <w:lang w:eastAsia="es-CO"/>
        </w:rPr>
        <w:t>el poder político</w:t>
      </w:r>
      <w:ins w:id="1481" w:author="Cuenta Microsoft" w:date="2016-05-20T11:13:00Z">
        <w:r w:rsidR="009340E5">
          <w:rPr>
            <w:rFonts w:ascii="Times New Roman" w:eastAsia="Times New Roman" w:hAnsi="Times New Roman" w:cs="Times New Roman"/>
            <w:bCs/>
            <w:color w:val="333333"/>
            <w:sz w:val="24"/>
            <w:szCs w:val="24"/>
            <w:lang w:eastAsia="es-CO"/>
          </w:rPr>
          <w:t>.</w:t>
        </w:r>
      </w:ins>
      <w:del w:id="1482" w:author="Cuenta Microsoft" w:date="2016-05-20T11:13:00Z">
        <w:r w:rsidR="004B3751" w:rsidRPr="002F23E0" w:rsidDel="009340E5">
          <w:rPr>
            <w:rFonts w:ascii="Times New Roman" w:eastAsia="Times New Roman" w:hAnsi="Times New Roman" w:cs="Times New Roman"/>
            <w:bCs/>
            <w:color w:val="333333"/>
            <w:sz w:val="24"/>
            <w:szCs w:val="24"/>
            <w:lang w:eastAsia="es-CO"/>
          </w:rPr>
          <w:delText>.</w:delText>
        </w:r>
        <w:commentRangeEnd w:id="1473"/>
        <w:r w:rsidR="00E93759" w:rsidDel="009340E5">
          <w:rPr>
            <w:rStyle w:val="Refdecomentario"/>
          </w:rPr>
          <w:commentReference w:id="1473"/>
        </w:r>
        <w:r w:rsidR="004B3751" w:rsidRPr="002F23E0" w:rsidDel="009340E5">
          <w:rPr>
            <w:rFonts w:ascii="Times New Roman" w:eastAsia="Times New Roman" w:hAnsi="Times New Roman" w:cs="Times New Roman"/>
            <w:bCs/>
            <w:color w:val="333333"/>
            <w:sz w:val="24"/>
            <w:szCs w:val="24"/>
            <w:lang w:eastAsia="es-CO"/>
          </w:rPr>
          <w:delText xml:space="preserve"> </w:delText>
        </w:r>
      </w:del>
    </w:p>
    <w:tbl>
      <w:tblPr>
        <w:tblStyle w:val="Tablaconcuadrcula"/>
        <w:tblW w:w="0" w:type="auto"/>
        <w:tblInd w:w="113" w:type="dxa"/>
        <w:tblLook w:val="04A0" w:firstRow="1" w:lastRow="0" w:firstColumn="1" w:lastColumn="0" w:noHBand="0" w:noVBand="1"/>
      </w:tblPr>
      <w:tblGrid>
        <w:gridCol w:w="2475"/>
        <w:gridCol w:w="6353"/>
      </w:tblGrid>
      <w:tr w:rsidR="006E35C4" w:rsidRPr="005D1738" w:rsidDel="00372A39" w14:paraId="78B32703" w14:textId="0325047E" w:rsidTr="00372A39">
        <w:trPr>
          <w:del w:id="1483" w:author="Cuenta Microsoft" w:date="2016-05-20T11:39:00Z"/>
        </w:trPr>
        <w:tc>
          <w:tcPr>
            <w:tcW w:w="8828" w:type="dxa"/>
            <w:gridSpan w:val="2"/>
            <w:shd w:val="clear" w:color="auto" w:fill="0D0D0D" w:themeFill="text1" w:themeFillTint="F2"/>
          </w:tcPr>
          <w:p w14:paraId="5FC3E19D" w14:textId="6E5D0F68" w:rsidR="006E35C4" w:rsidRPr="005D1738" w:rsidDel="00372A39" w:rsidRDefault="00211945" w:rsidP="006E35C4">
            <w:pPr>
              <w:jc w:val="center"/>
              <w:rPr>
                <w:del w:id="1484" w:author="Cuenta Microsoft" w:date="2016-05-20T11:39:00Z"/>
                <w:rFonts w:ascii="Times New Roman" w:hAnsi="Times New Roman" w:cs="Times New Roman"/>
                <w:b/>
                <w:color w:val="FFFFFF" w:themeColor="background1"/>
              </w:rPr>
            </w:pPr>
            <w:del w:id="1485" w:author="Cuenta Microsoft" w:date="2016-05-20T11:39:00Z">
              <w:r w:rsidRPr="002F23E0" w:rsidDel="00372A39">
                <w:rPr>
                  <w:rFonts w:ascii="Times New Roman" w:eastAsia="Times New Roman" w:hAnsi="Times New Roman" w:cs="Times New Roman"/>
                  <w:bCs/>
                  <w:color w:val="333333"/>
                  <w:sz w:val="24"/>
                  <w:szCs w:val="24"/>
                  <w:lang w:eastAsia="es-CO"/>
                </w:rPr>
                <w:delText xml:space="preserve"> </w:delText>
              </w:r>
              <w:r w:rsidR="006E35C4" w:rsidRPr="005D1738" w:rsidDel="00372A39">
                <w:rPr>
                  <w:rFonts w:ascii="Times New Roman" w:hAnsi="Times New Roman" w:cs="Times New Roman"/>
                  <w:b/>
                  <w:color w:val="FFFFFF" w:themeColor="background1"/>
                </w:rPr>
                <w:delText>Imagen (fotografía, gráfica o ilustración)</w:delText>
              </w:r>
            </w:del>
          </w:p>
        </w:tc>
      </w:tr>
      <w:tr w:rsidR="006E35C4" w:rsidDel="00372A39" w14:paraId="530209B6" w14:textId="70B710BE" w:rsidTr="00372A39">
        <w:trPr>
          <w:del w:id="1486" w:author="Cuenta Microsoft" w:date="2016-05-20T11:39:00Z"/>
        </w:trPr>
        <w:tc>
          <w:tcPr>
            <w:tcW w:w="2475" w:type="dxa"/>
          </w:tcPr>
          <w:p w14:paraId="0BEC9C46" w14:textId="6D10B52A" w:rsidR="006E35C4" w:rsidRPr="00053744" w:rsidDel="00372A39" w:rsidRDefault="006E35C4" w:rsidP="006E35C4">
            <w:pPr>
              <w:rPr>
                <w:del w:id="1487" w:author="Cuenta Microsoft" w:date="2016-05-20T11:39:00Z"/>
                <w:rFonts w:ascii="Times New Roman" w:hAnsi="Times New Roman" w:cs="Times New Roman"/>
                <w:b/>
                <w:color w:val="000000"/>
                <w:sz w:val="18"/>
                <w:szCs w:val="18"/>
              </w:rPr>
            </w:pPr>
            <w:del w:id="1488" w:author="Cuenta Microsoft" w:date="2016-05-20T11:39:00Z">
              <w:r w:rsidDel="00372A39">
                <w:rPr>
                  <w:rFonts w:ascii="Times New Roman" w:hAnsi="Times New Roman" w:cs="Times New Roman"/>
                  <w:b/>
                  <w:color w:val="000000"/>
                  <w:sz w:val="18"/>
                  <w:szCs w:val="18"/>
                </w:rPr>
                <w:delText>Código</w:delText>
              </w:r>
            </w:del>
          </w:p>
        </w:tc>
        <w:tc>
          <w:tcPr>
            <w:tcW w:w="6353" w:type="dxa"/>
          </w:tcPr>
          <w:p w14:paraId="0F33D86A" w14:textId="5DA07BB7" w:rsidR="006E35C4" w:rsidRPr="00E462B5" w:rsidDel="00372A39" w:rsidRDefault="00FF73D3" w:rsidP="006E35C4">
            <w:pPr>
              <w:rPr>
                <w:del w:id="1489" w:author="Cuenta Microsoft" w:date="2016-05-20T11:39:00Z"/>
                <w:rFonts w:ascii="Times New Roman" w:hAnsi="Times New Roman" w:cs="Times New Roman"/>
                <w:b/>
                <w:color w:val="000000"/>
                <w:sz w:val="18"/>
                <w:szCs w:val="18"/>
              </w:rPr>
            </w:pPr>
            <w:del w:id="1490" w:author="Cuenta Microsoft" w:date="2016-05-20T11:39:00Z">
              <w:r w:rsidRPr="00E462B5" w:rsidDel="00372A39">
                <w:rPr>
                  <w:rFonts w:ascii="Times New Roman" w:hAnsi="Times New Roman" w:cs="Times New Roman"/>
                  <w:color w:val="000000"/>
                  <w:sz w:val="18"/>
                  <w:szCs w:val="18"/>
                </w:rPr>
                <w:delText>CS_10_02_IMG</w:delText>
              </w:r>
              <w:r w:rsidDel="00372A39">
                <w:rPr>
                  <w:rFonts w:ascii="Times New Roman" w:hAnsi="Times New Roman" w:cs="Times New Roman"/>
                  <w:color w:val="000000"/>
                  <w:sz w:val="18"/>
                  <w:szCs w:val="18"/>
                </w:rPr>
                <w:delText>34</w:delText>
              </w:r>
            </w:del>
          </w:p>
        </w:tc>
      </w:tr>
      <w:tr w:rsidR="006E35C4" w:rsidDel="00372A39" w14:paraId="2ADA85F7" w14:textId="24D4F1AE" w:rsidTr="00372A39">
        <w:trPr>
          <w:del w:id="1491" w:author="Cuenta Microsoft" w:date="2016-05-20T11:39:00Z"/>
        </w:trPr>
        <w:tc>
          <w:tcPr>
            <w:tcW w:w="2475" w:type="dxa"/>
          </w:tcPr>
          <w:p w14:paraId="103B7598" w14:textId="3372183E" w:rsidR="006E35C4" w:rsidDel="00372A39" w:rsidRDefault="006E35C4" w:rsidP="006E35C4">
            <w:pPr>
              <w:rPr>
                <w:del w:id="1492" w:author="Cuenta Microsoft" w:date="2016-05-20T11:39:00Z"/>
                <w:rFonts w:ascii="Times New Roman" w:hAnsi="Times New Roman" w:cs="Times New Roman"/>
                <w:color w:val="000000"/>
              </w:rPr>
            </w:pPr>
            <w:del w:id="1493" w:author="Cuenta Microsoft" w:date="2016-05-20T11:39:00Z">
              <w:r w:rsidRPr="00053744" w:rsidDel="00372A39">
                <w:rPr>
                  <w:rFonts w:ascii="Times New Roman" w:hAnsi="Times New Roman" w:cs="Times New Roman"/>
                  <w:b/>
                  <w:color w:val="000000"/>
                  <w:sz w:val="18"/>
                  <w:szCs w:val="18"/>
                </w:rPr>
                <w:delText>Descripción</w:delText>
              </w:r>
            </w:del>
          </w:p>
        </w:tc>
        <w:tc>
          <w:tcPr>
            <w:tcW w:w="6353" w:type="dxa"/>
          </w:tcPr>
          <w:p w14:paraId="541AFFF7" w14:textId="3F9A7DB2" w:rsidR="006E35C4" w:rsidRPr="00E462B5" w:rsidDel="00372A39" w:rsidRDefault="005D6F53" w:rsidP="006E35C4">
            <w:pPr>
              <w:rPr>
                <w:del w:id="1494" w:author="Cuenta Microsoft" w:date="2016-05-20T11:39:00Z"/>
                <w:rFonts w:ascii="Times New Roman" w:hAnsi="Times New Roman" w:cs="Times New Roman"/>
                <w:color w:val="000000"/>
                <w:sz w:val="18"/>
                <w:szCs w:val="18"/>
              </w:rPr>
            </w:pPr>
            <w:del w:id="1495" w:author="Cuenta Microsoft" w:date="2016-05-20T11:39:00Z">
              <w:r w:rsidRPr="00DE574A" w:rsidDel="00372A39">
                <w:rPr>
                  <w:rFonts w:ascii="Times New Roman" w:hAnsi="Times New Roman" w:cs="Times New Roman"/>
                  <w:color w:val="000000"/>
                  <w:sz w:val="18"/>
                  <w:szCs w:val="18"/>
                </w:rPr>
                <w:delText>Refugiados kurdos</w:delText>
              </w:r>
            </w:del>
          </w:p>
        </w:tc>
      </w:tr>
      <w:tr w:rsidR="006E35C4" w:rsidDel="00372A39" w14:paraId="6EEE9675" w14:textId="676DE525" w:rsidTr="00372A39">
        <w:trPr>
          <w:del w:id="1496" w:author="Cuenta Microsoft" w:date="2016-05-20T11:39:00Z"/>
        </w:trPr>
        <w:tc>
          <w:tcPr>
            <w:tcW w:w="2475" w:type="dxa"/>
          </w:tcPr>
          <w:p w14:paraId="1C522967" w14:textId="14A3FFB8" w:rsidR="006E35C4" w:rsidDel="00372A39" w:rsidRDefault="006E35C4" w:rsidP="006E35C4">
            <w:pPr>
              <w:rPr>
                <w:del w:id="1497" w:author="Cuenta Microsoft" w:date="2016-05-20T11:39:00Z"/>
                <w:rFonts w:ascii="Times New Roman" w:hAnsi="Times New Roman" w:cs="Times New Roman"/>
                <w:color w:val="000000"/>
              </w:rPr>
            </w:pPr>
            <w:del w:id="1498" w:author="Cuenta Microsoft" w:date="2016-05-20T11:39: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353" w:type="dxa"/>
          </w:tcPr>
          <w:p w14:paraId="170B11A3" w14:textId="7F9738C1" w:rsidR="006E35C4" w:rsidDel="00372A39" w:rsidRDefault="00876DAC" w:rsidP="006E35C4">
            <w:pPr>
              <w:rPr>
                <w:del w:id="1499" w:author="Cuenta Microsoft" w:date="2016-05-20T11:39:00Z"/>
                <w:rFonts w:ascii="Times New Roman" w:hAnsi="Times New Roman" w:cs="Times New Roman"/>
                <w:color w:val="000000"/>
                <w:sz w:val="18"/>
                <w:szCs w:val="18"/>
              </w:rPr>
            </w:pPr>
            <w:del w:id="1500" w:author="Cuenta Microsoft" w:date="2016-05-20T11:39:00Z">
              <w:r w:rsidDel="00372A39">
                <w:rPr>
                  <w:noProof/>
                  <w:lang w:eastAsia="es-CO"/>
                </w:rPr>
                <w:drawing>
                  <wp:inline distT="0" distB="0" distL="0" distR="0" wp14:anchorId="537DAAAD" wp14:editId="17099521">
                    <wp:extent cx="1307088" cy="929042"/>
                    <wp:effectExtent l="0" t="0" r="7620" b="4445"/>
                    <wp:docPr id="40" name="Imagen 40" descr="SURUC, TURKEY-SEPTEMBER 20, 2014: Turkey opened its border to Syrians fleeing the town of Kobane in fear of an Islamic State attack. Tens of thousands have fled to Turkey on september 20,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RUC, TURKEY-SEPTEMBER 20, 2014: Turkey opened its border to Syrians fleeing the town of Kobane in fear of an Islamic State attack. Tens of thousands have fled to Turkey on september 20, 20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11700" cy="932320"/>
                            </a:xfrm>
                            <a:prstGeom prst="rect">
                              <a:avLst/>
                            </a:prstGeom>
                            <a:noFill/>
                            <a:ln>
                              <a:noFill/>
                            </a:ln>
                          </pic:spPr>
                        </pic:pic>
                      </a:graphicData>
                    </a:graphic>
                  </wp:inline>
                </w:drawing>
              </w:r>
            </w:del>
          </w:p>
          <w:p w14:paraId="1EB05D0E" w14:textId="3A8A51B8" w:rsidR="00876DAC" w:rsidRPr="00E462B5" w:rsidDel="00372A39" w:rsidRDefault="00061134" w:rsidP="006E35C4">
            <w:pPr>
              <w:rPr>
                <w:del w:id="1501" w:author="Cuenta Microsoft" w:date="2016-05-20T11:39:00Z"/>
                <w:rFonts w:ascii="Times New Roman" w:hAnsi="Times New Roman" w:cs="Times New Roman"/>
                <w:color w:val="000000"/>
                <w:sz w:val="18"/>
                <w:szCs w:val="18"/>
              </w:rPr>
            </w:pPr>
            <w:del w:id="1502" w:author="Cuenta Microsoft" w:date="2016-05-20T11:39:00Z">
              <w:r w:rsidDel="00372A39">
                <w:fldChar w:fldCharType="begin"/>
              </w:r>
              <w:r w:rsidDel="00372A39">
                <w:delInstrText xml:space="preserve"> HYPERLINK "http://image.shutterstock.com/display_pic_with_logo/437269/218952550/stock-photo-suruc-turkey-september-turkey-opened-its-border-to-syrians-fleeing-the-town-of-kobane-in-218952550.jpg" </w:delInstrText>
              </w:r>
              <w:r w:rsidDel="00372A39">
                <w:fldChar w:fldCharType="separate"/>
              </w:r>
              <w:r w:rsidR="00DC6387" w:rsidRPr="005B44D9" w:rsidDel="00372A39">
                <w:rPr>
                  <w:rStyle w:val="Hipervnculo"/>
                  <w:rFonts w:ascii="Times New Roman" w:hAnsi="Times New Roman" w:cs="Times New Roman"/>
                  <w:sz w:val="18"/>
                  <w:szCs w:val="18"/>
                </w:rPr>
                <w:delText>http://image.shutterstock.com/display_pic_with_logo/437269/218952550/stock-photo-suruc-turkey-september-turkey-opened-its-border-to-syrians-fleeing-the-town-of-kobane-in-218952550.jpg</w:delText>
              </w:r>
              <w:r w:rsidDel="00372A39">
                <w:rPr>
                  <w:rStyle w:val="Hipervnculo"/>
                  <w:rFonts w:ascii="Times New Roman" w:hAnsi="Times New Roman" w:cs="Times New Roman"/>
                  <w:sz w:val="18"/>
                  <w:szCs w:val="18"/>
                </w:rPr>
                <w:fldChar w:fldCharType="end"/>
              </w:r>
            </w:del>
          </w:p>
        </w:tc>
      </w:tr>
      <w:tr w:rsidR="006E35C4" w:rsidDel="00372A39" w14:paraId="55604578" w14:textId="02BBFBC9" w:rsidTr="00372A39">
        <w:trPr>
          <w:del w:id="1503" w:author="Cuenta Microsoft" w:date="2016-05-20T11:39:00Z"/>
        </w:trPr>
        <w:tc>
          <w:tcPr>
            <w:tcW w:w="2475" w:type="dxa"/>
          </w:tcPr>
          <w:p w14:paraId="520F056F" w14:textId="6170F38C" w:rsidR="006E35C4" w:rsidDel="00372A39" w:rsidRDefault="006E35C4" w:rsidP="006E35C4">
            <w:pPr>
              <w:rPr>
                <w:del w:id="1504" w:author="Cuenta Microsoft" w:date="2016-05-20T11:39:00Z"/>
                <w:rFonts w:ascii="Times New Roman" w:hAnsi="Times New Roman" w:cs="Times New Roman"/>
                <w:color w:val="000000"/>
              </w:rPr>
            </w:pPr>
            <w:del w:id="1505" w:author="Cuenta Microsoft" w:date="2016-05-20T11:39:00Z">
              <w:r w:rsidRPr="00053744" w:rsidDel="00372A39">
                <w:rPr>
                  <w:rFonts w:ascii="Times New Roman" w:hAnsi="Times New Roman" w:cs="Times New Roman"/>
                  <w:b/>
                  <w:color w:val="000000"/>
                  <w:sz w:val="18"/>
                  <w:szCs w:val="18"/>
                </w:rPr>
                <w:delText>Pie de imagen</w:delText>
              </w:r>
            </w:del>
          </w:p>
        </w:tc>
        <w:tc>
          <w:tcPr>
            <w:tcW w:w="6353" w:type="dxa"/>
          </w:tcPr>
          <w:p w14:paraId="255041C7" w14:textId="2855F260" w:rsidR="00866953" w:rsidRPr="00265646" w:rsidDel="00372A39" w:rsidRDefault="00866953" w:rsidP="00866953">
            <w:pPr>
              <w:shd w:val="clear" w:color="auto" w:fill="FFFFFF"/>
              <w:spacing w:after="225"/>
              <w:rPr>
                <w:del w:id="1506" w:author="Cuenta Microsoft" w:date="2016-05-20T11:39:00Z"/>
                <w:rFonts w:ascii="Times New Roman" w:eastAsia="Times New Roman" w:hAnsi="Times New Roman" w:cs="Times New Roman"/>
                <w:bCs/>
                <w:color w:val="333333"/>
                <w:sz w:val="18"/>
                <w:szCs w:val="24"/>
                <w:lang w:eastAsia="es-CO"/>
                <w:rPrChange w:id="1507" w:author="Lilia Carvajal" w:date="2016-05-19T18:43:00Z">
                  <w:rPr>
                    <w:del w:id="1508" w:author="Cuenta Microsoft" w:date="2016-05-20T11:39:00Z"/>
                    <w:rFonts w:ascii="Times New Roman" w:eastAsia="Times New Roman" w:hAnsi="Times New Roman" w:cs="Times New Roman"/>
                    <w:bCs/>
                    <w:color w:val="333333"/>
                    <w:sz w:val="24"/>
                    <w:szCs w:val="24"/>
                    <w:lang w:eastAsia="es-CO"/>
                  </w:rPr>
                </w:rPrChange>
              </w:rPr>
            </w:pPr>
            <w:del w:id="1509" w:author="Cuenta Microsoft" w:date="2016-05-20T11:39:00Z">
              <w:r w:rsidRPr="00265646" w:rsidDel="00372A39">
                <w:rPr>
                  <w:rFonts w:ascii="Times New Roman" w:eastAsia="Times New Roman" w:hAnsi="Times New Roman" w:cs="Times New Roman"/>
                  <w:bCs/>
                  <w:color w:val="333333"/>
                  <w:sz w:val="18"/>
                  <w:szCs w:val="24"/>
                  <w:lang w:eastAsia="es-CO"/>
                  <w:rPrChange w:id="1510" w:author="Lilia Carvajal" w:date="2016-05-19T18:43:00Z">
                    <w:rPr>
                      <w:rFonts w:ascii="Times New Roman" w:eastAsia="Times New Roman" w:hAnsi="Times New Roman" w:cs="Times New Roman"/>
                      <w:bCs/>
                      <w:color w:val="333333"/>
                      <w:sz w:val="24"/>
                      <w:szCs w:val="24"/>
                      <w:lang w:eastAsia="es-CO"/>
                    </w:rPr>
                  </w:rPrChange>
                </w:rPr>
                <w:delText xml:space="preserve">En los conflictos que se desarrollan en el interior de otros Estados de Oriente Medio repercute la división entre los musulmanes y las luchas entre tribus locales. </w:delText>
              </w:r>
            </w:del>
          </w:p>
          <w:p w14:paraId="12F82997" w14:textId="6B0A3C66" w:rsidR="006E35C4" w:rsidRPr="00E462B5" w:rsidDel="00372A39" w:rsidRDefault="00866953" w:rsidP="00866953">
            <w:pPr>
              <w:rPr>
                <w:del w:id="1511" w:author="Cuenta Microsoft" w:date="2016-05-20T11:39:00Z"/>
                <w:rFonts w:ascii="Times New Roman" w:hAnsi="Times New Roman" w:cs="Times New Roman"/>
                <w:color w:val="000000"/>
                <w:sz w:val="18"/>
                <w:szCs w:val="18"/>
              </w:rPr>
            </w:pPr>
            <w:del w:id="1512" w:author="Cuenta Microsoft" w:date="2016-05-20T11:39:00Z">
              <w:r w:rsidRPr="00265646" w:rsidDel="00372A39">
                <w:rPr>
                  <w:rFonts w:ascii="Times New Roman" w:eastAsia="Times New Roman" w:hAnsi="Times New Roman" w:cs="Times New Roman"/>
                  <w:bCs/>
                  <w:color w:val="333333"/>
                  <w:sz w:val="18"/>
                  <w:szCs w:val="24"/>
                  <w:lang w:eastAsia="es-CO"/>
                  <w:rPrChange w:id="1513" w:author="Lilia Carvajal" w:date="2016-05-19T18:43:00Z">
                    <w:rPr>
                      <w:rFonts w:ascii="Times New Roman" w:eastAsia="Times New Roman" w:hAnsi="Times New Roman" w:cs="Times New Roman"/>
                      <w:bCs/>
                      <w:color w:val="333333"/>
                      <w:sz w:val="24"/>
                      <w:szCs w:val="24"/>
                      <w:lang w:eastAsia="es-CO"/>
                    </w:rPr>
                  </w:rPrChange>
                </w:rPr>
                <w:delText xml:space="preserve">En Irak, el Líbano y Jordania, a las rivalidades entre suníes y chiitas se suma la cuestión kurda. Los kurdos, reprimidos por el Gobierno de Sadam Hussein, son un pueblo que tiene bases en diferentes países de la zona y que se opone al dominio </w:delText>
              </w:r>
              <w:r w:rsidRPr="00265646" w:rsidDel="00372A39">
                <w:rPr>
                  <w:rFonts w:ascii="Times New Roman" w:eastAsia="Times New Roman" w:hAnsi="Times New Roman" w:cs="Times New Roman"/>
                  <w:b/>
                  <w:bCs/>
                  <w:color w:val="333333"/>
                  <w:sz w:val="18"/>
                  <w:szCs w:val="24"/>
                  <w:lang w:eastAsia="es-CO"/>
                  <w:rPrChange w:id="1514" w:author="Lilia Carvajal" w:date="2016-05-19T18:43:00Z">
                    <w:rPr>
                      <w:rFonts w:ascii="Times New Roman" w:eastAsia="Times New Roman" w:hAnsi="Times New Roman" w:cs="Times New Roman"/>
                      <w:b/>
                      <w:bCs/>
                      <w:color w:val="333333"/>
                      <w:sz w:val="24"/>
                      <w:szCs w:val="24"/>
                      <w:lang w:eastAsia="es-CO"/>
                    </w:rPr>
                  </w:rPrChange>
                </w:rPr>
                <w:delText>chiita.</w:delText>
              </w:r>
            </w:del>
          </w:p>
        </w:tc>
      </w:tr>
      <w:tr w:rsidR="00372A39" w:rsidRPr="005D1738" w14:paraId="3CB4F4E4" w14:textId="77777777" w:rsidTr="00372A39">
        <w:trPr>
          <w:ins w:id="1515" w:author="Cuenta Microsoft" w:date="2016-05-20T11:39:00Z"/>
        </w:trPr>
        <w:tc>
          <w:tcPr>
            <w:tcW w:w="8828" w:type="dxa"/>
            <w:gridSpan w:val="2"/>
            <w:shd w:val="clear" w:color="auto" w:fill="0D0D0D" w:themeFill="text1" w:themeFillTint="F2"/>
          </w:tcPr>
          <w:p w14:paraId="6AB4FF59" w14:textId="77777777" w:rsidR="00372A39" w:rsidRPr="005D1738" w:rsidRDefault="00372A39" w:rsidP="00C00E85">
            <w:pPr>
              <w:jc w:val="center"/>
              <w:rPr>
                <w:ins w:id="1516" w:author="Cuenta Microsoft" w:date="2016-05-20T11:39:00Z"/>
                <w:rFonts w:ascii="Times New Roman" w:hAnsi="Times New Roman" w:cs="Times New Roman"/>
                <w:b/>
                <w:color w:val="FFFFFF" w:themeColor="background1"/>
              </w:rPr>
            </w:pPr>
            <w:ins w:id="1517" w:author="Cuenta Microsoft" w:date="2016-05-20T11:39:00Z">
              <w:r w:rsidRPr="005D1738">
                <w:rPr>
                  <w:rFonts w:ascii="Times New Roman" w:hAnsi="Times New Roman" w:cs="Times New Roman"/>
                  <w:b/>
                  <w:color w:val="FFFFFF" w:themeColor="background1"/>
                </w:rPr>
                <w:t>Imagen (fotografía, gráfica o ilustración)</w:t>
              </w:r>
            </w:ins>
          </w:p>
        </w:tc>
      </w:tr>
      <w:tr w:rsidR="00372A39" w14:paraId="3418B6B5" w14:textId="77777777" w:rsidTr="00372A39">
        <w:trPr>
          <w:ins w:id="1518" w:author="Cuenta Microsoft" w:date="2016-05-20T11:39:00Z"/>
        </w:trPr>
        <w:tc>
          <w:tcPr>
            <w:tcW w:w="2475" w:type="dxa"/>
          </w:tcPr>
          <w:p w14:paraId="05239677" w14:textId="77777777" w:rsidR="00372A39" w:rsidRPr="00053744" w:rsidRDefault="00372A39" w:rsidP="00C00E85">
            <w:pPr>
              <w:rPr>
                <w:ins w:id="1519" w:author="Cuenta Microsoft" w:date="2016-05-20T11:39:00Z"/>
                <w:rFonts w:ascii="Times New Roman" w:hAnsi="Times New Roman" w:cs="Times New Roman"/>
                <w:b/>
                <w:color w:val="000000"/>
                <w:sz w:val="18"/>
                <w:szCs w:val="18"/>
              </w:rPr>
            </w:pPr>
            <w:ins w:id="1520" w:author="Cuenta Microsoft" w:date="2016-05-20T11:39:00Z">
              <w:r>
                <w:rPr>
                  <w:rFonts w:ascii="Times New Roman" w:hAnsi="Times New Roman" w:cs="Times New Roman"/>
                  <w:b/>
                  <w:color w:val="000000"/>
                  <w:sz w:val="18"/>
                  <w:szCs w:val="18"/>
                </w:rPr>
                <w:t>Código</w:t>
              </w:r>
            </w:ins>
          </w:p>
        </w:tc>
        <w:tc>
          <w:tcPr>
            <w:tcW w:w="6353" w:type="dxa"/>
          </w:tcPr>
          <w:p w14:paraId="414FF938" w14:textId="77777777" w:rsidR="00372A39" w:rsidRPr="00E462B5" w:rsidRDefault="00372A39" w:rsidP="00C00E85">
            <w:pPr>
              <w:rPr>
                <w:ins w:id="1521" w:author="Cuenta Microsoft" w:date="2016-05-20T11:39:00Z"/>
                <w:rFonts w:ascii="Times New Roman" w:hAnsi="Times New Roman" w:cs="Times New Roman"/>
                <w:b/>
                <w:color w:val="000000"/>
                <w:sz w:val="18"/>
                <w:szCs w:val="18"/>
              </w:rPr>
            </w:pPr>
            <w:ins w:id="1522" w:author="Cuenta Microsoft" w:date="2016-05-20T11:39: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19</w:t>
              </w:r>
            </w:ins>
          </w:p>
        </w:tc>
      </w:tr>
      <w:tr w:rsidR="00372A39" w14:paraId="25652D0D" w14:textId="77777777" w:rsidTr="00372A39">
        <w:trPr>
          <w:ins w:id="1523" w:author="Cuenta Microsoft" w:date="2016-05-20T11:39:00Z"/>
        </w:trPr>
        <w:tc>
          <w:tcPr>
            <w:tcW w:w="2475" w:type="dxa"/>
          </w:tcPr>
          <w:p w14:paraId="3325FDAB" w14:textId="77777777" w:rsidR="00372A39" w:rsidRDefault="00372A39" w:rsidP="00C00E85">
            <w:pPr>
              <w:rPr>
                <w:ins w:id="1524" w:author="Cuenta Microsoft" w:date="2016-05-20T11:39:00Z"/>
                <w:rFonts w:ascii="Times New Roman" w:hAnsi="Times New Roman" w:cs="Times New Roman"/>
                <w:color w:val="000000"/>
              </w:rPr>
            </w:pPr>
            <w:ins w:id="1525" w:author="Cuenta Microsoft" w:date="2016-05-20T11:39:00Z">
              <w:r w:rsidRPr="00053744">
                <w:rPr>
                  <w:rFonts w:ascii="Times New Roman" w:hAnsi="Times New Roman" w:cs="Times New Roman"/>
                  <w:b/>
                  <w:color w:val="000000"/>
                  <w:sz w:val="18"/>
                  <w:szCs w:val="18"/>
                </w:rPr>
                <w:t>Descripción</w:t>
              </w:r>
            </w:ins>
          </w:p>
        </w:tc>
        <w:tc>
          <w:tcPr>
            <w:tcW w:w="6353" w:type="dxa"/>
          </w:tcPr>
          <w:p w14:paraId="538160A3" w14:textId="77777777" w:rsidR="00372A39" w:rsidRPr="00E462B5" w:rsidRDefault="00372A39" w:rsidP="00C00E85">
            <w:pPr>
              <w:rPr>
                <w:ins w:id="1526" w:author="Cuenta Microsoft" w:date="2016-05-20T11:39:00Z"/>
                <w:rFonts w:ascii="Times New Roman" w:hAnsi="Times New Roman" w:cs="Times New Roman"/>
                <w:color w:val="000000"/>
                <w:sz w:val="18"/>
                <w:szCs w:val="18"/>
              </w:rPr>
            </w:pPr>
            <w:ins w:id="1527" w:author="Cuenta Microsoft" w:date="2016-05-20T11:39:00Z">
              <w:r w:rsidRPr="00DE574A">
                <w:rPr>
                  <w:rFonts w:ascii="Times New Roman" w:hAnsi="Times New Roman" w:cs="Times New Roman"/>
                  <w:color w:val="000000"/>
                  <w:sz w:val="18"/>
                  <w:szCs w:val="18"/>
                </w:rPr>
                <w:t>Refugiados kurdos</w:t>
              </w:r>
            </w:ins>
          </w:p>
        </w:tc>
      </w:tr>
      <w:tr w:rsidR="00372A39" w14:paraId="25A320A6" w14:textId="77777777" w:rsidTr="00372A39">
        <w:trPr>
          <w:ins w:id="1528" w:author="Cuenta Microsoft" w:date="2016-05-20T11:39:00Z"/>
        </w:trPr>
        <w:tc>
          <w:tcPr>
            <w:tcW w:w="2475" w:type="dxa"/>
          </w:tcPr>
          <w:p w14:paraId="357E0B6A" w14:textId="77777777" w:rsidR="00372A39" w:rsidRDefault="00372A39" w:rsidP="00C00E85">
            <w:pPr>
              <w:rPr>
                <w:ins w:id="1529" w:author="Cuenta Microsoft" w:date="2016-05-20T11:39:00Z"/>
                <w:rFonts w:ascii="Times New Roman" w:hAnsi="Times New Roman" w:cs="Times New Roman"/>
                <w:color w:val="000000"/>
              </w:rPr>
            </w:pPr>
            <w:ins w:id="1530" w:author="Cuenta Microsoft" w:date="2016-05-20T11:39: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353" w:type="dxa"/>
          </w:tcPr>
          <w:p w14:paraId="3F88A41F" w14:textId="77777777" w:rsidR="00372A39" w:rsidRDefault="00372A39" w:rsidP="00C00E85">
            <w:pPr>
              <w:rPr>
                <w:ins w:id="1531" w:author="Cuenta Microsoft" w:date="2016-05-20T11:39:00Z"/>
                <w:rFonts w:ascii="Times New Roman" w:hAnsi="Times New Roman" w:cs="Times New Roman"/>
                <w:color w:val="000000"/>
                <w:sz w:val="18"/>
                <w:szCs w:val="18"/>
              </w:rPr>
            </w:pPr>
            <w:ins w:id="1532" w:author="Cuenta Microsoft" w:date="2016-05-20T11:39:00Z">
              <w:r>
                <w:rPr>
                  <w:noProof/>
                  <w:lang w:eastAsia="es-CO"/>
                </w:rPr>
                <w:drawing>
                  <wp:inline distT="0" distB="0" distL="0" distR="0" wp14:anchorId="31D40413" wp14:editId="2DAD2791">
                    <wp:extent cx="1307088" cy="929042"/>
                    <wp:effectExtent l="0" t="0" r="7620" b="4445"/>
                    <wp:docPr id="15" name="Imagen 15" descr="SURUC, TURKEY-SEPTEMBER 20, 2014: Turkey opened its border to Syrians fleeing the town of Kobane in fear of an Islamic State attack. Tens of thousands have fled to Turkey on september 20,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RUC, TURKEY-SEPTEMBER 20, 2014: Turkey opened its border to Syrians fleeing the town of Kobane in fear of an Islamic State attack. Tens of thousands have fled to Turkey on september 20, 20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11700" cy="932320"/>
                            </a:xfrm>
                            <a:prstGeom prst="rect">
                              <a:avLst/>
                            </a:prstGeom>
                            <a:noFill/>
                            <a:ln>
                              <a:noFill/>
                            </a:ln>
                          </pic:spPr>
                        </pic:pic>
                      </a:graphicData>
                    </a:graphic>
                  </wp:inline>
                </w:drawing>
              </w:r>
            </w:ins>
          </w:p>
          <w:p w14:paraId="780CFF17" w14:textId="77777777" w:rsidR="00372A39" w:rsidRPr="00E462B5" w:rsidRDefault="00372A39" w:rsidP="00C00E85">
            <w:pPr>
              <w:rPr>
                <w:ins w:id="1533" w:author="Cuenta Microsoft" w:date="2016-05-20T11:39:00Z"/>
                <w:rFonts w:ascii="Times New Roman" w:hAnsi="Times New Roman" w:cs="Times New Roman"/>
                <w:color w:val="000000"/>
                <w:sz w:val="18"/>
                <w:szCs w:val="18"/>
              </w:rPr>
            </w:pPr>
            <w:ins w:id="1534" w:author="Cuenta Microsoft" w:date="2016-05-20T11:39:00Z">
              <w:r>
                <w:fldChar w:fldCharType="begin"/>
              </w:r>
              <w:r>
                <w:instrText xml:space="preserve"> HYPERLINK "http://image.shutterstock.com/display_pic_with_logo/437269/218952550/stock-photo-suruc-turkey-september-turkey-opened-its-border-to-syrians-fleeing-the-town-of-kobane-in-218952550.jpg" </w:instrText>
              </w:r>
              <w:r>
                <w:fldChar w:fldCharType="separate"/>
              </w:r>
              <w:r w:rsidRPr="005B44D9">
                <w:rPr>
                  <w:rStyle w:val="Hipervnculo"/>
                  <w:rFonts w:ascii="Times New Roman" w:hAnsi="Times New Roman" w:cs="Times New Roman"/>
                  <w:sz w:val="18"/>
                  <w:szCs w:val="18"/>
                </w:rPr>
                <w:t>http://image.shutterstock.com/display_pic_with_logo/437269/218952550/stock-photo-suruc-turkey-september-turkey-opened-its-border-to-syrians-fleeing-the-town-of-kobane-in-218952550.jpg</w:t>
              </w:r>
              <w:r>
                <w:rPr>
                  <w:rStyle w:val="Hipervnculo"/>
                  <w:rFonts w:ascii="Times New Roman" w:hAnsi="Times New Roman" w:cs="Times New Roman"/>
                  <w:sz w:val="18"/>
                  <w:szCs w:val="18"/>
                </w:rPr>
                <w:fldChar w:fldCharType="end"/>
              </w:r>
            </w:ins>
          </w:p>
        </w:tc>
      </w:tr>
      <w:tr w:rsidR="00372A39" w14:paraId="4A762771" w14:textId="77777777" w:rsidTr="00372A39">
        <w:trPr>
          <w:ins w:id="1535" w:author="Cuenta Microsoft" w:date="2016-05-20T11:39:00Z"/>
        </w:trPr>
        <w:tc>
          <w:tcPr>
            <w:tcW w:w="2475" w:type="dxa"/>
          </w:tcPr>
          <w:p w14:paraId="7E284D8D" w14:textId="77777777" w:rsidR="00372A39" w:rsidRDefault="00372A39" w:rsidP="00C00E85">
            <w:pPr>
              <w:rPr>
                <w:ins w:id="1536" w:author="Cuenta Microsoft" w:date="2016-05-20T11:39:00Z"/>
                <w:rFonts w:ascii="Times New Roman" w:hAnsi="Times New Roman" w:cs="Times New Roman"/>
                <w:color w:val="000000"/>
              </w:rPr>
            </w:pPr>
            <w:ins w:id="1537" w:author="Cuenta Microsoft" w:date="2016-05-20T11:39:00Z">
              <w:r w:rsidRPr="00053744">
                <w:rPr>
                  <w:rFonts w:ascii="Times New Roman" w:hAnsi="Times New Roman" w:cs="Times New Roman"/>
                  <w:b/>
                  <w:color w:val="000000"/>
                  <w:sz w:val="18"/>
                  <w:szCs w:val="18"/>
                </w:rPr>
                <w:lastRenderedPageBreak/>
                <w:t>Pie de imagen</w:t>
              </w:r>
            </w:ins>
          </w:p>
        </w:tc>
        <w:tc>
          <w:tcPr>
            <w:tcW w:w="6353" w:type="dxa"/>
          </w:tcPr>
          <w:p w14:paraId="6B3424D6" w14:textId="77777777" w:rsidR="00372A39" w:rsidRPr="00EC6C87" w:rsidRDefault="00372A39" w:rsidP="00C00E85">
            <w:pPr>
              <w:shd w:val="clear" w:color="auto" w:fill="FFFFFF"/>
              <w:spacing w:after="225"/>
              <w:rPr>
                <w:ins w:id="1538" w:author="Cuenta Microsoft" w:date="2016-05-20T11:39:00Z"/>
                <w:rFonts w:ascii="Times New Roman" w:eastAsia="Times New Roman" w:hAnsi="Times New Roman" w:cs="Times New Roman"/>
                <w:bCs/>
                <w:color w:val="333333"/>
                <w:sz w:val="24"/>
                <w:szCs w:val="24"/>
                <w:lang w:eastAsia="es-CO"/>
              </w:rPr>
            </w:pPr>
            <w:ins w:id="1539" w:author="Cuenta Microsoft" w:date="2016-05-20T11:39:00Z">
              <w:r>
                <w:rPr>
                  <w:rFonts w:ascii="Times New Roman" w:eastAsia="Times New Roman" w:hAnsi="Times New Roman" w:cs="Times New Roman"/>
                  <w:bCs/>
                  <w:color w:val="333333"/>
                  <w:sz w:val="24"/>
                  <w:szCs w:val="24"/>
                  <w:lang w:eastAsia="es-CO"/>
                </w:rPr>
                <w:t>Un aspecto relevante de los conflictos en Irak y Siria se relaciona con el pueblo kurdo</w:t>
              </w:r>
              <w:r w:rsidRPr="002F23E0">
                <w:rPr>
                  <w:rFonts w:ascii="Times New Roman" w:eastAsia="Times New Roman" w:hAnsi="Times New Roman" w:cs="Times New Roman"/>
                  <w:bCs/>
                  <w:color w:val="333333"/>
                  <w:sz w:val="24"/>
                  <w:szCs w:val="24"/>
                  <w:lang w:eastAsia="es-CO"/>
                </w:rPr>
                <w:t>. Los kurdos</w:t>
              </w:r>
              <w:r>
                <w:rPr>
                  <w:rFonts w:ascii="Times New Roman" w:eastAsia="Times New Roman" w:hAnsi="Times New Roman" w:cs="Times New Roman"/>
                  <w:bCs/>
                  <w:color w:val="333333"/>
                  <w:sz w:val="24"/>
                  <w:szCs w:val="24"/>
                  <w:lang w:eastAsia="es-CO"/>
                </w:rPr>
                <w:t>, un pueblo que reclama su derecho a la autodeterminación y a formar su propio Estado-nación, el Kurdistán, ha sido reprimido sucesivamente por el G</w:t>
              </w:r>
              <w:r w:rsidRPr="002F23E0">
                <w:rPr>
                  <w:rFonts w:ascii="Times New Roman" w:eastAsia="Times New Roman" w:hAnsi="Times New Roman" w:cs="Times New Roman"/>
                  <w:bCs/>
                  <w:color w:val="333333"/>
                  <w:sz w:val="24"/>
                  <w:szCs w:val="24"/>
                  <w:lang w:eastAsia="es-CO"/>
                </w:rPr>
                <w:t>obierno de Sadam Hussein</w:t>
              </w:r>
              <w:r>
                <w:rPr>
                  <w:rFonts w:ascii="Times New Roman" w:eastAsia="Times New Roman" w:hAnsi="Times New Roman" w:cs="Times New Roman"/>
                  <w:bCs/>
                  <w:color w:val="333333"/>
                  <w:sz w:val="24"/>
                  <w:szCs w:val="24"/>
                  <w:lang w:eastAsia="es-CO"/>
                </w:rPr>
                <w:t xml:space="preserve"> en Irak</w:t>
              </w:r>
              <w:r w:rsidRPr="002F23E0">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por el Ejército de Turquía y recientemente, ha afrontado una dura ofensiva del Estado Islámico en su contra. En la actualidad, las milicias kurdas, conocidas como </w:t>
              </w:r>
              <w:proofErr w:type="spellStart"/>
              <w:r>
                <w:rPr>
                  <w:rFonts w:ascii="Times New Roman" w:eastAsia="Times New Roman" w:hAnsi="Times New Roman" w:cs="Times New Roman"/>
                  <w:bCs/>
                  <w:color w:val="333333"/>
                  <w:sz w:val="24"/>
                  <w:szCs w:val="24"/>
                  <w:lang w:eastAsia="es-CO"/>
                </w:rPr>
                <w:t>Peshmerga</w:t>
              </w:r>
              <w:proofErr w:type="spellEnd"/>
              <w:r>
                <w:rPr>
                  <w:rFonts w:ascii="Times New Roman" w:eastAsia="Times New Roman" w:hAnsi="Times New Roman" w:cs="Times New Roman"/>
                  <w:bCs/>
                  <w:color w:val="333333"/>
                  <w:sz w:val="24"/>
                  <w:szCs w:val="24"/>
                  <w:lang w:eastAsia="es-CO"/>
                </w:rPr>
                <w:t xml:space="preserve">, han asumido el control de extensas áreas de Siria e Irak (conocidas como </w:t>
              </w:r>
              <w:proofErr w:type="spellStart"/>
              <w:r>
                <w:rPr>
                  <w:rFonts w:ascii="Times New Roman" w:eastAsia="Times New Roman" w:hAnsi="Times New Roman" w:cs="Times New Roman"/>
                  <w:bCs/>
                  <w:color w:val="333333"/>
                  <w:sz w:val="24"/>
                  <w:szCs w:val="24"/>
                  <w:lang w:eastAsia="es-CO"/>
                </w:rPr>
                <w:t>Rojava</w:t>
              </w:r>
              <w:proofErr w:type="spellEnd"/>
              <w:r>
                <w:rPr>
                  <w:rFonts w:ascii="Times New Roman" w:eastAsia="Times New Roman" w:hAnsi="Times New Roman" w:cs="Times New Roman"/>
                  <w:bCs/>
                  <w:color w:val="333333"/>
                  <w:sz w:val="24"/>
                  <w:szCs w:val="24"/>
                  <w:lang w:eastAsia="es-CO"/>
                </w:rPr>
                <w:t>) y cuentan con el apoyo del gobierno sirio, de Irak y de Irán, y la rivalidad de Turquía.</w:t>
              </w:r>
            </w:ins>
          </w:p>
        </w:tc>
      </w:tr>
    </w:tbl>
    <w:p w14:paraId="6955EE99" w14:textId="77777777" w:rsidR="006E35C4" w:rsidRDefault="006E35C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20AF53E7" w14:textId="7D1737BD"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 lo anterior se suma la presencia de</w:t>
      </w:r>
      <w:r w:rsidR="00DC6387">
        <w:rPr>
          <w:rFonts w:ascii="Times New Roman" w:eastAsia="Times New Roman" w:hAnsi="Times New Roman" w:cs="Times New Roman"/>
          <w:bCs/>
          <w:color w:val="333333"/>
          <w:sz w:val="24"/>
          <w:szCs w:val="24"/>
          <w:lang w:eastAsia="es-CO"/>
        </w:rPr>
        <w:t xml:space="preserve"> los terroristas de</w:t>
      </w:r>
      <w:r w:rsidRPr="002F23E0">
        <w:rPr>
          <w:rFonts w:ascii="Times New Roman" w:eastAsia="Times New Roman" w:hAnsi="Times New Roman" w:cs="Times New Roman"/>
          <w:bCs/>
          <w:color w:val="333333"/>
          <w:sz w:val="24"/>
          <w:szCs w:val="24"/>
          <w:lang w:eastAsia="es-CO"/>
        </w:rPr>
        <w:t xml:space="preserve"> </w:t>
      </w:r>
      <w:r w:rsidRPr="001C3E80">
        <w:rPr>
          <w:rFonts w:ascii="Times New Roman" w:eastAsia="Times New Roman" w:hAnsi="Times New Roman" w:cs="Times New Roman"/>
          <w:b/>
          <w:bCs/>
          <w:color w:val="333333"/>
          <w:sz w:val="24"/>
          <w:szCs w:val="24"/>
          <w:lang w:eastAsia="es-CO"/>
        </w:rPr>
        <w:t>A</w:t>
      </w:r>
      <w:r w:rsidR="001C3E80">
        <w:rPr>
          <w:rFonts w:ascii="Times New Roman" w:eastAsia="Times New Roman" w:hAnsi="Times New Roman" w:cs="Times New Roman"/>
          <w:b/>
          <w:bCs/>
          <w:color w:val="333333"/>
          <w:sz w:val="24"/>
          <w:szCs w:val="24"/>
          <w:lang w:eastAsia="es-CO"/>
        </w:rPr>
        <w:t>l</w:t>
      </w:r>
      <w:r w:rsidRPr="001C3E80">
        <w:rPr>
          <w:rFonts w:ascii="Times New Roman" w:eastAsia="Times New Roman" w:hAnsi="Times New Roman" w:cs="Times New Roman"/>
          <w:b/>
          <w:bCs/>
          <w:color w:val="333333"/>
          <w:sz w:val="24"/>
          <w:szCs w:val="24"/>
          <w:lang w:eastAsia="es-CO"/>
        </w:rPr>
        <w:t xml:space="preserve"> Qaeda</w:t>
      </w:r>
      <w:r w:rsidR="00DC6387">
        <w:rPr>
          <w:rFonts w:ascii="Times New Roman" w:eastAsia="Times New Roman" w:hAnsi="Times New Roman" w:cs="Times New Roman"/>
          <w:b/>
          <w:bCs/>
          <w:color w:val="333333"/>
          <w:sz w:val="24"/>
          <w:szCs w:val="24"/>
          <w:lang w:eastAsia="es-CO"/>
        </w:rPr>
        <w:t xml:space="preserve">, </w:t>
      </w:r>
      <w:r w:rsidR="00DC6387">
        <w:rPr>
          <w:rFonts w:ascii="Times New Roman" w:eastAsia="Times New Roman" w:hAnsi="Times New Roman" w:cs="Times New Roman"/>
          <w:bCs/>
          <w:color w:val="333333"/>
          <w:sz w:val="24"/>
          <w:szCs w:val="24"/>
          <w:lang w:eastAsia="es-CO"/>
        </w:rPr>
        <w:t>seguidores de una versión radical de la tradición sunita</w:t>
      </w:r>
      <w:ins w:id="1540" w:author="Lilia Carvajal" w:date="2016-05-19T18:44:00Z">
        <w:r w:rsidR="00265646">
          <w:rPr>
            <w:rFonts w:ascii="Times New Roman" w:eastAsia="Times New Roman" w:hAnsi="Times New Roman" w:cs="Times New Roman"/>
            <w:bCs/>
            <w:color w:val="333333"/>
            <w:sz w:val="24"/>
            <w:szCs w:val="24"/>
            <w:lang w:eastAsia="es-CO"/>
          </w:rPr>
          <w:t>,</w:t>
        </w:r>
      </w:ins>
      <w:del w:id="1541" w:author="Lilia Carvajal" w:date="2016-05-19T11:45:00Z">
        <w:r w:rsidR="00DC6387" w:rsidDel="00964FD1">
          <w:rPr>
            <w:rFonts w:ascii="Times New Roman" w:eastAsia="Times New Roman" w:hAnsi="Times New Roman" w:cs="Times New Roman"/>
            <w:bCs/>
            <w:color w:val="333333"/>
            <w:sz w:val="24"/>
            <w:szCs w:val="24"/>
            <w:lang w:eastAsia="es-CO"/>
          </w:rPr>
          <w:delText>,</w:delText>
        </w:r>
      </w:del>
      <w:r w:rsidRPr="002F23E0">
        <w:rPr>
          <w:rFonts w:ascii="Times New Roman" w:eastAsia="Times New Roman" w:hAnsi="Times New Roman" w:cs="Times New Roman"/>
          <w:bCs/>
          <w:color w:val="333333"/>
          <w:sz w:val="24"/>
          <w:szCs w:val="24"/>
          <w:lang w:eastAsia="es-CO"/>
        </w:rPr>
        <w:t xml:space="preserve"> en Siria, Yemen y el norte y este de África. </w:t>
      </w:r>
      <w:r w:rsidR="0069504D" w:rsidRPr="002F23E0">
        <w:rPr>
          <w:rFonts w:ascii="Times New Roman" w:eastAsia="Times New Roman" w:hAnsi="Times New Roman" w:cs="Times New Roman"/>
          <w:bCs/>
          <w:color w:val="333333"/>
          <w:sz w:val="24"/>
          <w:szCs w:val="24"/>
          <w:lang w:eastAsia="es-CO"/>
        </w:rPr>
        <w:t xml:space="preserve">Esta presencia se intensificó luego de la invasión a </w:t>
      </w:r>
      <w:r w:rsidR="0069504D" w:rsidRPr="001C3E80">
        <w:rPr>
          <w:rFonts w:ascii="Times New Roman" w:eastAsia="Times New Roman" w:hAnsi="Times New Roman" w:cs="Times New Roman"/>
          <w:b/>
          <w:bCs/>
          <w:color w:val="333333"/>
          <w:sz w:val="24"/>
          <w:szCs w:val="24"/>
          <w:lang w:eastAsia="es-CO"/>
        </w:rPr>
        <w:t>Irak</w:t>
      </w:r>
      <w:r w:rsidR="00DC6387">
        <w:rPr>
          <w:rFonts w:ascii="Times New Roman" w:eastAsia="Times New Roman" w:hAnsi="Times New Roman" w:cs="Times New Roman"/>
          <w:bCs/>
          <w:color w:val="333333"/>
          <w:sz w:val="24"/>
          <w:szCs w:val="24"/>
          <w:lang w:eastAsia="es-CO"/>
        </w:rPr>
        <w:t xml:space="preserve"> en 2003, y a partir de 2014 un grupo </w:t>
      </w:r>
      <w:r w:rsidR="00FB0493">
        <w:rPr>
          <w:rFonts w:ascii="Times New Roman" w:eastAsia="Times New Roman" w:hAnsi="Times New Roman" w:cs="Times New Roman"/>
          <w:bCs/>
          <w:color w:val="333333"/>
          <w:sz w:val="24"/>
          <w:szCs w:val="24"/>
          <w:lang w:eastAsia="es-CO"/>
        </w:rPr>
        <w:t>de Al Qaeda situado en ese país se separó del resto y formó una nueva organización, conocida como Estado Islámico</w:t>
      </w:r>
      <w:ins w:id="1542" w:author="Lilia Carvajal" w:date="2016-05-19T11:46:00Z">
        <w:r w:rsidR="00964FD1">
          <w:rPr>
            <w:rFonts w:ascii="Times New Roman" w:eastAsia="Times New Roman" w:hAnsi="Times New Roman" w:cs="Times New Roman"/>
            <w:bCs/>
            <w:color w:val="333333"/>
            <w:sz w:val="24"/>
            <w:szCs w:val="24"/>
            <w:lang w:eastAsia="es-CO"/>
          </w:rPr>
          <w:t xml:space="preserve"> de Irak y el Levante</w:t>
        </w:r>
      </w:ins>
      <w:r w:rsidR="00FB0493">
        <w:rPr>
          <w:rFonts w:ascii="Times New Roman" w:eastAsia="Times New Roman" w:hAnsi="Times New Roman" w:cs="Times New Roman"/>
          <w:bCs/>
          <w:color w:val="333333"/>
          <w:sz w:val="24"/>
          <w:szCs w:val="24"/>
          <w:lang w:eastAsia="es-CO"/>
        </w:rPr>
        <w:t>, cuyo objetivo es conformar</w:t>
      </w:r>
      <w:r w:rsidR="0069504D" w:rsidRPr="002F23E0">
        <w:rPr>
          <w:rFonts w:ascii="Times New Roman" w:eastAsia="Times New Roman" w:hAnsi="Times New Roman" w:cs="Times New Roman"/>
          <w:bCs/>
          <w:color w:val="333333"/>
          <w:sz w:val="24"/>
          <w:szCs w:val="24"/>
          <w:lang w:eastAsia="es-CO"/>
        </w:rPr>
        <w:t xml:space="preserve"> un califato </w:t>
      </w:r>
      <w:r w:rsidR="00FB0493">
        <w:rPr>
          <w:rFonts w:ascii="Times New Roman" w:eastAsia="Times New Roman" w:hAnsi="Times New Roman" w:cs="Times New Roman"/>
          <w:bCs/>
          <w:color w:val="333333"/>
          <w:sz w:val="24"/>
          <w:szCs w:val="24"/>
          <w:lang w:eastAsia="es-CO"/>
        </w:rPr>
        <w:t>que una</w:t>
      </w:r>
      <w:r w:rsidR="0069504D" w:rsidRPr="002F23E0">
        <w:rPr>
          <w:rFonts w:ascii="Times New Roman" w:eastAsia="Times New Roman" w:hAnsi="Times New Roman" w:cs="Times New Roman"/>
          <w:bCs/>
          <w:color w:val="333333"/>
          <w:sz w:val="24"/>
          <w:szCs w:val="24"/>
          <w:lang w:eastAsia="es-CO"/>
        </w:rPr>
        <w:t xml:space="preserve"> todos los</w:t>
      </w:r>
      <w:r w:rsidR="00FB0493">
        <w:rPr>
          <w:rFonts w:ascii="Times New Roman" w:eastAsia="Times New Roman" w:hAnsi="Times New Roman" w:cs="Times New Roman"/>
          <w:bCs/>
          <w:color w:val="333333"/>
          <w:sz w:val="24"/>
          <w:szCs w:val="24"/>
          <w:lang w:eastAsia="es-CO"/>
        </w:rPr>
        <w:t xml:space="preserve"> territorios </w:t>
      </w:r>
      <w:ins w:id="1543" w:author="Lilia Carvajal" w:date="2016-05-19T11:46:00Z">
        <w:r w:rsidR="00964FD1" w:rsidRPr="002F23E0">
          <w:rPr>
            <w:rFonts w:ascii="Times New Roman" w:eastAsia="Times New Roman" w:hAnsi="Times New Roman" w:cs="Times New Roman"/>
            <w:bCs/>
            <w:color w:val="333333"/>
            <w:sz w:val="24"/>
            <w:szCs w:val="24"/>
            <w:lang w:eastAsia="es-CO"/>
          </w:rPr>
          <w:t>musulmanes</w:t>
        </w:r>
        <w:r w:rsidR="00964FD1">
          <w:rPr>
            <w:rFonts w:ascii="Times New Roman" w:eastAsia="Times New Roman" w:hAnsi="Times New Roman" w:cs="Times New Roman"/>
            <w:bCs/>
            <w:color w:val="333333"/>
            <w:sz w:val="24"/>
            <w:szCs w:val="24"/>
            <w:lang w:eastAsia="es-CO"/>
          </w:rPr>
          <w:t xml:space="preserve"> </w:t>
        </w:r>
      </w:ins>
      <w:r w:rsidR="00FB0493">
        <w:rPr>
          <w:rFonts w:ascii="Times New Roman" w:eastAsia="Times New Roman" w:hAnsi="Times New Roman" w:cs="Times New Roman"/>
          <w:bCs/>
          <w:color w:val="333333"/>
          <w:sz w:val="24"/>
          <w:szCs w:val="24"/>
          <w:lang w:eastAsia="es-CO"/>
        </w:rPr>
        <w:t>habitados</w:t>
      </w:r>
      <w:r w:rsidR="0069504D" w:rsidRPr="002F23E0">
        <w:rPr>
          <w:rFonts w:ascii="Times New Roman" w:eastAsia="Times New Roman" w:hAnsi="Times New Roman" w:cs="Times New Roman"/>
          <w:bCs/>
          <w:color w:val="333333"/>
          <w:sz w:val="24"/>
          <w:szCs w:val="24"/>
          <w:lang w:eastAsia="es-CO"/>
        </w:rPr>
        <w:t xml:space="preserve"> </w:t>
      </w:r>
      <w:del w:id="1544" w:author="Lilia Carvajal" w:date="2016-05-19T11:46:00Z">
        <w:r w:rsidR="0069504D" w:rsidRPr="002F23E0" w:rsidDel="00964FD1">
          <w:rPr>
            <w:rFonts w:ascii="Times New Roman" w:eastAsia="Times New Roman" w:hAnsi="Times New Roman" w:cs="Times New Roman"/>
            <w:bCs/>
            <w:color w:val="333333"/>
            <w:sz w:val="24"/>
            <w:szCs w:val="24"/>
            <w:lang w:eastAsia="es-CO"/>
          </w:rPr>
          <w:delText xml:space="preserve">musulmanes </w:delText>
        </w:r>
      </w:del>
      <w:r w:rsidR="00FB0493">
        <w:rPr>
          <w:rFonts w:ascii="Times New Roman" w:eastAsia="Times New Roman" w:hAnsi="Times New Roman" w:cs="Times New Roman"/>
          <w:bCs/>
          <w:color w:val="333333"/>
          <w:sz w:val="24"/>
          <w:szCs w:val="24"/>
          <w:lang w:eastAsia="es-CO"/>
        </w:rPr>
        <w:t xml:space="preserve">y se enfrente de forma exitosa </w:t>
      </w:r>
      <w:r w:rsidR="0069504D" w:rsidRPr="002F23E0">
        <w:rPr>
          <w:rFonts w:ascii="Times New Roman" w:eastAsia="Times New Roman" w:hAnsi="Times New Roman" w:cs="Times New Roman"/>
          <w:bCs/>
          <w:color w:val="333333"/>
          <w:sz w:val="24"/>
          <w:szCs w:val="24"/>
          <w:lang w:eastAsia="es-CO"/>
        </w:rPr>
        <w:t xml:space="preserve">contra Occidente. </w:t>
      </w:r>
    </w:p>
    <w:p w14:paraId="0132831D" w14:textId="77777777" w:rsidR="00C1315F" w:rsidRDefault="00FB04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Estado Islámico</w:t>
      </w:r>
      <w:r w:rsidR="0069504D" w:rsidRPr="002F23E0">
        <w:rPr>
          <w:rFonts w:ascii="Times New Roman" w:eastAsia="Times New Roman" w:hAnsi="Times New Roman" w:cs="Times New Roman"/>
          <w:bCs/>
          <w:color w:val="333333"/>
          <w:sz w:val="24"/>
          <w:szCs w:val="24"/>
          <w:lang w:eastAsia="es-CO"/>
        </w:rPr>
        <w:t xml:space="preserve"> tiene presencia en </w:t>
      </w:r>
      <w:r w:rsidR="0069504D" w:rsidRPr="001C3E80">
        <w:rPr>
          <w:rFonts w:ascii="Times New Roman" w:eastAsia="Times New Roman" w:hAnsi="Times New Roman" w:cs="Times New Roman"/>
          <w:b/>
          <w:bCs/>
          <w:color w:val="333333"/>
          <w:sz w:val="24"/>
          <w:szCs w:val="24"/>
          <w:lang w:eastAsia="es-CO"/>
        </w:rPr>
        <w:t>Siria</w:t>
      </w:r>
      <w:r w:rsidR="0069504D" w:rsidRPr="002F23E0">
        <w:rPr>
          <w:rFonts w:ascii="Times New Roman" w:eastAsia="Times New Roman" w:hAnsi="Times New Roman" w:cs="Times New Roman"/>
          <w:bCs/>
          <w:color w:val="333333"/>
          <w:sz w:val="24"/>
          <w:szCs w:val="24"/>
          <w:lang w:eastAsia="es-CO"/>
        </w:rPr>
        <w:t xml:space="preserve"> e Irak, pero </w:t>
      </w:r>
      <w:r>
        <w:rPr>
          <w:rFonts w:ascii="Times New Roman" w:eastAsia="Times New Roman" w:hAnsi="Times New Roman" w:cs="Times New Roman"/>
          <w:bCs/>
          <w:color w:val="333333"/>
          <w:sz w:val="24"/>
          <w:szCs w:val="24"/>
          <w:lang w:eastAsia="es-CO"/>
        </w:rPr>
        <w:t xml:space="preserve">también </w:t>
      </w:r>
      <w:r w:rsidR="0069504D" w:rsidRPr="002F23E0">
        <w:rPr>
          <w:rFonts w:ascii="Times New Roman" w:eastAsia="Times New Roman" w:hAnsi="Times New Roman" w:cs="Times New Roman"/>
          <w:bCs/>
          <w:color w:val="333333"/>
          <w:sz w:val="24"/>
          <w:szCs w:val="24"/>
          <w:lang w:eastAsia="es-CO"/>
        </w:rPr>
        <w:t xml:space="preserve">avanza </w:t>
      </w:r>
      <w:r w:rsidR="007D6B16" w:rsidRPr="002F23E0">
        <w:rPr>
          <w:rFonts w:ascii="Times New Roman" w:eastAsia="Times New Roman" w:hAnsi="Times New Roman" w:cs="Times New Roman"/>
          <w:bCs/>
          <w:color w:val="333333"/>
          <w:sz w:val="24"/>
          <w:szCs w:val="24"/>
          <w:lang w:eastAsia="es-CO"/>
        </w:rPr>
        <w:t xml:space="preserve">cada vez </w:t>
      </w:r>
      <w:r w:rsidR="007D6B16">
        <w:rPr>
          <w:rFonts w:ascii="Times New Roman" w:eastAsia="Times New Roman" w:hAnsi="Times New Roman" w:cs="Times New Roman"/>
          <w:bCs/>
          <w:color w:val="333333"/>
          <w:sz w:val="24"/>
          <w:szCs w:val="24"/>
          <w:lang w:eastAsia="es-CO"/>
        </w:rPr>
        <w:t xml:space="preserve">más </w:t>
      </w:r>
      <w:r>
        <w:rPr>
          <w:rFonts w:ascii="Times New Roman" w:eastAsia="Times New Roman" w:hAnsi="Times New Roman" w:cs="Times New Roman"/>
          <w:bCs/>
          <w:color w:val="333333"/>
          <w:sz w:val="24"/>
          <w:szCs w:val="24"/>
          <w:lang w:eastAsia="es-CO"/>
        </w:rPr>
        <w:t>en regiones de Libia y Afganistán</w:t>
      </w:r>
      <w:r w:rsidR="0069504D" w:rsidRPr="002F23E0">
        <w:rPr>
          <w:rFonts w:ascii="Times New Roman" w:eastAsia="Times New Roman" w:hAnsi="Times New Roman" w:cs="Times New Roman"/>
          <w:bCs/>
          <w:color w:val="333333"/>
          <w:sz w:val="24"/>
          <w:szCs w:val="24"/>
          <w:lang w:eastAsia="es-CO"/>
        </w:rPr>
        <w:t xml:space="preserve">. </w:t>
      </w:r>
    </w:p>
    <w:tbl>
      <w:tblPr>
        <w:tblStyle w:val="Tablaconcuadrcula"/>
        <w:tblW w:w="0" w:type="auto"/>
        <w:tblLook w:val="04A0" w:firstRow="1" w:lastRow="0" w:firstColumn="1" w:lastColumn="0" w:noHBand="0" w:noVBand="1"/>
      </w:tblPr>
      <w:tblGrid>
        <w:gridCol w:w="2468"/>
        <w:gridCol w:w="6360"/>
      </w:tblGrid>
      <w:tr w:rsidR="004356CC" w:rsidRPr="005D1738" w14:paraId="6F07CB8A" w14:textId="77777777" w:rsidTr="00163B31">
        <w:tc>
          <w:tcPr>
            <w:tcW w:w="8828" w:type="dxa"/>
            <w:gridSpan w:val="2"/>
            <w:shd w:val="clear" w:color="auto" w:fill="000000" w:themeFill="text1"/>
          </w:tcPr>
          <w:p w14:paraId="09DC99E0" w14:textId="77777777" w:rsidR="004356CC" w:rsidRPr="00D873FD" w:rsidRDefault="004356CC" w:rsidP="00B0068D">
            <w:pPr>
              <w:jc w:val="center"/>
              <w:rPr>
                <w:rFonts w:ascii="Times New Roman" w:hAnsi="Times New Roman" w:cs="Times New Roman"/>
                <w:b/>
                <w:color w:val="FFFFFF" w:themeColor="background1"/>
              </w:rPr>
            </w:pPr>
            <w:r w:rsidRPr="00D873FD">
              <w:rPr>
                <w:rFonts w:ascii="Times New Roman" w:hAnsi="Times New Roman" w:cs="Times New Roman"/>
                <w:b/>
                <w:color w:val="FFFFFF" w:themeColor="background1"/>
              </w:rPr>
              <w:t>Profundiza: recurso nuevo</w:t>
            </w:r>
          </w:p>
        </w:tc>
      </w:tr>
      <w:tr w:rsidR="004356CC" w14:paraId="1381C428" w14:textId="77777777" w:rsidTr="00163B31">
        <w:tc>
          <w:tcPr>
            <w:tcW w:w="2468" w:type="dxa"/>
          </w:tcPr>
          <w:p w14:paraId="19185613" w14:textId="77777777" w:rsidR="004356CC" w:rsidRPr="00D873FD" w:rsidRDefault="004356CC" w:rsidP="00B0068D">
            <w:pPr>
              <w:rPr>
                <w:rFonts w:ascii="Times New Roman" w:hAnsi="Times New Roman" w:cs="Times New Roman"/>
                <w:b/>
                <w:color w:val="000000"/>
                <w:sz w:val="18"/>
                <w:szCs w:val="18"/>
              </w:rPr>
            </w:pPr>
            <w:r w:rsidRPr="00D873FD">
              <w:rPr>
                <w:rFonts w:ascii="Times New Roman" w:hAnsi="Times New Roman" w:cs="Times New Roman"/>
                <w:b/>
                <w:color w:val="000000"/>
                <w:sz w:val="18"/>
                <w:szCs w:val="18"/>
              </w:rPr>
              <w:t>Código</w:t>
            </w:r>
          </w:p>
        </w:tc>
        <w:tc>
          <w:tcPr>
            <w:tcW w:w="6360" w:type="dxa"/>
          </w:tcPr>
          <w:p w14:paraId="55AAC62E" w14:textId="4AFFE117" w:rsidR="004356CC" w:rsidRPr="00D873FD" w:rsidRDefault="0029530B" w:rsidP="00B0068D">
            <w:pPr>
              <w:rPr>
                <w:rFonts w:ascii="Times New Roman" w:hAnsi="Times New Roman" w:cs="Times New Roman"/>
                <w:b/>
                <w:color w:val="000000"/>
                <w:sz w:val="18"/>
                <w:szCs w:val="18"/>
              </w:rPr>
            </w:pPr>
            <w:r>
              <w:rPr>
                <w:rFonts w:ascii="Arial" w:hAnsi="Arial"/>
                <w:sz w:val="18"/>
                <w:szCs w:val="18"/>
                <w:lang w:val="es-ES_tradnl"/>
              </w:rPr>
              <w:t>CS_10_02_CO_REC</w:t>
            </w:r>
            <w:ins w:id="1545" w:author="Cuenta Microsoft" w:date="2016-05-20T12:03:00Z">
              <w:r w:rsidR="00C00E85">
                <w:rPr>
                  <w:rFonts w:ascii="Arial" w:hAnsi="Arial"/>
                  <w:sz w:val="18"/>
                  <w:szCs w:val="18"/>
                  <w:lang w:val="es-ES_tradnl"/>
                </w:rPr>
                <w:t>80</w:t>
              </w:r>
            </w:ins>
            <w:del w:id="1546" w:author="Cuenta Microsoft" w:date="2016-05-20T12:03:00Z">
              <w:r w:rsidDel="00C00E85">
                <w:rPr>
                  <w:rFonts w:ascii="Arial" w:hAnsi="Arial"/>
                  <w:sz w:val="18"/>
                  <w:szCs w:val="18"/>
                  <w:lang w:val="es-ES_tradnl"/>
                </w:rPr>
                <w:delText>13</w:delText>
              </w:r>
              <w:r w:rsidR="0072602C" w:rsidDel="00C00E85">
                <w:rPr>
                  <w:rFonts w:ascii="Arial" w:hAnsi="Arial"/>
                  <w:sz w:val="18"/>
                  <w:szCs w:val="18"/>
                  <w:lang w:val="es-ES_tradnl"/>
                </w:rPr>
                <w:delText>0</w:delText>
              </w:r>
            </w:del>
          </w:p>
        </w:tc>
      </w:tr>
      <w:tr w:rsidR="004356CC" w14:paraId="69A17239" w14:textId="77777777" w:rsidTr="00163B31">
        <w:tc>
          <w:tcPr>
            <w:tcW w:w="2468" w:type="dxa"/>
          </w:tcPr>
          <w:p w14:paraId="744EE627" w14:textId="77777777"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0" w:type="dxa"/>
          </w:tcPr>
          <w:p w14:paraId="11E06C25" w14:textId="0E67CEE9" w:rsidR="004356CC" w:rsidRPr="00D77509" w:rsidRDefault="006A06FE" w:rsidP="00B0068D">
            <w:pPr>
              <w:rPr>
                <w:rFonts w:ascii="Arial" w:hAnsi="Arial" w:cs="Arial"/>
                <w:sz w:val="18"/>
                <w:szCs w:val="18"/>
                <w:lang w:val="es-ES_tradnl"/>
              </w:rPr>
            </w:pPr>
            <w:ins w:id="1547" w:author="Cuenta Microsoft" w:date="2016-05-20T12:04:00Z">
              <w:r w:rsidRPr="006A06FE">
                <w:rPr>
                  <w:rFonts w:ascii="Arial" w:hAnsi="Arial" w:cs="Arial"/>
                  <w:sz w:val="18"/>
                  <w:szCs w:val="18"/>
                  <w:lang w:val="es-ES_tradnl"/>
                </w:rPr>
                <w:t>El conflicto árabe-israelí</w:t>
              </w:r>
            </w:ins>
            <w:del w:id="1548" w:author="Cuenta Microsoft" w:date="2016-05-20T12:03:00Z">
              <w:r w:rsidR="004356CC" w:rsidDel="00C00E85">
                <w:rPr>
                  <w:rFonts w:ascii="Arial" w:hAnsi="Arial" w:cs="Arial"/>
                  <w:sz w:val="18"/>
                  <w:szCs w:val="18"/>
                  <w:lang w:val="es-ES_tradnl"/>
                </w:rPr>
                <w:delText>Visiones sobre el conflicto palestino-israelí</w:delText>
              </w:r>
            </w:del>
          </w:p>
        </w:tc>
      </w:tr>
      <w:tr w:rsidR="004356CC" w14:paraId="6378E2BE" w14:textId="77777777" w:rsidTr="00163B31">
        <w:tc>
          <w:tcPr>
            <w:tcW w:w="2468" w:type="dxa"/>
          </w:tcPr>
          <w:p w14:paraId="71A7EA0B" w14:textId="77777777"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0" w:type="dxa"/>
          </w:tcPr>
          <w:p w14:paraId="51CA9311" w14:textId="6FA88480" w:rsidR="004356CC" w:rsidRPr="00D77509" w:rsidRDefault="006A06FE" w:rsidP="00E45973">
            <w:pPr>
              <w:rPr>
                <w:rFonts w:ascii="Arial" w:hAnsi="Arial" w:cs="Arial"/>
                <w:sz w:val="18"/>
                <w:szCs w:val="18"/>
                <w:lang w:val="es-ES_tradnl"/>
              </w:rPr>
            </w:pPr>
            <w:ins w:id="1549" w:author="Cuenta Microsoft" w:date="2016-05-20T12:04:00Z">
              <w:r w:rsidRPr="006A06FE">
                <w:rPr>
                  <w:rFonts w:ascii="Arial" w:hAnsi="Arial" w:cs="Arial"/>
                  <w:sz w:val="18"/>
                  <w:szCs w:val="18"/>
                  <w:lang w:val="es-ES_tradnl"/>
                </w:rPr>
                <w:t>Interactivo que presenta los protagonistas, los intereses y las estrategias implicadas en el conflicto árabe israelí</w:t>
              </w:r>
            </w:ins>
            <w:del w:id="1550" w:author="Cuenta Microsoft" w:date="2016-05-20T12:04:00Z">
              <w:r w:rsidR="00E45973" w:rsidDel="006A06FE">
                <w:rPr>
                  <w:rFonts w:ascii="Arial" w:hAnsi="Arial" w:cs="Arial"/>
                  <w:sz w:val="18"/>
                  <w:szCs w:val="18"/>
                  <w:lang w:val="es-ES_tradnl"/>
                </w:rPr>
                <w:delText>Lee</w:delText>
              </w:r>
              <w:r w:rsidR="004356CC" w:rsidDel="006A06FE">
                <w:rPr>
                  <w:rFonts w:ascii="Arial" w:hAnsi="Arial" w:cs="Arial"/>
                  <w:sz w:val="18"/>
                  <w:szCs w:val="18"/>
                  <w:lang w:val="es-ES_tradnl"/>
                </w:rPr>
                <w:delText xml:space="preserve"> </w:delText>
              </w:r>
              <w:r w:rsidR="00E45973" w:rsidDel="006A06FE">
                <w:rPr>
                  <w:rFonts w:ascii="Arial" w:hAnsi="Arial" w:cs="Arial"/>
                  <w:sz w:val="18"/>
                  <w:szCs w:val="18"/>
                  <w:lang w:val="es-ES_tradnl"/>
                </w:rPr>
                <w:delText>el</w:delText>
              </w:r>
              <w:r w:rsidR="004356CC" w:rsidDel="006A06FE">
                <w:rPr>
                  <w:rFonts w:ascii="Arial" w:hAnsi="Arial" w:cs="Arial"/>
                  <w:sz w:val="18"/>
                  <w:szCs w:val="18"/>
                  <w:lang w:val="es-ES_tradnl"/>
                </w:rPr>
                <w:delText xml:space="preserve"> texto, </w:delText>
              </w:r>
              <w:r w:rsidR="00E45973" w:rsidDel="006A06FE">
                <w:rPr>
                  <w:rFonts w:ascii="Arial" w:hAnsi="Arial" w:cs="Arial"/>
                  <w:sz w:val="18"/>
                  <w:szCs w:val="18"/>
                  <w:lang w:val="es-ES_tradnl"/>
                </w:rPr>
                <w:delText xml:space="preserve">encuentra los </w:delText>
              </w:r>
              <w:r w:rsidR="004356CC" w:rsidDel="006A06FE">
                <w:rPr>
                  <w:rFonts w:ascii="Arial" w:hAnsi="Arial" w:cs="Arial"/>
                  <w:sz w:val="18"/>
                  <w:szCs w:val="18"/>
                  <w:lang w:val="es-ES_tradnl"/>
                </w:rPr>
                <w:delText>espacios en blanco y compl</w:delText>
              </w:r>
              <w:r w:rsidR="00E45973" w:rsidDel="006A06FE">
                <w:rPr>
                  <w:rFonts w:ascii="Arial" w:hAnsi="Arial" w:cs="Arial"/>
                  <w:sz w:val="18"/>
                  <w:szCs w:val="18"/>
                  <w:lang w:val="es-ES_tradnl"/>
                </w:rPr>
                <w:delText>é</w:delText>
              </w:r>
              <w:r w:rsidR="004356CC" w:rsidDel="006A06FE">
                <w:rPr>
                  <w:rFonts w:ascii="Arial" w:hAnsi="Arial" w:cs="Arial"/>
                  <w:sz w:val="18"/>
                  <w:szCs w:val="18"/>
                  <w:lang w:val="es-ES_tradnl"/>
                </w:rPr>
                <w:delText>talos con las</w:delText>
              </w:r>
              <w:r w:rsidR="00E45973" w:rsidDel="006A06FE">
                <w:rPr>
                  <w:rFonts w:ascii="Arial" w:hAnsi="Arial" w:cs="Arial"/>
                  <w:sz w:val="18"/>
                  <w:szCs w:val="18"/>
                  <w:lang w:val="es-ES_tradnl"/>
                </w:rPr>
                <w:delText xml:space="preserve"> palabras adecuadas</w:delText>
              </w:r>
            </w:del>
          </w:p>
        </w:tc>
      </w:tr>
    </w:tbl>
    <w:p w14:paraId="2F9F7E9F" w14:textId="77777777" w:rsidR="004356CC" w:rsidRPr="002F23E0"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14C96D4F" w14:textId="77777777" w:rsidR="001419EA" w:rsidRDefault="005C529E" w:rsidP="002F23E0">
      <w:pPr>
        <w:shd w:val="clear" w:color="auto" w:fill="FFFFFF"/>
        <w:spacing w:after="225" w:line="240" w:lineRule="auto"/>
        <w:rPr>
          <w:rFonts w:ascii="Times New Roman" w:hAnsi="Times New Roman" w:cs="Times New Roman"/>
          <w:sz w:val="24"/>
          <w:szCs w:val="24"/>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00DC4F11">
        <w:rPr>
          <w:rFonts w:ascii="Times New Roman" w:hAnsi="Times New Roman" w:cs="Times New Roman"/>
          <w:b/>
          <w:sz w:val="24"/>
          <w:szCs w:val="24"/>
        </w:rPr>
        <w:t>3</w:t>
      </w:r>
      <w:r w:rsidR="0034418D">
        <w:rPr>
          <w:rFonts w:ascii="Times New Roman" w:hAnsi="Times New Roman" w:cs="Times New Roman"/>
          <w:b/>
          <w:sz w:val="24"/>
          <w:szCs w:val="24"/>
        </w:rPr>
        <w:t>.1</w:t>
      </w:r>
      <w:r w:rsidR="001419EA" w:rsidRPr="002D46F9">
        <w:rPr>
          <w:rFonts w:ascii="Times New Roman" w:hAnsi="Times New Roman" w:cs="Times New Roman"/>
          <w:b/>
          <w:sz w:val="24"/>
          <w:szCs w:val="24"/>
        </w:rPr>
        <w:t xml:space="preserve"> </w:t>
      </w:r>
      <w:r w:rsidR="004B3751" w:rsidRPr="002D46F9">
        <w:rPr>
          <w:rFonts w:ascii="Times New Roman" w:hAnsi="Times New Roman" w:cs="Times New Roman"/>
          <w:b/>
          <w:sz w:val="24"/>
          <w:szCs w:val="24"/>
        </w:rPr>
        <w:t>Israel-Palestina, obstáculos que persisten</w:t>
      </w:r>
    </w:p>
    <w:p w14:paraId="0E73377C" w14:textId="77777777" w:rsidR="009412E4" w:rsidRPr="002F23E0"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Las diferentes negociaciones entre </w:t>
      </w:r>
      <w:r w:rsidRPr="001C3E80">
        <w:rPr>
          <w:rFonts w:ascii="Times New Roman" w:eastAsia="Times New Roman" w:hAnsi="Times New Roman" w:cs="Times New Roman"/>
          <w:b/>
          <w:bCs/>
          <w:color w:val="333333"/>
          <w:sz w:val="24"/>
          <w:szCs w:val="24"/>
          <w:lang w:eastAsia="es-CO"/>
        </w:rPr>
        <w:t xml:space="preserve">israelíes </w:t>
      </w:r>
      <w:r w:rsidRPr="002F23E0">
        <w:rPr>
          <w:rFonts w:ascii="Times New Roman" w:eastAsia="Times New Roman" w:hAnsi="Times New Roman" w:cs="Times New Roman"/>
          <w:bCs/>
          <w:color w:val="333333"/>
          <w:sz w:val="24"/>
          <w:szCs w:val="24"/>
          <w:lang w:eastAsia="es-CO"/>
        </w:rPr>
        <w:t xml:space="preserve">y </w:t>
      </w:r>
      <w:r w:rsidRPr="001C3E80">
        <w:rPr>
          <w:rFonts w:ascii="Times New Roman" w:eastAsia="Times New Roman" w:hAnsi="Times New Roman" w:cs="Times New Roman"/>
          <w:b/>
          <w:bCs/>
          <w:color w:val="333333"/>
          <w:sz w:val="24"/>
          <w:szCs w:val="24"/>
          <w:lang w:eastAsia="es-CO"/>
        </w:rPr>
        <w:t>palestinos</w:t>
      </w:r>
      <w:r w:rsidR="001419EA" w:rsidRPr="001C3E80">
        <w:rPr>
          <w:rFonts w:ascii="Times New Roman" w:eastAsia="Times New Roman" w:hAnsi="Times New Roman" w:cs="Times New Roman"/>
          <w:b/>
          <w:bCs/>
          <w:color w:val="333333"/>
          <w:sz w:val="24"/>
          <w:szCs w:val="24"/>
          <w:lang w:eastAsia="es-CO"/>
        </w:rPr>
        <w:t>,</w:t>
      </w:r>
      <w:r w:rsidR="001419EA">
        <w:rPr>
          <w:rFonts w:ascii="Times New Roman" w:eastAsia="Times New Roman" w:hAnsi="Times New Roman" w:cs="Times New Roman"/>
          <w:bCs/>
          <w:color w:val="333333"/>
          <w:sz w:val="24"/>
          <w:szCs w:val="24"/>
          <w:lang w:eastAsia="es-CO"/>
        </w:rPr>
        <w:t xml:space="preserve"> emprendidas desde mediados del siglo </w:t>
      </w:r>
      <w:r w:rsidR="00F8433C">
        <w:rPr>
          <w:rFonts w:ascii="Times New Roman" w:eastAsia="Times New Roman" w:hAnsi="Times New Roman" w:cs="Times New Roman"/>
          <w:bCs/>
          <w:smallCaps/>
          <w:color w:val="333333"/>
          <w:sz w:val="24"/>
          <w:szCs w:val="24"/>
          <w:lang w:eastAsia="es-CO"/>
        </w:rPr>
        <w:t>xx</w:t>
      </w:r>
      <w:r w:rsidR="00F8433C">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para encontrar solución al conflicto</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tienen obstáculos que persisten. Por lo general, los diálogos encuentran </w:t>
      </w:r>
      <w:r w:rsidR="001419EA">
        <w:rPr>
          <w:rFonts w:ascii="Times New Roman" w:eastAsia="Times New Roman" w:hAnsi="Times New Roman" w:cs="Times New Roman"/>
          <w:bCs/>
          <w:color w:val="333333"/>
          <w:sz w:val="24"/>
          <w:szCs w:val="24"/>
          <w:lang w:eastAsia="es-CO"/>
        </w:rPr>
        <w:t xml:space="preserve">puntos insalvables </w:t>
      </w:r>
      <w:r w:rsidRPr="002F23E0">
        <w:rPr>
          <w:rFonts w:ascii="Times New Roman" w:eastAsia="Times New Roman" w:hAnsi="Times New Roman" w:cs="Times New Roman"/>
          <w:bCs/>
          <w:color w:val="333333"/>
          <w:sz w:val="24"/>
          <w:szCs w:val="24"/>
          <w:lang w:eastAsia="es-CO"/>
        </w:rPr>
        <w:t>en los siguientes aspectos</w:t>
      </w:r>
      <w:r w:rsidR="00866953">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p>
    <w:tbl>
      <w:tblPr>
        <w:tblStyle w:val="Tablaconcuadrcula"/>
        <w:tblW w:w="0" w:type="auto"/>
        <w:tblLook w:val="04A0" w:firstRow="1" w:lastRow="0" w:firstColumn="1" w:lastColumn="0" w:noHBand="0" w:noVBand="1"/>
      </w:tblPr>
      <w:tblGrid>
        <w:gridCol w:w="2318"/>
        <w:gridCol w:w="6736"/>
      </w:tblGrid>
      <w:tr w:rsidR="00211945" w:rsidRPr="005D1738" w:rsidDel="00372A39" w14:paraId="0B507C94" w14:textId="1EC72A99" w:rsidTr="00B0068D">
        <w:trPr>
          <w:del w:id="1551" w:author="Cuenta Microsoft" w:date="2016-05-20T11:39:00Z"/>
        </w:trPr>
        <w:tc>
          <w:tcPr>
            <w:tcW w:w="9033" w:type="dxa"/>
            <w:gridSpan w:val="2"/>
            <w:shd w:val="clear" w:color="auto" w:fill="0D0D0D" w:themeFill="text1" w:themeFillTint="F2"/>
          </w:tcPr>
          <w:p w14:paraId="752443F8" w14:textId="54ECE2D7" w:rsidR="00211945" w:rsidRPr="005D1738" w:rsidDel="00372A39" w:rsidRDefault="00211945" w:rsidP="00B0068D">
            <w:pPr>
              <w:jc w:val="center"/>
              <w:rPr>
                <w:del w:id="1552" w:author="Cuenta Microsoft" w:date="2016-05-20T11:39:00Z"/>
                <w:rFonts w:ascii="Times New Roman" w:hAnsi="Times New Roman" w:cs="Times New Roman"/>
                <w:b/>
                <w:color w:val="FFFFFF" w:themeColor="background1"/>
              </w:rPr>
            </w:pPr>
            <w:del w:id="1553" w:author="Cuenta Microsoft" w:date="2016-05-20T11:39:00Z">
              <w:r w:rsidRPr="005D1738" w:rsidDel="00372A39">
                <w:rPr>
                  <w:rFonts w:ascii="Times New Roman" w:hAnsi="Times New Roman" w:cs="Times New Roman"/>
                  <w:b/>
                  <w:color w:val="FFFFFF" w:themeColor="background1"/>
                </w:rPr>
                <w:delText>Imagen (fotografía, gráfica o ilustración)</w:delText>
              </w:r>
            </w:del>
          </w:p>
        </w:tc>
      </w:tr>
      <w:tr w:rsidR="00211945" w:rsidDel="00372A39" w14:paraId="459F654F" w14:textId="063F701A" w:rsidTr="00B0068D">
        <w:trPr>
          <w:del w:id="1554" w:author="Cuenta Microsoft" w:date="2016-05-20T11:39:00Z"/>
        </w:trPr>
        <w:tc>
          <w:tcPr>
            <w:tcW w:w="2518" w:type="dxa"/>
          </w:tcPr>
          <w:p w14:paraId="29C7FA6E" w14:textId="4E4245D9" w:rsidR="00211945" w:rsidRPr="00053744" w:rsidDel="00372A39" w:rsidRDefault="00211945" w:rsidP="00B0068D">
            <w:pPr>
              <w:rPr>
                <w:del w:id="1555" w:author="Cuenta Microsoft" w:date="2016-05-20T11:39:00Z"/>
                <w:rFonts w:ascii="Times New Roman" w:hAnsi="Times New Roman" w:cs="Times New Roman"/>
                <w:b/>
                <w:color w:val="000000"/>
                <w:sz w:val="18"/>
                <w:szCs w:val="18"/>
              </w:rPr>
            </w:pPr>
            <w:del w:id="1556" w:author="Cuenta Microsoft" w:date="2016-05-20T11:39:00Z">
              <w:r w:rsidDel="00372A39">
                <w:rPr>
                  <w:rFonts w:ascii="Times New Roman" w:hAnsi="Times New Roman" w:cs="Times New Roman"/>
                  <w:b/>
                  <w:color w:val="000000"/>
                  <w:sz w:val="18"/>
                  <w:szCs w:val="18"/>
                </w:rPr>
                <w:delText>Código</w:delText>
              </w:r>
            </w:del>
          </w:p>
        </w:tc>
        <w:tc>
          <w:tcPr>
            <w:tcW w:w="6515" w:type="dxa"/>
          </w:tcPr>
          <w:p w14:paraId="77DF1E6E" w14:textId="5950A7BA" w:rsidR="00211945" w:rsidRPr="00E462B5" w:rsidDel="00372A39" w:rsidRDefault="00211945" w:rsidP="00B0068D">
            <w:pPr>
              <w:rPr>
                <w:del w:id="1557" w:author="Cuenta Microsoft" w:date="2016-05-20T11:39:00Z"/>
                <w:rFonts w:ascii="Times New Roman" w:hAnsi="Times New Roman" w:cs="Times New Roman"/>
                <w:b/>
                <w:color w:val="000000"/>
                <w:sz w:val="18"/>
                <w:szCs w:val="18"/>
              </w:rPr>
            </w:pPr>
            <w:del w:id="1558" w:author="Cuenta Microsoft" w:date="2016-05-20T11:39:00Z">
              <w:r w:rsidRPr="00E462B5" w:rsidDel="00372A39">
                <w:rPr>
                  <w:rFonts w:ascii="Times New Roman" w:hAnsi="Times New Roman" w:cs="Times New Roman"/>
                  <w:color w:val="000000"/>
                  <w:sz w:val="18"/>
                  <w:szCs w:val="18"/>
                </w:rPr>
                <w:delText>CS_10_02_IMG</w:delText>
              </w:r>
              <w:r w:rsidR="00FF73D3" w:rsidDel="00372A39">
                <w:rPr>
                  <w:rFonts w:ascii="Times New Roman" w:hAnsi="Times New Roman" w:cs="Times New Roman"/>
                  <w:color w:val="000000"/>
                  <w:sz w:val="18"/>
                  <w:szCs w:val="18"/>
                </w:rPr>
                <w:delText>35</w:delText>
              </w:r>
            </w:del>
          </w:p>
        </w:tc>
      </w:tr>
      <w:tr w:rsidR="00211945" w:rsidDel="00372A39" w14:paraId="106488D5" w14:textId="3A77CB9E" w:rsidTr="00B0068D">
        <w:trPr>
          <w:del w:id="1559" w:author="Cuenta Microsoft" w:date="2016-05-20T11:39:00Z"/>
        </w:trPr>
        <w:tc>
          <w:tcPr>
            <w:tcW w:w="2518" w:type="dxa"/>
          </w:tcPr>
          <w:p w14:paraId="0EFE7194" w14:textId="34FB6F42" w:rsidR="00211945" w:rsidDel="00372A39" w:rsidRDefault="00211945" w:rsidP="00B0068D">
            <w:pPr>
              <w:rPr>
                <w:del w:id="1560" w:author="Cuenta Microsoft" w:date="2016-05-20T11:39:00Z"/>
                <w:rFonts w:ascii="Times New Roman" w:hAnsi="Times New Roman" w:cs="Times New Roman"/>
                <w:color w:val="000000"/>
              </w:rPr>
            </w:pPr>
            <w:del w:id="1561" w:author="Cuenta Microsoft" w:date="2016-05-20T11:39:00Z">
              <w:r w:rsidRPr="00053744" w:rsidDel="00372A39">
                <w:rPr>
                  <w:rFonts w:ascii="Times New Roman" w:hAnsi="Times New Roman" w:cs="Times New Roman"/>
                  <w:b/>
                  <w:color w:val="000000"/>
                  <w:sz w:val="18"/>
                  <w:szCs w:val="18"/>
                </w:rPr>
                <w:delText>Descripción</w:delText>
              </w:r>
            </w:del>
          </w:p>
        </w:tc>
        <w:tc>
          <w:tcPr>
            <w:tcW w:w="6515" w:type="dxa"/>
          </w:tcPr>
          <w:p w14:paraId="5257E121" w14:textId="5F1EC4FB" w:rsidR="00211945" w:rsidRPr="00E462B5" w:rsidDel="00372A39" w:rsidRDefault="00A0449A" w:rsidP="00B0068D">
            <w:pPr>
              <w:rPr>
                <w:del w:id="1562" w:author="Cuenta Microsoft" w:date="2016-05-20T11:39:00Z"/>
                <w:rFonts w:ascii="Times New Roman" w:hAnsi="Times New Roman" w:cs="Times New Roman"/>
                <w:color w:val="000000"/>
                <w:sz w:val="18"/>
                <w:szCs w:val="18"/>
              </w:rPr>
            </w:pPr>
            <w:del w:id="1563" w:author="Cuenta Microsoft" w:date="2016-05-20T11:39:00Z">
              <w:r w:rsidDel="00372A39">
                <w:rPr>
                  <w:rFonts w:ascii="Times New Roman" w:hAnsi="Times New Roman" w:cs="Times New Roman"/>
                  <w:color w:val="000000"/>
                  <w:sz w:val="18"/>
                  <w:szCs w:val="18"/>
                </w:rPr>
                <w:delText>Imagen de protestas palestinas</w:delText>
              </w:r>
            </w:del>
          </w:p>
        </w:tc>
      </w:tr>
      <w:tr w:rsidR="00211945" w:rsidDel="00372A39" w14:paraId="7E40F526" w14:textId="3568BBA1" w:rsidTr="00B0068D">
        <w:trPr>
          <w:del w:id="1564" w:author="Cuenta Microsoft" w:date="2016-05-20T11:39:00Z"/>
        </w:trPr>
        <w:tc>
          <w:tcPr>
            <w:tcW w:w="2518" w:type="dxa"/>
          </w:tcPr>
          <w:p w14:paraId="7BE1FEAF" w14:textId="38E44E1C" w:rsidR="00211945" w:rsidDel="00372A39" w:rsidRDefault="00211945" w:rsidP="00B0068D">
            <w:pPr>
              <w:rPr>
                <w:del w:id="1565" w:author="Cuenta Microsoft" w:date="2016-05-20T11:39:00Z"/>
                <w:rFonts w:ascii="Times New Roman" w:hAnsi="Times New Roman" w:cs="Times New Roman"/>
                <w:color w:val="000000"/>
              </w:rPr>
            </w:pPr>
            <w:del w:id="1566" w:author="Cuenta Microsoft" w:date="2016-05-20T11:39: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515" w:type="dxa"/>
          </w:tcPr>
          <w:p w14:paraId="27F47F54" w14:textId="299561DD" w:rsidR="00532862" w:rsidDel="00372A39" w:rsidRDefault="00532862" w:rsidP="00B0068D">
            <w:pPr>
              <w:rPr>
                <w:del w:id="1567" w:author="Cuenta Microsoft" w:date="2016-05-20T11:39:00Z"/>
                <w:rFonts w:ascii="Times New Roman" w:hAnsi="Times New Roman" w:cs="Times New Roman"/>
                <w:color w:val="000000"/>
                <w:sz w:val="18"/>
                <w:szCs w:val="18"/>
              </w:rPr>
            </w:pPr>
          </w:p>
          <w:p w14:paraId="69C587D0" w14:textId="182AE473" w:rsidR="00532862" w:rsidDel="00372A39" w:rsidRDefault="00DB4EE6" w:rsidP="00B0068D">
            <w:pPr>
              <w:rPr>
                <w:del w:id="1568" w:author="Cuenta Microsoft" w:date="2016-05-20T11:39:00Z"/>
                <w:rFonts w:ascii="Times New Roman" w:hAnsi="Times New Roman" w:cs="Times New Roman"/>
                <w:color w:val="000000"/>
                <w:sz w:val="18"/>
                <w:szCs w:val="18"/>
              </w:rPr>
            </w:pPr>
            <w:del w:id="1569" w:author="Cuenta Microsoft" w:date="2016-05-20T11:39:00Z">
              <w:r w:rsidDel="00372A39">
                <w:rPr>
                  <w:noProof/>
                  <w:lang w:eastAsia="es-CO"/>
                </w:rPr>
                <w:drawing>
                  <wp:inline distT="0" distB="0" distL="0" distR="0" wp14:anchorId="65AAC424" wp14:editId="633378E9">
                    <wp:extent cx="2032147" cy="1444266"/>
                    <wp:effectExtent l="0" t="0" r="6350" b="3810"/>
                    <wp:docPr id="2" name="Imagen 2" descr="http://thumb7.shutterstock.com/display_pic_with_logo/11095/11095,1232225655,1/stock-photo-jerusalem-january-demonstration-against-war-in-gaza-strip-on-january-at-old-city-23442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095/11095,1232225655,1/stock-photo-jerusalem-january-demonstration-against-war-in-gaza-strip-on-january-at-old-city-2344296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5802" cy="1468185"/>
                            </a:xfrm>
                            <a:prstGeom prst="rect">
                              <a:avLst/>
                            </a:prstGeom>
                            <a:noFill/>
                            <a:ln>
                              <a:noFill/>
                            </a:ln>
                          </pic:spPr>
                        </pic:pic>
                      </a:graphicData>
                    </a:graphic>
                  </wp:inline>
                </w:drawing>
              </w:r>
            </w:del>
          </w:p>
          <w:p w14:paraId="59F82FA5" w14:textId="42D0CACE" w:rsidR="00DB4EE6" w:rsidDel="00372A39" w:rsidRDefault="00DB4EE6" w:rsidP="00B0068D">
            <w:pPr>
              <w:rPr>
                <w:del w:id="1570" w:author="Cuenta Microsoft" w:date="2016-05-20T11:39:00Z"/>
                <w:rFonts w:ascii="Times New Roman" w:hAnsi="Times New Roman" w:cs="Times New Roman"/>
                <w:color w:val="000000"/>
                <w:sz w:val="18"/>
                <w:szCs w:val="18"/>
              </w:rPr>
            </w:pPr>
          </w:p>
          <w:p w14:paraId="2148BB2A" w14:textId="7272B3CD" w:rsidR="00211945" w:rsidRPr="00E462B5" w:rsidDel="00372A39" w:rsidRDefault="00964FD1" w:rsidP="00B0068D">
            <w:pPr>
              <w:rPr>
                <w:del w:id="1571" w:author="Cuenta Microsoft" w:date="2016-05-20T11:39:00Z"/>
                <w:rFonts w:ascii="Times New Roman" w:hAnsi="Times New Roman" w:cs="Times New Roman"/>
                <w:color w:val="000000"/>
                <w:sz w:val="18"/>
                <w:szCs w:val="18"/>
              </w:rPr>
            </w:pPr>
            <w:ins w:id="1572" w:author="Lilia Carvajal" w:date="2016-05-19T11:48:00Z">
              <w:del w:id="1573" w:author="Cuenta Microsoft" w:date="2016-05-20T11:39:00Z">
                <w:r w:rsidDel="00372A39">
                  <w:rPr>
                    <w:rFonts w:ascii="Times New Roman" w:hAnsi="Times New Roman" w:cs="Times New Roman"/>
                    <w:color w:val="000000"/>
                    <w:sz w:val="18"/>
                    <w:szCs w:val="18"/>
                  </w:rPr>
                  <w:fldChar w:fldCharType="begin"/>
                </w:r>
                <w:r w:rsidDel="00372A39">
                  <w:rPr>
                    <w:rFonts w:ascii="Times New Roman" w:hAnsi="Times New Roman" w:cs="Times New Roman"/>
                    <w:color w:val="000000"/>
                    <w:sz w:val="18"/>
                    <w:szCs w:val="18"/>
                  </w:rPr>
                  <w:delInstrText xml:space="preserve"> HYPERLINK "</w:delInstrText>
                </w:r>
              </w:del>
            </w:ins>
            <w:del w:id="1574" w:author="Cuenta Microsoft" w:date="2016-05-20T11:39:00Z">
              <w:r w:rsidRPr="00DB4EE6" w:rsidDel="00372A39">
                <w:rPr>
                  <w:rFonts w:ascii="Times New Roman" w:hAnsi="Times New Roman" w:cs="Times New Roman"/>
                  <w:color w:val="000000"/>
                  <w:sz w:val="18"/>
                  <w:szCs w:val="18"/>
                </w:rPr>
                <w:delInstrText>http://thumb7.shutterstock.com/display_pic_with_logo/11095/11095,1232225655,1/stock-photo-jerusalem-january-demonstration-against-war-in-gaza-strip-on-january-at-old-city-23442967.jpg</w:delInstrText>
              </w:r>
            </w:del>
            <w:ins w:id="1575" w:author="Lilia Carvajal" w:date="2016-05-19T11:48:00Z">
              <w:del w:id="1576" w:author="Cuenta Microsoft" w:date="2016-05-20T11:39:00Z">
                <w:r w:rsidDel="00372A39">
                  <w:rPr>
                    <w:rFonts w:ascii="Times New Roman" w:hAnsi="Times New Roman" w:cs="Times New Roman"/>
                    <w:color w:val="000000"/>
                    <w:sz w:val="18"/>
                    <w:szCs w:val="18"/>
                  </w:rPr>
                  <w:delInstrText xml:space="preserve">" </w:delInstrText>
                </w:r>
                <w:r w:rsidDel="00372A39">
                  <w:rPr>
                    <w:rFonts w:ascii="Times New Roman" w:hAnsi="Times New Roman" w:cs="Times New Roman"/>
                    <w:color w:val="000000"/>
                    <w:sz w:val="18"/>
                    <w:szCs w:val="18"/>
                  </w:rPr>
                  <w:fldChar w:fldCharType="separate"/>
                </w:r>
              </w:del>
            </w:ins>
            <w:del w:id="1577" w:author="Cuenta Microsoft" w:date="2016-05-20T11:39:00Z">
              <w:r w:rsidRPr="00E10A4E" w:rsidDel="00372A39">
                <w:rPr>
                  <w:rStyle w:val="Hipervnculo"/>
                  <w:rFonts w:ascii="Times New Roman" w:hAnsi="Times New Roman" w:cs="Times New Roman"/>
                  <w:sz w:val="18"/>
                  <w:szCs w:val="18"/>
                </w:rPr>
                <w:delText>http://thumb7.shutterstock.com/display_pic_with_logo/11095/11095,1232225655,1/stock-photo-jerusalem-january-demonstration-against-war-in-gaza-strip-on-january-at-old-city-23442967.jpg</w:delText>
              </w:r>
            </w:del>
            <w:ins w:id="1578" w:author="Lilia Carvajal" w:date="2016-05-19T11:48:00Z">
              <w:del w:id="1579" w:author="Cuenta Microsoft" w:date="2016-05-20T11:39:00Z">
                <w:r w:rsidDel="00372A39">
                  <w:rPr>
                    <w:rFonts w:ascii="Times New Roman" w:hAnsi="Times New Roman" w:cs="Times New Roman"/>
                    <w:color w:val="000000"/>
                    <w:sz w:val="18"/>
                    <w:szCs w:val="18"/>
                  </w:rPr>
                  <w:fldChar w:fldCharType="end"/>
                </w:r>
              </w:del>
            </w:ins>
          </w:p>
        </w:tc>
      </w:tr>
      <w:tr w:rsidR="00211945" w:rsidDel="00372A39" w14:paraId="0FA6A438" w14:textId="31BD2E96" w:rsidTr="00B0068D">
        <w:trPr>
          <w:del w:id="1580" w:author="Cuenta Microsoft" w:date="2016-05-20T11:39:00Z"/>
        </w:trPr>
        <w:tc>
          <w:tcPr>
            <w:tcW w:w="2518" w:type="dxa"/>
          </w:tcPr>
          <w:p w14:paraId="1D09AA2B" w14:textId="3AD14E7B" w:rsidR="00211945" w:rsidDel="00372A39" w:rsidRDefault="00211945" w:rsidP="00B0068D">
            <w:pPr>
              <w:rPr>
                <w:del w:id="1581" w:author="Cuenta Microsoft" w:date="2016-05-20T11:39:00Z"/>
                <w:rFonts w:ascii="Times New Roman" w:hAnsi="Times New Roman" w:cs="Times New Roman"/>
                <w:color w:val="000000"/>
              </w:rPr>
            </w:pPr>
            <w:del w:id="1582" w:author="Cuenta Microsoft" w:date="2016-05-20T11:39:00Z">
              <w:r w:rsidRPr="00053744" w:rsidDel="00372A39">
                <w:rPr>
                  <w:rFonts w:ascii="Times New Roman" w:hAnsi="Times New Roman" w:cs="Times New Roman"/>
                  <w:b/>
                  <w:color w:val="000000"/>
                  <w:sz w:val="18"/>
                  <w:szCs w:val="18"/>
                </w:rPr>
                <w:delText>Pie de imagen</w:delText>
              </w:r>
            </w:del>
          </w:p>
        </w:tc>
        <w:tc>
          <w:tcPr>
            <w:tcW w:w="6515" w:type="dxa"/>
          </w:tcPr>
          <w:p w14:paraId="16D1F4BD" w14:textId="01764838" w:rsidR="00211945" w:rsidRPr="00E462B5" w:rsidDel="00372A39" w:rsidRDefault="00211945" w:rsidP="00B0068D">
            <w:pPr>
              <w:rPr>
                <w:del w:id="1583" w:author="Cuenta Microsoft" w:date="2016-05-20T11:39:00Z"/>
                <w:rFonts w:ascii="Times New Roman" w:hAnsi="Times New Roman" w:cs="Times New Roman"/>
                <w:color w:val="000000"/>
                <w:sz w:val="18"/>
                <w:szCs w:val="18"/>
              </w:rPr>
            </w:pPr>
            <w:del w:id="1584" w:author="Cuenta Microsoft" w:date="2016-05-20T11:39:00Z">
              <w:r w:rsidDel="00372A39">
                <w:rPr>
                  <w:rFonts w:ascii="Times New Roman" w:hAnsi="Times New Roman" w:cs="Times New Roman"/>
                  <w:color w:val="000000"/>
                  <w:sz w:val="18"/>
                  <w:szCs w:val="18"/>
                </w:rPr>
                <w:delText>Para muchas personas del mundo, Israel es el culpable del conflicto entre palestinos y judíos.</w:delText>
              </w:r>
            </w:del>
          </w:p>
        </w:tc>
      </w:tr>
    </w:tbl>
    <w:p w14:paraId="403FF0BB" w14:textId="77777777" w:rsidR="00372A39" w:rsidRDefault="00211945" w:rsidP="002F23E0">
      <w:pPr>
        <w:shd w:val="clear" w:color="auto" w:fill="FFFFFF"/>
        <w:spacing w:after="225" w:line="240" w:lineRule="auto"/>
        <w:rPr>
          <w:ins w:id="1585" w:author="Cuenta Microsoft" w:date="2016-05-20T11:39:00Z"/>
          <w:rFonts w:ascii="Times New Roman" w:eastAsia="Times New Roman" w:hAnsi="Times New Roman" w:cs="Times New Roman"/>
          <w:bCs/>
          <w:i/>
          <w:color w:val="333333"/>
          <w:sz w:val="24"/>
          <w:szCs w:val="24"/>
          <w:lang w:eastAsia="es-CO"/>
        </w:rPr>
      </w:pPr>
      <w:del w:id="1586" w:author="Cuenta Microsoft" w:date="2016-05-20T11:39:00Z">
        <w:r w:rsidRPr="00F8433C" w:rsidDel="00372A39">
          <w:rPr>
            <w:rFonts w:ascii="Times New Roman" w:eastAsia="Times New Roman" w:hAnsi="Times New Roman" w:cs="Times New Roman"/>
            <w:bCs/>
            <w:i/>
            <w:color w:val="333333"/>
            <w:sz w:val="24"/>
            <w:szCs w:val="24"/>
            <w:lang w:eastAsia="es-CO"/>
          </w:rPr>
          <w:delText xml:space="preserve"> </w:delText>
        </w:r>
      </w:del>
    </w:p>
    <w:tbl>
      <w:tblPr>
        <w:tblStyle w:val="Tablaconcuadrcula"/>
        <w:tblW w:w="0" w:type="auto"/>
        <w:tblLook w:val="04A0" w:firstRow="1" w:lastRow="0" w:firstColumn="1" w:lastColumn="0" w:noHBand="0" w:noVBand="1"/>
      </w:tblPr>
      <w:tblGrid>
        <w:gridCol w:w="2318"/>
        <w:gridCol w:w="6736"/>
      </w:tblGrid>
      <w:tr w:rsidR="00372A39" w:rsidRPr="005D1738" w14:paraId="3EE5E318" w14:textId="77777777" w:rsidTr="00C00E85">
        <w:trPr>
          <w:ins w:id="1587" w:author="Cuenta Microsoft" w:date="2016-05-20T11:39:00Z"/>
        </w:trPr>
        <w:tc>
          <w:tcPr>
            <w:tcW w:w="9033" w:type="dxa"/>
            <w:gridSpan w:val="2"/>
            <w:shd w:val="clear" w:color="auto" w:fill="0D0D0D" w:themeFill="text1" w:themeFillTint="F2"/>
          </w:tcPr>
          <w:p w14:paraId="7003050E" w14:textId="77777777" w:rsidR="00372A39" w:rsidRPr="005D1738" w:rsidRDefault="00372A39" w:rsidP="00C00E85">
            <w:pPr>
              <w:jc w:val="center"/>
              <w:rPr>
                <w:ins w:id="1588" w:author="Cuenta Microsoft" w:date="2016-05-20T11:39:00Z"/>
                <w:rFonts w:ascii="Times New Roman" w:hAnsi="Times New Roman" w:cs="Times New Roman"/>
                <w:b/>
                <w:color w:val="FFFFFF" w:themeColor="background1"/>
              </w:rPr>
            </w:pPr>
            <w:ins w:id="1589" w:author="Cuenta Microsoft" w:date="2016-05-20T11:39:00Z">
              <w:r w:rsidRPr="005D1738">
                <w:rPr>
                  <w:rFonts w:ascii="Times New Roman" w:hAnsi="Times New Roman" w:cs="Times New Roman"/>
                  <w:b/>
                  <w:color w:val="FFFFFF" w:themeColor="background1"/>
                </w:rPr>
                <w:t>Imagen (fotografía, gráfica o ilustración)</w:t>
              </w:r>
            </w:ins>
          </w:p>
        </w:tc>
      </w:tr>
      <w:tr w:rsidR="00372A39" w14:paraId="745AF578" w14:textId="77777777" w:rsidTr="00C00E85">
        <w:trPr>
          <w:ins w:id="1590" w:author="Cuenta Microsoft" w:date="2016-05-20T11:39:00Z"/>
        </w:trPr>
        <w:tc>
          <w:tcPr>
            <w:tcW w:w="2518" w:type="dxa"/>
          </w:tcPr>
          <w:p w14:paraId="1445F70C" w14:textId="77777777" w:rsidR="00372A39" w:rsidRPr="00053744" w:rsidRDefault="00372A39" w:rsidP="00C00E85">
            <w:pPr>
              <w:rPr>
                <w:ins w:id="1591" w:author="Cuenta Microsoft" w:date="2016-05-20T11:39:00Z"/>
                <w:rFonts w:ascii="Times New Roman" w:hAnsi="Times New Roman" w:cs="Times New Roman"/>
                <w:b/>
                <w:color w:val="000000"/>
                <w:sz w:val="18"/>
                <w:szCs w:val="18"/>
              </w:rPr>
            </w:pPr>
            <w:ins w:id="1592" w:author="Cuenta Microsoft" w:date="2016-05-20T11:39:00Z">
              <w:r>
                <w:rPr>
                  <w:rFonts w:ascii="Times New Roman" w:hAnsi="Times New Roman" w:cs="Times New Roman"/>
                  <w:b/>
                  <w:color w:val="000000"/>
                  <w:sz w:val="18"/>
                  <w:szCs w:val="18"/>
                </w:rPr>
                <w:t>Código</w:t>
              </w:r>
            </w:ins>
          </w:p>
        </w:tc>
        <w:tc>
          <w:tcPr>
            <w:tcW w:w="6515" w:type="dxa"/>
          </w:tcPr>
          <w:p w14:paraId="5B234D57" w14:textId="77777777" w:rsidR="00372A39" w:rsidRPr="00E462B5" w:rsidRDefault="00372A39" w:rsidP="00C00E85">
            <w:pPr>
              <w:rPr>
                <w:ins w:id="1593" w:author="Cuenta Microsoft" w:date="2016-05-20T11:39:00Z"/>
                <w:rFonts w:ascii="Times New Roman" w:hAnsi="Times New Roman" w:cs="Times New Roman"/>
                <w:b/>
                <w:color w:val="000000"/>
                <w:sz w:val="18"/>
                <w:szCs w:val="18"/>
              </w:rPr>
            </w:pPr>
            <w:ins w:id="1594" w:author="Cuenta Microsoft" w:date="2016-05-20T11:39: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20</w:t>
              </w:r>
            </w:ins>
          </w:p>
        </w:tc>
      </w:tr>
      <w:tr w:rsidR="00372A39" w14:paraId="6FB33D8C" w14:textId="77777777" w:rsidTr="00C00E85">
        <w:trPr>
          <w:ins w:id="1595" w:author="Cuenta Microsoft" w:date="2016-05-20T11:39:00Z"/>
        </w:trPr>
        <w:tc>
          <w:tcPr>
            <w:tcW w:w="2518" w:type="dxa"/>
          </w:tcPr>
          <w:p w14:paraId="6087E7E4" w14:textId="77777777" w:rsidR="00372A39" w:rsidRDefault="00372A39" w:rsidP="00C00E85">
            <w:pPr>
              <w:rPr>
                <w:ins w:id="1596" w:author="Cuenta Microsoft" w:date="2016-05-20T11:39:00Z"/>
                <w:rFonts w:ascii="Times New Roman" w:hAnsi="Times New Roman" w:cs="Times New Roman"/>
                <w:color w:val="000000"/>
              </w:rPr>
            </w:pPr>
            <w:ins w:id="1597" w:author="Cuenta Microsoft" w:date="2016-05-20T11:39:00Z">
              <w:r w:rsidRPr="00053744">
                <w:rPr>
                  <w:rFonts w:ascii="Times New Roman" w:hAnsi="Times New Roman" w:cs="Times New Roman"/>
                  <w:b/>
                  <w:color w:val="000000"/>
                  <w:sz w:val="18"/>
                  <w:szCs w:val="18"/>
                </w:rPr>
                <w:t>Descripción</w:t>
              </w:r>
            </w:ins>
          </w:p>
        </w:tc>
        <w:tc>
          <w:tcPr>
            <w:tcW w:w="6515" w:type="dxa"/>
          </w:tcPr>
          <w:p w14:paraId="58D7F3DD" w14:textId="77777777" w:rsidR="00372A39" w:rsidRPr="00E462B5" w:rsidRDefault="00372A39" w:rsidP="00C00E85">
            <w:pPr>
              <w:rPr>
                <w:ins w:id="1598" w:author="Cuenta Microsoft" w:date="2016-05-20T11:39:00Z"/>
                <w:rFonts w:ascii="Times New Roman" w:hAnsi="Times New Roman" w:cs="Times New Roman"/>
                <w:color w:val="000000"/>
                <w:sz w:val="18"/>
                <w:szCs w:val="18"/>
              </w:rPr>
            </w:pPr>
            <w:ins w:id="1599" w:author="Cuenta Microsoft" w:date="2016-05-20T11:39:00Z">
              <w:r>
                <w:rPr>
                  <w:rFonts w:ascii="Times New Roman" w:hAnsi="Times New Roman" w:cs="Times New Roman"/>
                  <w:color w:val="000000"/>
                  <w:sz w:val="18"/>
                  <w:szCs w:val="18"/>
                </w:rPr>
                <w:t>Imagen de protestas palestinas</w:t>
              </w:r>
            </w:ins>
          </w:p>
        </w:tc>
      </w:tr>
      <w:tr w:rsidR="00372A39" w14:paraId="712B467E" w14:textId="77777777" w:rsidTr="00C00E85">
        <w:trPr>
          <w:ins w:id="1600" w:author="Cuenta Microsoft" w:date="2016-05-20T11:39:00Z"/>
        </w:trPr>
        <w:tc>
          <w:tcPr>
            <w:tcW w:w="2518" w:type="dxa"/>
          </w:tcPr>
          <w:p w14:paraId="4A4D2303" w14:textId="77777777" w:rsidR="00372A39" w:rsidRDefault="00372A39" w:rsidP="00C00E85">
            <w:pPr>
              <w:rPr>
                <w:ins w:id="1601" w:author="Cuenta Microsoft" w:date="2016-05-20T11:39:00Z"/>
                <w:rFonts w:ascii="Times New Roman" w:hAnsi="Times New Roman" w:cs="Times New Roman"/>
                <w:color w:val="000000"/>
              </w:rPr>
            </w:pPr>
            <w:ins w:id="1602" w:author="Cuenta Microsoft" w:date="2016-05-20T11:39: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515" w:type="dxa"/>
          </w:tcPr>
          <w:p w14:paraId="0C450D60" w14:textId="77777777" w:rsidR="00372A39" w:rsidRDefault="00372A39" w:rsidP="00C00E85">
            <w:pPr>
              <w:rPr>
                <w:ins w:id="1603" w:author="Cuenta Microsoft" w:date="2016-05-20T11:39:00Z"/>
                <w:rFonts w:ascii="Times New Roman" w:hAnsi="Times New Roman" w:cs="Times New Roman"/>
                <w:color w:val="000000"/>
                <w:sz w:val="18"/>
                <w:szCs w:val="18"/>
              </w:rPr>
            </w:pPr>
          </w:p>
          <w:p w14:paraId="501EC2D6" w14:textId="77777777" w:rsidR="00372A39" w:rsidRDefault="00372A39" w:rsidP="00C00E85">
            <w:pPr>
              <w:rPr>
                <w:ins w:id="1604" w:author="Cuenta Microsoft" w:date="2016-05-20T11:39:00Z"/>
                <w:rFonts w:ascii="Times New Roman" w:hAnsi="Times New Roman" w:cs="Times New Roman"/>
                <w:color w:val="000000"/>
                <w:sz w:val="18"/>
                <w:szCs w:val="18"/>
              </w:rPr>
            </w:pPr>
            <w:ins w:id="1605" w:author="Cuenta Microsoft" w:date="2016-05-20T11:39:00Z">
              <w:r>
                <w:rPr>
                  <w:noProof/>
                  <w:lang w:eastAsia="es-CO"/>
                </w:rPr>
                <w:lastRenderedPageBreak/>
                <w:drawing>
                  <wp:inline distT="0" distB="0" distL="0" distR="0" wp14:anchorId="3AF18DF5" wp14:editId="5FDFB23D">
                    <wp:extent cx="2032147" cy="1444266"/>
                    <wp:effectExtent l="0" t="0" r="6350" b="3810"/>
                    <wp:docPr id="16" name="Imagen 16" descr="http://thumb7.shutterstock.com/display_pic_with_logo/11095/11095,1232225655,1/stock-photo-jerusalem-january-demonstration-against-war-in-gaza-strip-on-january-at-old-city-23442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095/11095,1232225655,1/stock-photo-jerusalem-january-demonstration-against-war-in-gaza-strip-on-january-at-old-city-2344296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5802" cy="1468185"/>
                            </a:xfrm>
                            <a:prstGeom prst="rect">
                              <a:avLst/>
                            </a:prstGeom>
                            <a:noFill/>
                            <a:ln>
                              <a:noFill/>
                            </a:ln>
                          </pic:spPr>
                        </pic:pic>
                      </a:graphicData>
                    </a:graphic>
                  </wp:inline>
                </w:drawing>
              </w:r>
            </w:ins>
          </w:p>
          <w:p w14:paraId="472576F7" w14:textId="77777777" w:rsidR="00372A39" w:rsidRDefault="00372A39" w:rsidP="00C00E85">
            <w:pPr>
              <w:rPr>
                <w:ins w:id="1606" w:author="Cuenta Microsoft" w:date="2016-05-20T11:39:00Z"/>
                <w:rFonts w:ascii="Times New Roman" w:hAnsi="Times New Roman" w:cs="Times New Roman"/>
                <w:color w:val="000000"/>
                <w:sz w:val="18"/>
                <w:szCs w:val="18"/>
              </w:rPr>
            </w:pPr>
          </w:p>
          <w:p w14:paraId="0351B8CD" w14:textId="77777777" w:rsidR="00372A39" w:rsidRPr="00E462B5" w:rsidRDefault="00372A39" w:rsidP="00C00E85">
            <w:pPr>
              <w:rPr>
                <w:ins w:id="1607" w:author="Cuenta Microsoft" w:date="2016-05-20T11:39:00Z"/>
                <w:rFonts w:ascii="Times New Roman" w:hAnsi="Times New Roman" w:cs="Times New Roman"/>
                <w:color w:val="000000"/>
                <w:sz w:val="18"/>
                <w:szCs w:val="18"/>
              </w:rPr>
            </w:pPr>
            <w:ins w:id="1608" w:author="Cuenta Microsoft" w:date="2016-05-20T11:39:00Z">
              <w:r>
                <w:fldChar w:fldCharType="begin"/>
              </w:r>
              <w:r>
                <w:instrText xml:space="preserve"> HYPERLINK "http://thumb7.shutterstock.com/display_pic_with_logo/11095/11095,1232225655,1/stock-photo-jerusalem-january-demonstration-against-war-in-gaza-strip-on-january-at-old-city-23442967.jpg" </w:instrText>
              </w:r>
              <w:r>
                <w:fldChar w:fldCharType="separate"/>
              </w:r>
              <w:r w:rsidRPr="00770F6B">
                <w:rPr>
                  <w:rStyle w:val="Hipervnculo"/>
                  <w:rFonts w:ascii="Times New Roman" w:hAnsi="Times New Roman" w:cs="Times New Roman"/>
                  <w:sz w:val="18"/>
                  <w:szCs w:val="18"/>
                </w:rPr>
                <w:t>http://thumb7.shutterstock.com/display_pic_with_logo/11095/11095,1232225655,1/stock-photo-jerusalem-january-demonstration-against-war-in-gaza-strip-on-january-at-old-city-23442967.jpg</w:t>
              </w:r>
              <w:r>
                <w:rPr>
                  <w:rStyle w:val="Hipervnculo"/>
                  <w:rFonts w:ascii="Times New Roman" w:hAnsi="Times New Roman" w:cs="Times New Roman"/>
                  <w:sz w:val="18"/>
                  <w:szCs w:val="18"/>
                </w:rPr>
                <w:fldChar w:fldCharType="end"/>
              </w:r>
            </w:ins>
          </w:p>
        </w:tc>
      </w:tr>
      <w:tr w:rsidR="00372A39" w14:paraId="31FC6669" w14:textId="77777777" w:rsidTr="00C00E85">
        <w:trPr>
          <w:ins w:id="1609" w:author="Cuenta Microsoft" w:date="2016-05-20T11:39:00Z"/>
        </w:trPr>
        <w:tc>
          <w:tcPr>
            <w:tcW w:w="2518" w:type="dxa"/>
          </w:tcPr>
          <w:p w14:paraId="243C4E8E" w14:textId="77777777" w:rsidR="00372A39" w:rsidRDefault="00372A39" w:rsidP="00C00E85">
            <w:pPr>
              <w:rPr>
                <w:ins w:id="1610" w:author="Cuenta Microsoft" w:date="2016-05-20T11:39:00Z"/>
                <w:rFonts w:ascii="Times New Roman" w:hAnsi="Times New Roman" w:cs="Times New Roman"/>
                <w:color w:val="000000"/>
              </w:rPr>
            </w:pPr>
            <w:ins w:id="1611" w:author="Cuenta Microsoft" w:date="2016-05-20T11:39:00Z">
              <w:r w:rsidRPr="00053744">
                <w:rPr>
                  <w:rFonts w:ascii="Times New Roman" w:hAnsi="Times New Roman" w:cs="Times New Roman"/>
                  <w:b/>
                  <w:color w:val="000000"/>
                  <w:sz w:val="18"/>
                  <w:szCs w:val="18"/>
                </w:rPr>
                <w:lastRenderedPageBreak/>
                <w:t>Pie de imagen</w:t>
              </w:r>
            </w:ins>
          </w:p>
        </w:tc>
        <w:tc>
          <w:tcPr>
            <w:tcW w:w="6515" w:type="dxa"/>
          </w:tcPr>
          <w:p w14:paraId="389E7507" w14:textId="77777777" w:rsidR="00372A39" w:rsidRPr="00E462B5" w:rsidRDefault="00372A39" w:rsidP="00C00E85">
            <w:pPr>
              <w:rPr>
                <w:ins w:id="1612" w:author="Cuenta Microsoft" w:date="2016-05-20T11:39:00Z"/>
                <w:rFonts w:ascii="Times New Roman" w:hAnsi="Times New Roman" w:cs="Times New Roman"/>
                <w:color w:val="000000"/>
                <w:sz w:val="18"/>
                <w:szCs w:val="18"/>
              </w:rPr>
            </w:pPr>
            <w:ins w:id="1613" w:author="Cuenta Microsoft" w:date="2016-05-20T11:39:00Z">
              <w:r>
                <w:rPr>
                  <w:rFonts w:ascii="Times New Roman" w:hAnsi="Times New Roman" w:cs="Times New Roman"/>
                  <w:color w:val="000000"/>
                  <w:sz w:val="18"/>
                  <w:szCs w:val="18"/>
                </w:rPr>
                <w:t xml:space="preserve">Los incidentes armados del conflicto árabe-israelí, han dejado numerosas víctimas entre la población civil. Muchos palestinos, como estas mujeres, han sido desalojados de sus residencias por parte de Israel durante la ocupación de territorios en Gaza y </w:t>
              </w:r>
              <w:proofErr w:type="spellStart"/>
              <w:r>
                <w:rPr>
                  <w:rFonts w:ascii="Times New Roman" w:hAnsi="Times New Roman" w:cs="Times New Roman"/>
                  <w:color w:val="000000"/>
                  <w:sz w:val="18"/>
                  <w:szCs w:val="18"/>
                </w:rPr>
                <w:t>Cisjrodania</w:t>
              </w:r>
              <w:proofErr w:type="spellEnd"/>
              <w:r>
                <w:rPr>
                  <w:rFonts w:ascii="Times New Roman" w:hAnsi="Times New Roman" w:cs="Times New Roman"/>
                  <w:color w:val="000000"/>
                  <w:sz w:val="18"/>
                  <w:szCs w:val="18"/>
                </w:rPr>
                <w:t>, y también han sufrido muertes y heridas debido a los bombardeos. Por otro lado, la población israelí inocente ha sido afectada por los lanzamientos de cohetes desde Gaza y los atentados suicidas llevados a cabo por grupos armados palestinos.</w:t>
              </w:r>
            </w:ins>
          </w:p>
        </w:tc>
      </w:tr>
    </w:tbl>
    <w:p w14:paraId="06F6BC9B" w14:textId="1379BC78" w:rsidR="00211945" w:rsidRDefault="00211945"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p>
    <w:p w14:paraId="42AE4BFE" w14:textId="77777777" w:rsidR="00793F0A" w:rsidRPr="004B2F4D" w:rsidRDefault="00DC4F11"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Pr>
          <w:rFonts w:ascii="Times New Roman" w:hAnsi="Times New Roman" w:cs="Times New Roman"/>
          <w:b/>
          <w:sz w:val="24"/>
          <w:szCs w:val="24"/>
        </w:rPr>
        <w:t>3</w:t>
      </w:r>
      <w:r w:rsidR="004B2F4D" w:rsidRPr="002D46F9">
        <w:rPr>
          <w:rFonts w:ascii="Times New Roman" w:hAnsi="Times New Roman" w:cs="Times New Roman"/>
          <w:b/>
          <w:sz w:val="24"/>
          <w:szCs w:val="24"/>
        </w:rPr>
        <w:t>.1.</w:t>
      </w:r>
      <w:r w:rsidR="004B2F4D">
        <w:rPr>
          <w:rFonts w:ascii="Times New Roman" w:hAnsi="Times New Roman" w:cs="Times New Roman"/>
          <w:b/>
          <w:sz w:val="24"/>
          <w:szCs w:val="24"/>
        </w:rPr>
        <w:t xml:space="preserve">1 </w:t>
      </w:r>
      <w:r w:rsidR="00793F0A" w:rsidRPr="004B2F4D">
        <w:rPr>
          <w:rFonts w:ascii="Times New Roman" w:eastAsia="Times New Roman" w:hAnsi="Times New Roman" w:cs="Times New Roman"/>
          <w:b/>
          <w:bCs/>
          <w:color w:val="333333"/>
          <w:sz w:val="24"/>
          <w:szCs w:val="24"/>
          <w:lang w:eastAsia="es-CO"/>
        </w:rPr>
        <w:t>Quién se queda con Jerusalén</w:t>
      </w:r>
    </w:p>
    <w:p w14:paraId="33A62644" w14:textId="76BCD6C5"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ciudad sagrada de </w:t>
      </w:r>
      <w:r w:rsidRPr="001C3E80">
        <w:rPr>
          <w:rFonts w:ascii="Times New Roman" w:eastAsia="Times New Roman" w:hAnsi="Times New Roman" w:cs="Times New Roman"/>
          <w:b/>
          <w:bCs/>
          <w:color w:val="333333"/>
          <w:sz w:val="24"/>
          <w:szCs w:val="24"/>
          <w:lang w:eastAsia="es-CO"/>
        </w:rPr>
        <w:t>judíos, cristianos y musulmanes</w:t>
      </w:r>
      <w:r w:rsidRPr="002F23E0">
        <w:rPr>
          <w:rFonts w:ascii="Times New Roman" w:eastAsia="Times New Roman" w:hAnsi="Times New Roman" w:cs="Times New Roman"/>
          <w:bCs/>
          <w:color w:val="333333"/>
          <w:sz w:val="24"/>
          <w:szCs w:val="24"/>
          <w:lang w:eastAsia="es-CO"/>
        </w:rPr>
        <w:t xml:space="preserve"> es punto álgido de las negociaciones. </w:t>
      </w:r>
      <w:r w:rsidR="00F8433C">
        <w:rPr>
          <w:rFonts w:ascii="Times New Roman" w:eastAsia="Times New Roman" w:hAnsi="Times New Roman" w:cs="Times New Roman"/>
          <w:bCs/>
          <w:color w:val="333333"/>
          <w:sz w:val="24"/>
          <w:szCs w:val="24"/>
          <w:lang w:eastAsia="es-CO"/>
        </w:rPr>
        <w:t>Para l</w:t>
      </w:r>
      <w:r w:rsidRPr="002F23E0">
        <w:rPr>
          <w:rFonts w:ascii="Times New Roman" w:eastAsia="Times New Roman" w:hAnsi="Times New Roman" w:cs="Times New Roman"/>
          <w:bCs/>
          <w:color w:val="333333"/>
          <w:sz w:val="24"/>
          <w:szCs w:val="24"/>
          <w:lang w:eastAsia="es-CO"/>
        </w:rPr>
        <w:t xml:space="preserve">os palestinos es el corazón de su patria y del mundo árabe; </w:t>
      </w:r>
      <w:ins w:id="1614" w:author="Lilia Carvajal" w:date="2016-05-19T12:29:00Z">
        <w:r w:rsidR="005D3BDA">
          <w:rPr>
            <w:rFonts w:ascii="Times New Roman" w:eastAsia="Times New Roman" w:hAnsi="Times New Roman" w:cs="Times New Roman"/>
            <w:bCs/>
            <w:color w:val="333333"/>
            <w:sz w:val="24"/>
            <w:szCs w:val="24"/>
            <w:lang w:eastAsia="es-CO"/>
          </w:rPr>
          <w:t xml:space="preserve">para los cristianos es donde está el Santo Sepulcro, y </w:t>
        </w:r>
      </w:ins>
      <w:r w:rsidRPr="002F23E0">
        <w:rPr>
          <w:rFonts w:ascii="Times New Roman" w:eastAsia="Times New Roman" w:hAnsi="Times New Roman" w:cs="Times New Roman"/>
          <w:bCs/>
          <w:color w:val="333333"/>
          <w:sz w:val="24"/>
          <w:szCs w:val="24"/>
          <w:lang w:eastAsia="es-CO"/>
        </w:rPr>
        <w:t>los judíos la reconocen como parte de su identidad porque en ella están símbolos de su religión</w:t>
      </w:r>
      <w:r w:rsidR="00F8433C">
        <w:rPr>
          <w:rFonts w:ascii="Times New Roman" w:eastAsia="Times New Roman" w:hAnsi="Times New Roman" w:cs="Times New Roman"/>
          <w:bCs/>
          <w:color w:val="333333"/>
          <w:sz w:val="24"/>
          <w:szCs w:val="24"/>
          <w:lang w:eastAsia="es-CO"/>
        </w:rPr>
        <w:t>, como</w:t>
      </w:r>
      <w:r w:rsidR="00FB0493">
        <w:rPr>
          <w:rFonts w:ascii="Times New Roman" w:eastAsia="Times New Roman" w:hAnsi="Times New Roman" w:cs="Times New Roman"/>
          <w:bCs/>
          <w:color w:val="333333"/>
          <w:sz w:val="24"/>
          <w:szCs w:val="24"/>
          <w:lang w:eastAsia="es-CO"/>
        </w:rPr>
        <w:t xml:space="preserve"> el Muro de los Lamentos, </w:t>
      </w:r>
      <w:del w:id="1615" w:author="Lilia Carvajal" w:date="2016-05-19T12:22:00Z">
        <w:r w:rsidR="00FB0493" w:rsidDel="005D3BDA">
          <w:rPr>
            <w:rFonts w:ascii="Times New Roman" w:eastAsia="Times New Roman" w:hAnsi="Times New Roman" w:cs="Times New Roman"/>
            <w:bCs/>
            <w:color w:val="333333"/>
            <w:sz w:val="24"/>
            <w:szCs w:val="24"/>
            <w:lang w:eastAsia="es-CO"/>
          </w:rPr>
          <w:delText xml:space="preserve">resto </w:delText>
        </w:r>
      </w:del>
      <w:ins w:id="1616" w:author="Lilia Carvajal" w:date="2016-05-19T12:22:00Z">
        <w:r w:rsidR="005D3BDA">
          <w:rPr>
            <w:rFonts w:ascii="Times New Roman" w:eastAsia="Times New Roman" w:hAnsi="Times New Roman" w:cs="Times New Roman"/>
            <w:bCs/>
            <w:color w:val="333333"/>
            <w:sz w:val="24"/>
            <w:szCs w:val="24"/>
            <w:lang w:eastAsia="es-CO"/>
          </w:rPr>
          <w:t xml:space="preserve">vestigio </w:t>
        </w:r>
      </w:ins>
      <w:r w:rsidR="00FB0493">
        <w:rPr>
          <w:rFonts w:ascii="Times New Roman" w:eastAsia="Times New Roman" w:hAnsi="Times New Roman" w:cs="Times New Roman"/>
          <w:bCs/>
          <w:color w:val="333333"/>
          <w:sz w:val="24"/>
          <w:szCs w:val="24"/>
          <w:lang w:eastAsia="es-CO"/>
        </w:rPr>
        <w:t>del antiguo Templo de Jerusalén</w:t>
      </w:r>
      <w:r w:rsidRPr="002F23E0">
        <w:rPr>
          <w:rFonts w:ascii="Times New Roman" w:eastAsia="Times New Roman" w:hAnsi="Times New Roman" w:cs="Times New Roman"/>
          <w:bCs/>
          <w:color w:val="333333"/>
          <w:sz w:val="24"/>
          <w:szCs w:val="24"/>
          <w:lang w:eastAsia="es-CO"/>
        </w:rPr>
        <w:t xml:space="preserve">. </w:t>
      </w:r>
    </w:p>
    <w:p w14:paraId="0816D420" w14:textId="01F6042F" w:rsidR="00C94581" w:rsidRDefault="00FB04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commentRangeStart w:id="1617"/>
      <w:r>
        <w:rPr>
          <w:rFonts w:ascii="Times New Roman" w:eastAsia="Times New Roman" w:hAnsi="Times New Roman" w:cs="Times New Roman"/>
          <w:bCs/>
          <w:color w:val="333333"/>
          <w:sz w:val="24"/>
          <w:szCs w:val="24"/>
          <w:lang w:eastAsia="es-CO"/>
        </w:rPr>
        <w:t>Los</w:t>
      </w:r>
      <w:r w:rsidR="00793F0A" w:rsidRPr="002F23E0">
        <w:rPr>
          <w:rFonts w:ascii="Times New Roman" w:eastAsia="Times New Roman" w:hAnsi="Times New Roman" w:cs="Times New Roman"/>
          <w:bCs/>
          <w:color w:val="333333"/>
          <w:sz w:val="24"/>
          <w:szCs w:val="24"/>
          <w:lang w:eastAsia="es-CO"/>
        </w:rPr>
        <w:t xml:space="preserve"> triunfo</w:t>
      </w:r>
      <w:r>
        <w:rPr>
          <w:rFonts w:ascii="Times New Roman" w:eastAsia="Times New Roman" w:hAnsi="Times New Roman" w:cs="Times New Roman"/>
          <w:bCs/>
          <w:color w:val="333333"/>
          <w:sz w:val="24"/>
          <w:szCs w:val="24"/>
          <w:lang w:eastAsia="es-CO"/>
        </w:rPr>
        <w:t>s militares</w:t>
      </w:r>
      <w:r w:rsidR="00793F0A" w:rsidRPr="002F23E0">
        <w:rPr>
          <w:rFonts w:ascii="Times New Roman" w:eastAsia="Times New Roman" w:hAnsi="Times New Roman" w:cs="Times New Roman"/>
          <w:bCs/>
          <w:color w:val="333333"/>
          <w:sz w:val="24"/>
          <w:szCs w:val="24"/>
          <w:lang w:eastAsia="es-CO"/>
        </w:rPr>
        <w:t xml:space="preserve"> de Israel </w:t>
      </w:r>
      <w:r>
        <w:rPr>
          <w:rFonts w:ascii="Times New Roman" w:eastAsia="Times New Roman" w:hAnsi="Times New Roman" w:cs="Times New Roman"/>
          <w:bCs/>
          <w:color w:val="333333"/>
          <w:sz w:val="24"/>
          <w:szCs w:val="24"/>
          <w:lang w:eastAsia="es-CO"/>
        </w:rPr>
        <w:t xml:space="preserve">frente a sus adversarios árabes, particularmente </w:t>
      </w:r>
      <w:r w:rsidR="00793F0A" w:rsidRPr="002F23E0">
        <w:rPr>
          <w:rFonts w:ascii="Times New Roman" w:eastAsia="Times New Roman" w:hAnsi="Times New Roman" w:cs="Times New Roman"/>
          <w:bCs/>
          <w:color w:val="333333"/>
          <w:sz w:val="24"/>
          <w:szCs w:val="24"/>
          <w:lang w:eastAsia="es-CO"/>
        </w:rPr>
        <w:t xml:space="preserve">en la </w:t>
      </w:r>
      <w:r w:rsidR="00793F0A" w:rsidRPr="001C3E80">
        <w:rPr>
          <w:rFonts w:ascii="Times New Roman" w:eastAsia="Times New Roman" w:hAnsi="Times New Roman" w:cs="Times New Roman"/>
          <w:b/>
          <w:bCs/>
          <w:color w:val="333333"/>
          <w:sz w:val="24"/>
          <w:szCs w:val="24"/>
          <w:lang w:eastAsia="es-CO"/>
        </w:rPr>
        <w:t>Guerra de los Seis Días</w:t>
      </w:r>
      <w:r w:rsidR="00793F0A" w:rsidRPr="002F23E0">
        <w:rPr>
          <w:rFonts w:ascii="Times New Roman" w:eastAsia="Times New Roman" w:hAnsi="Times New Roman" w:cs="Times New Roman"/>
          <w:bCs/>
          <w:color w:val="333333"/>
          <w:sz w:val="24"/>
          <w:szCs w:val="24"/>
          <w:lang w:eastAsia="es-CO"/>
        </w:rPr>
        <w:t xml:space="preserve"> </w:t>
      </w:r>
      <w:r w:rsidR="0068701E" w:rsidRPr="002F23E0">
        <w:rPr>
          <w:rFonts w:ascii="Times New Roman" w:eastAsia="Times New Roman" w:hAnsi="Times New Roman" w:cs="Times New Roman"/>
          <w:bCs/>
          <w:color w:val="333333"/>
          <w:sz w:val="24"/>
          <w:szCs w:val="24"/>
          <w:lang w:eastAsia="es-CO"/>
        </w:rPr>
        <w:t>(1967)</w:t>
      </w:r>
      <w:ins w:id="1618" w:author="Lilia Carvajal" w:date="2016-05-19T18:47:00Z">
        <w:r w:rsidR="00265646">
          <w:rPr>
            <w:rFonts w:ascii="Times New Roman" w:eastAsia="Times New Roman" w:hAnsi="Times New Roman" w:cs="Times New Roman"/>
            <w:bCs/>
            <w:color w:val="333333"/>
            <w:sz w:val="24"/>
            <w:szCs w:val="24"/>
            <w:lang w:eastAsia="es-CO"/>
          </w:rPr>
          <w:t>,</w:t>
        </w:r>
      </w:ins>
      <w:r w:rsidR="0068701E"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 xml:space="preserve">tuvieron dos efectos: la </w:t>
      </w:r>
      <w:ins w:id="1619" w:author="Cuenta Microsoft" w:date="2016-05-20T11:16:00Z">
        <w:r w:rsidR="009340E5">
          <w:rPr>
            <w:rFonts w:ascii="Times New Roman" w:eastAsia="Times New Roman" w:hAnsi="Times New Roman" w:cs="Times New Roman"/>
            <w:bCs/>
            <w:color w:val="333333"/>
            <w:sz w:val="24"/>
            <w:szCs w:val="24"/>
            <w:lang w:eastAsia="es-CO"/>
          </w:rPr>
          <w:t xml:space="preserve">ocupación </w:t>
        </w:r>
      </w:ins>
      <w:del w:id="1620" w:author="Cuenta Microsoft" w:date="2016-05-20T11:16:00Z">
        <w:r w:rsidDel="009340E5">
          <w:rPr>
            <w:rFonts w:ascii="Times New Roman" w:eastAsia="Times New Roman" w:hAnsi="Times New Roman" w:cs="Times New Roman"/>
            <w:bCs/>
            <w:color w:val="333333"/>
            <w:sz w:val="24"/>
            <w:szCs w:val="24"/>
            <w:lang w:eastAsia="es-CO"/>
          </w:rPr>
          <w:delText xml:space="preserve">división </w:delText>
        </w:r>
      </w:del>
      <w:r>
        <w:rPr>
          <w:rFonts w:ascii="Times New Roman" w:eastAsia="Times New Roman" w:hAnsi="Times New Roman" w:cs="Times New Roman"/>
          <w:bCs/>
          <w:color w:val="333333"/>
          <w:sz w:val="24"/>
          <w:szCs w:val="24"/>
          <w:lang w:eastAsia="es-CO"/>
        </w:rPr>
        <w:t>de</w:t>
      </w:r>
      <w:del w:id="1621" w:author="Cuenta Microsoft" w:date="2016-05-20T11:16:00Z">
        <w:r w:rsidDel="009340E5">
          <w:rPr>
            <w:rFonts w:ascii="Times New Roman" w:eastAsia="Times New Roman" w:hAnsi="Times New Roman" w:cs="Times New Roman"/>
            <w:bCs/>
            <w:color w:val="333333"/>
            <w:sz w:val="24"/>
            <w:szCs w:val="24"/>
            <w:lang w:eastAsia="es-CO"/>
          </w:rPr>
          <w:delText xml:space="preserve"> la ciudad</w:delText>
        </w:r>
        <w:r w:rsidR="00793F0A" w:rsidRPr="002F23E0" w:rsidDel="009340E5">
          <w:rPr>
            <w:rFonts w:ascii="Times New Roman" w:eastAsia="Times New Roman" w:hAnsi="Times New Roman" w:cs="Times New Roman"/>
            <w:bCs/>
            <w:color w:val="333333"/>
            <w:sz w:val="24"/>
            <w:szCs w:val="24"/>
            <w:lang w:eastAsia="es-CO"/>
          </w:rPr>
          <w:delText xml:space="preserve"> </w:delText>
        </w:r>
        <w:r w:rsidDel="009340E5">
          <w:rPr>
            <w:rFonts w:ascii="Times New Roman" w:eastAsia="Times New Roman" w:hAnsi="Times New Roman" w:cs="Times New Roman"/>
            <w:bCs/>
            <w:color w:val="333333"/>
            <w:sz w:val="24"/>
            <w:szCs w:val="24"/>
            <w:lang w:eastAsia="es-CO"/>
          </w:rPr>
          <w:delText xml:space="preserve">de Jerusalén con la entrega </w:delText>
        </w:r>
        <w:r w:rsidR="00793F0A" w:rsidRPr="002F23E0" w:rsidDel="009340E5">
          <w:rPr>
            <w:rFonts w:ascii="Times New Roman" w:eastAsia="Times New Roman" w:hAnsi="Times New Roman" w:cs="Times New Roman"/>
            <w:bCs/>
            <w:color w:val="333333"/>
            <w:sz w:val="24"/>
            <w:szCs w:val="24"/>
            <w:lang w:eastAsia="es-CO"/>
          </w:rPr>
          <w:delText>de</w:delText>
        </w:r>
      </w:del>
      <w:r w:rsidR="00793F0A" w:rsidRPr="002F23E0">
        <w:rPr>
          <w:rFonts w:ascii="Times New Roman" w:eastAsia="Times New Roman" w:hAnsi="Times New Roman" w:cs="Times New Roman"/>
          <w:bCs/>
          <w:color w:val="333333"/>
          <w:sz w:val="24"/>
          <w:szCs w:val="24"/>
          <w:lang w:eastAsia="es-CO"/>
        </w:rPr>
        <w:t xml:space="preserve"> Jerusalén Oriental</w:t>
      </w:r>
      <w:del w:id="1622" w:author="Lilia Carvajal" w:date="2016-05-19T18:46:00Z">
        <w:r w:rsidR="00793F0A" w:rsidRPr="002F23E0" w:rsidDel="00265646">
          <w:rPr>
            <w:rFonts w:ascii="Times New Roman" w:eastAsia="Times New Roman" w:hAnsi="Times New Roman" w:cs="Times New Roman"/>
            <w:bCs/>
            <w:color w:val="333333"/>
            <w:sz w:val="24"/>
            <w:szCs w:val="24"/>
            <w:lang w:eastAsia="es-CO"/>
          </w:rPr>
          <w:delText>,</w:delText>
        </w:r>
      </w:del>
      <w:ins w:id="1623" w:author="Cuenta Microsoft" w:date="2016-05-20T11:16:00Z">
        <w:r w:rsidR="009340E5">
          <w:rPr>
            <w:rFonts w:ascii="Times New Roman" w:eastAsia="Times New Roman" w:hAnsi="Times New Roman" w:cs="Times New Roman"/>
            <w:bCs/>
            <w:color w:val="333333"/>
            <w:sz w:val="24"/>
            <w:szCs w:val="24"/>
            <w:lang w:eastAsia="es-CO"/>
          </w:rPr>
          <w:t>, que formaba parte del territorio controlado</w:t>
        </w:r>
      </w:ins>
      <w:del w:id="1624" w:author="Cuenta Microsoft" w:date="2016-05-20T11:16:00Z">
        <w:r w:rsidR="00793F0A" w:rsidRPr="002F23E0" w:rsidDel="009340E5">
          <w:rPr>
            <w:rFonts w:ascii="Times New Roman" w:eastAsia="Times New Roman" w:hAnsi="Times New Roman" w:cs="Times New Roman"/>
            <w:bCs/>
            <w:color w:val="333333"/>
            <w:sz w:val="24"/>
            <w:szCs w:val="24"/>
            <w:lang w:eastAsia="es-CO"/>
          </w:rPr>
          <w:delText xml:space="preserve"> para</w:delText>
        </w:r>
      </w:del>
      <w:r w:rsidR="00793F0A" w:rsidRPr="002F23E0">
        <w:rPr>
          <w:rFonts w:ascii="Times New Roman" w:eastAsia="Times New Roman" w:hAnsi="Times New Roman" w:cs="Times New Roman"/>
          <w:bCs/>
          <w:color w:val="333333"/>
          <w:sz w:val="24"/>
          <w:szCs w:val="24"/>
          <w:lang w:eastAsia="es-CO"/>
        </w:rPr>
        <w:t xml:space="preserve"> los palestinos</w:t>
      </w:r>
      <w:ins w:id="1625" w:author="Cuenta Microsoft" w:date="2016-05-20T11:16:00Z">
        <w:r w:rsidR="009340E5">
          <w:rPr>
            <w:rFonts w:ascii="Times New Roman" w:eastAsia="Times New Roman" w:hAnsi="Times New Roman" w:cs="Times New Roman"/>
            <w:bCs/>
            <w:color w:val="333333"/>
            <w:sz w:val="24"/>
            <w:szCs w:val="24"/>
            <w:lang w:eastAsia="es-CO"/>
          </w:rPr>
          <w:t>, por parte de Israel</w:t>
        </w:r>
      </w:ins>
      <w:r w:rsidR="00F8433C">
        <w:rPr>
          <w:rFonts w:ascii="Times New Roman" w:eastAsia="Times New Roman" w:hAnsi="Times New Roman" w:cs="Times New Roman"/>
          <w:bCs/>
          <w:color w:val="333333"/>
          <w:sz w:val="24"/>
          <w:szCs w:val="24"/>
          <w:lang w:eastAsia="es-CO"/>
        </w:rPr>
        <w:t>;</w:t>
      </w:r>
      <w:r w:rsidR="00793F0A" w:rsidRPr="002F23E0">
        <w:rPr>
          <w:rFonts w:ascii="Times New Roman" w:eastAsia="Times New Roman" w:hAnsi="Times New Roman" w:cs="Times New Roman"/>
          <w:bCs/>
          <w:color w:val="333333"/>
          <w:sz w:val="24"/>
          <w:szCs w:val="24"/>
          <w:lang w:eastAsia="es-CO"/>
        </w:rPr>
        <w:t xml:space="preserve"> y </w:t>
      </w:r>
      <w:r>
        <w:rPr>
          <w:rFonts w:ascii="Times New Roman" w:eastAsia="Times New Roman" w:hAnsi="Times New Roman" w:cs="Times New Roman"/>
          <w:bCs/>
          <w:color w:val="333333"/>
          <w:sz w:val="24"/>
          <w:szCs w:val="24"/>
          <w:lang w:eastAsia="es-CO"/>
        </w:rPr>
        <w:t>por otro lado, el reconocimiento de Israel por parte de sus países limítrofes (Egipto, Jordania y Siria)</w:t>
      </w:r>
      <w:r w:rsidR="00793F0A" w:rsidRPr="002F23E0">
        <w:rPr>
          <w:rFonts w:ascii="Times New Roman" w:eastAsia="Times New Roman" w:hAnsi="Times New Roman" w:cs="Times New Roman"/>
          <w:bCs/>
          <w:color w:val="333333"/>
          <w:sz w:val="24"/>
          <w:szCs w:val="24"/>
          <w:lang w:eastAsia="es-CO"/>
        </w:rPr>
        <w:t>.</w:t>
      </w:r>
      <w:commentRangeEnd w:id="1617"/>
      <w:r w:rsidR="001A0D4B">
        <w:rPr>
          <w:rStyle w:val="Refdecomentario"/>
        </w:rPr>
        <w:commentReference w:id="1617"/>
      </w:r>
      <w:r w:rsidR="00793F0A" w:rsidRPr="002F23E0">
        <w:rPr>
          <w:rFonts w:ascii="Times New Roman" w:eastAsia="Times New Roman" w:hAnsi="Times New Roman" w:cs="Times New Roman"/>
          <w:bCs/>
          <w:color w:val="333333"/>
          <w:sz w:val="24"/>
          <w:szCs w:val="24"/>
          <w:lang w:eastAsia="es-CO"/>
        </w:rPr>
        <w:t xml:space="preserve"> </w:t>
      </w:r>
    </w:p>
    <w:p w14:paraId="6ED485CC" w14:textId="77777777" w:rsidR="009412E4" w:rsidRDefault="00793F0A" w:rsidP="002F23E0">
      <w:pPr>
        <w:shd w:val="clear" w:color="auto" w:fill="FFFFFF"/>
        <w:spacing w:after="225" w:line="240" w:lineRule="auto"/>
        <w:rPr>
          <w:ins w:id="1626" w:author="Cuenta Microsoft" w:date="2016-05-20T11:39:00Z"/>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centro </w:t>
      </w:r>
      <w:r w:rsidR="00FB0493">
        <w:rPr>
          <w:rFonts w:ascii="Times New Roman" w:eastAsia="Times New Roman" w:hAnsi="Times New Roman" w:cs="Times New Roman"/>
          <w:bCs/>
          <w:color w:val="333333"/>
          <w:sz w:val="24"/>
          <w:szCs w:val="24"/>
          <w:lang w:eastAsia="es-CO"/>
        </w:rPr>
        <w:t>de la disputa actual en torno al dominio de Jerusalén</w:t>
      </w:r>
      <w:r w:rsidRPr="002F23E0">
        <w:rPr>
          <w:rFonts w:ascii="Times New Roman" w:eastAsia="Times New Roman" w:hAnsi="Times New Roman" w:cs="Times New Roman"/>
          <w:bCs/>
          <w:color w:val="333333"/>
          <w:sz w:val="24"/>
          <w:szCs w:val="24"/>
          <w:lang w:eastAsia="es-CO"/>
        </w:rPr>
        <w:t xml:space="preserve"> es el Monte del Templo, para los judíos </w:t>
      </w:r>
      <w:r w:rsidR="009412E4" w:rsidRPr="002F23E0">
        <w:rPr>
          <w:rFonts w:ascii="Times New Roman" w:eastAsia="Times New Roman" w:hAnsi="Times New Roman" w:cs="Times New Roman"/>
          <w:bCs/>
          <w:color w:val="333333"/>
          <w:sz w:val="24"/>
          <w:szCs w:val="24"/>
          <w:lang w:eastAsia="es-CO"/>
        </w:rPr>
        <w:t>Har Haram</w:t>
      </w:r>
      <w:r w:rsidRPr="002F23E0">
        <w:rPr>
          <w:rFonts w:ascii="Times New Roman" w:eastAsia="Times New Roman" w:hAnsi="Times New Roman" w:cs="Times New Roman"/>
          <w:bCs/>
          <w:color w:val="333333"/>
          <w:sz w:val="24"/>
          <w:szCs w:val="24"/>
          <w:lang w:eastAsia="es-CO"/>
        </w:rPr>
        <w:t xml:space="preserve">; para los </w:t>
      </w:r>
      <w:r w:rsidR="009412E4" w:rsidRPr="002F23E0">
        <w:rPr>
          <w:rFonts w:ascii="Times New Roman" w:eastAsia="Times New Roman" w:hAnsi="Times New Roman" w:cs="Times New Roman"/>
          <w:bCs/>
          <w:color w:val="333333"/>
          <w:sz w:val="24"/>
          <w:szCs w:val="24"/>
          <w:lang w:eastAsia="es-CO"/>
        </w:rPr>
        <w:t xml:space="preserve">musulmanes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009412E4" w:rsidRPr="002F23E0">
        <w:rPr>
          <w:rFonts w:ascii="Times New Roman" w:eastAsia="Times New Roman" w:hAnsi="Times New Roman" w:cs="Times New Roman"/>
          <w:bCs/>
          <w:color w:val="333333"/>
          <w:sz w:val="24"/>
          <w:szCs w:val="24"/>
          <w:lang w:eastAsia="es-CO"/>
        </w:rPr>
        <w:t xml:space="preserve"> al-</w:t>
      </w:r>
      <w:proofErr w:type="spellStart"/>
      <w:r w:rsidR="009412E4" w:rsidRPr="002F23E0">
        <w:rPr>
          <w:rFonts w:ascii="Times New Roman" w:eastAsia="Times New Roman" w:hAnsi="Times New Roman" w:cs="Times New Roman"/>
          <w:bCs/>
          <w:color w:val="333333"/>
          <w:sz w:val="24"/>
          <w:szCs w:val="24"/>
          <w:lang w:eastAsia="es-CO"/>
        </w:rPr>
        <w:t>Sharif</w:t>
      </w:r>
      <w:proofErr w:type="spellEnd"/>
      <w:r w:rsidR="009412E4" w:rsidRPr="002F23E0">
        <w:rPr>
          <w:rFonts w:ascii="Times New Roman" w:eastAsia="Times New Roman" w:hAnsi="Times New Roman" w:cs="Times New Roman"/>
          <w:bCs/>
          <w:color w:val="333333"/>
          <w:sz w:val="24"/>
          <w:szCs w:val="24"/>
          <w:lang w:eastAsia="es-CO"/>
        </w:rPr>
        <w:t>.</w:t>
      </w:r>
    </w:p>
    <w:p w14:paraId="23C5BDE1" w14:textId="77777777" w:rsidR="00372A39" w:rsidRDefault="00372A3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Ind w:w="113" w:type="dxa"/>
        <w:tblLook w:val="04A0" w:firstRow="1" w:lastRow="0" w:firstColumn="1" w:lastColumn="0" w:noHBand="0" w:noVBand="1"/>
      </w:tblPr>
      <w:tblGrid>
        <w:gridCol w:w="20"/>
        <w:gridCol w:w="1155"/>
        <w:gridCol w:w="773"/>
        <w:gridCol w:w="6894"/>
        <w:gridCol w:w="99"/>
      </w:tblGrid>
      <w:tr w:rsidR="00B630B4" w:rsidRPr="005D1738" w:rsidDel="00372A39" w14:paraId="13C69281" w14:textId="3A3E5FF2" w:rsidTr="00372A39">
        <w:trPr>
          <w:del w:id="1627" w:author="Cuenta Microsoft" w:date="2016-05-20T11:40:00Z"/>
        </w:trPr>
        <w:tc>
          <w:tcPr>
            <w:tcW w:w="9033" w:type="dxa"/>
            <w:gridSpan w:val="5"/>
            <w:shd w:val="clear" w:color="auto" w:fill="0D0D0D" w:themeFill="text1" w:themeFillTint="F2"/>
          </w:tcPr>
          <w:p w14:paraId="6A1DC976" w14:textId="16D310F6" w:rsidR="00B630B4" w:rsidRPr="005D1738" w:rsidDel="00372A39" w:rsidRDefault="00B630B4" w:rsidP="00AB5076">
            <w:pPr>
              <w:jc w:val="center"/>
              <w:rPr>
                <w:del w:id="1628" w:author="Cuenta Microsoft" w:date="2016-05-20T11:40:00Z"/>
                <w:rFonts w:ascii="Times New Roman" w:hAnsi="Times New Roman" w:cs="Times New Roman"/>
                <w:b/>
                <w:color w:val="FFFFFF" w:themeColor="background1"/>
              </w:rPr>
            </w:pPr>
            <w:del w:id="1629" w:author="Cuenta Microsoft" w:date="2016-05-20T11:40:00Z">
              <w:r w:rsidRPr="005D1738" w:rsidDel="00372A39">
                <w:rPr>
                  <w:rFonts w:ascii="Times New Roman" w:hAnsi="Times New Roman" w:cs="Times New Roman"/>
                  <w:b/>
                  <w:color w:val="FFFFFF" w:themeColor="background1"/>
                </w:rPr>
                <w:delText>Imagen (fotografía, gráfica o ilustración)</w:delText>
              </w:r>
            </w:del>
          </w:p>
        </w:tc>
      </w:tr>
      <w:tr w:rsidR="00B630B4" w:rsidDel="00372A39" w14:paraId="7306751C" w14:textId="35DBDB5C" w:rsidTr="00372A39">
        <w:trPr>
          <w:del w:id="1630" w:author="Cuenta Microsoft" w:date="2016-05-20T11:40:00Z"/>
        </w:trPr>
        <w:tc>
          <w:tcPr>
            <w:tcW w:w="2518" w:type="dxa"/>
            <w:gridSpan w:val="3"/>
          </w:tcPr>
          <w:p w14:paraId="43EF2226" w14:textId="6C2917C7" w:rsidR="00B630B4" w:rsidRPr="00053744" w:rsidDel="00372A39" w:rsidRDefault="00B630B4" w:rsidP="00AB5076">
            <w:pPr>
              <w:rPr>
                <w:del w:id="1631" w:author="Cuenta Microsoft" w:date="2016-05-20T11:40:00Z"/>
                <w:rFonts w:ascii="Times New Roman" w:hAnsi="Times New Roman" w:cs="Times New Roman"/>
                <w:b/>
                <w:color w:val="000000"/>
                <w:sz w:val="18"/>
                <w:szCs w:val="18"/>
              </w:rPr>
            </w:pPr>
            <w:del w:id="1632" w:author="Cuenta Microsoft" w:date="2016-05-20T11:40:00Z">
              <w:r w:rsidDel="00372A39">
                <w:rPr>
                  <w:rFonts w:ascii="Times New Roman" w:hAnsi="Times New Roman" w:cs="Times New Roman"/>
                  <w:b/>
                  <w:color w:val="000000"/>
                  <w:sz w:val="18"/>
                  <w:szCs w:val="18"/>
                </w:rPr>
                <w:delText>Código</w:delText>
              </w:r>
            </w:del>
          </w:p>
        </w:tc>
        <w:tc>
          <w:tcPr>
            <w:tcW w:w="6515" w:type="dxa"/>
            <w:gridSpan w:val="2"/>
          </w:tcPr>
          <w:p w14:paraId="47FDE9FD" w14:textId="5E3F1A2B" w:rsidR="00B630B4" w:rsidRPr="00E462B5" w:rsidDel="00372A39" w:rsidRDefault="00B630B4" w:rsidP="00AB5076">
            <w:pPr>
              <w:rPr>
                <w:del w:id="1633" w:author="Cuenta Microsoft" w:date="2016-05-20T11:40:00Z"/>
                <w:rFonts w:ascii="Times New Roman" w:hAnsi="Times New Roman" w:cs="Times New Roman"/>
                <w:b/>
                <w:color w:val="000000"/>
                <w:sz w:val="18"/>
                <w:szCs w:val="18"/>
              </w:rPr>
            </w:pPr>
            <w:del w:id="1634" w:author="Cuenta Microsoft" w:date="2016-05-20T11:40:00Z">
              <w:r w:rsidRPr="00E462B5" w:rsidDel="00372A39">
                <w:rPr>
                  <w:rFonts w:ascii="Times New Roman" w:hAnsi="Times New Roman" w:cs="Times New Roman"/>
                  <w:color w:val="000000"/>
                  <w:sz w:val="18"/>
                  <w:szCs w:val="18"/>
                </w:rPr>
                <w:delText>CS_10_02_IMG</w:delText>
              </w:r>
              <w:r w:rsidR="00FF73D3" w:rsidDel="00372A39">
                <w:rPr>
                  <w:rFonts w:ascii="Times New Roman" w:hAnsi="Times New Roman" w:cs="Times New Roman"/>
                  <w:color w:val="000000"/>
                  <w:sz w:val="18"/>
                  <w:szCs w:val="18"/>
                </w:rPr>
                <w:delText>36</w:delText>
              </w:r>
            </w:del>
          </w:p>
        </w:tc>
      </w:tr>
      <w:tr w:rsidR="00B630B4" w:rsidDel="00372A39" w14:paraId="0D95D8AE" w14:textId="2C834AEB" w:rsidTr="00372A39">
        <w:trPr>
          <w:del w:id="1635" w:author="Cuenta Microsoft" w:date="2016-05-20T11:40:00Z"/>
        </w:trPr>
        <w:tc>
          <w:tcPr>
            <w:tcW w:w="2518" w:type="dxa"/>
            <w:gridSpan w:val="3"/>
          </w:tcPr>
          <w:p w14:paraId="59C7AA15" w14:textId="630576E5" w:rsidR="00B630B4" w:rsidDel="00372A39" w:rsidRDefault="00B630B4" w:rsidP="00AB5076">
            <w:pPr>
              <w:rPr>
                <w:del w:id="1636" w:author="Cuenta Microsoft" w:date="2016-05-20T11:40:00Z"/>
                <w:rFonts w:ascii="Times New Roman" w:hAnsi="Times New Roman" w:cs="Times New Roman"/>
                <w:color w:val="000000"/>
              </w:rPr>
            </w:pPr>
            <w:del w:id="1637" w:author="Cuenta Microsoft" w:date="2016-05-20T11:40:00Z">
              <w:r w:rsidRPr="00053744" w:rsidDel="00372A39">
                <w:rPr>
                  <w:rFonts w:ascii="Times New Roman" w:hAnsi="Times New Roman" w:cs="Times New Roman"/>
                  <w:b/>
                  <w:color w:val="000000"/>
                  <w:sz w:val="18"/>
                  <w:szCs w:val="18"/>
                </w:rPr>
                <w:delText>Descripción</w:delText>
              </w:r>
            </w:del>
          </w:p>
        </w:tc>
        <w:tc>
          <w:tcPr>
            <w:tcW w:w="6515" w:type="dxa"/>
            <w:gridSpan w:val="2"/>
          </w:tcPr>
          <w:p w14:paraId="5BD4CBA8" w14:textId="50642243" w:rsidR="00B630B4" w:rsidRPr="00E462B5" w:rsidDel="00372A39" w:rsidRDefault="00C94581" w:rsidP="00AB5076">
            <w:pPr>
              <w:rPr>
                <w:del w:id="1638" w:author="Cuenta Microsoft" w:date="2016-05-20T11:40:00Z"/>
                <w:rFonts w:ascii="Times New Roman" w:hAnsi="Times New Roman" w:cs="Times New Roman"/>
                <w:color w:val="000000"/>
                <w:sz w:val="18"/>
                <w:szCs w:val="18"/>
              </w:rPr>
            </w:pPr>
            <w:del w:id="1639" w:author="Cuenta Microsoft" w:date="2016-05-20T11:40:00Z">
              <w:r w:rsidDel="00372A39">
                <w:rPr>
                  <w:rFonts w:ascii="Times New Roman" w:hAnsi="Times New Roman" w:cs="Times New Roman"/>
                  <w:color w:val="000000"/>
                  <w:sz w:val="18"/>
                  <w:szCs w:val="18"/>
                </w:rPr>
                <w:delText>Imagen de Jerusalén</w:delText>
              </w:r>
            </w:del>
          </w:p>
        </w:tc>
      </w:tr>
      <w:tr w:rsidR="00B630B4" w:rsidDel="00372A39" w14:paraId="0D4ABC61" w14:textId="7102DAFE" w:rsidTr="00372A39">
        <w:trPr>
          <w:del w:id="1640" w:author="Cuenta Microsoft" w:date="2016-05-20T11:40:00Z"/>
        </w:trPr>
        <w:tc>
          <w:tcPr>
            <w:tcW w:w="2518" w:type="dxa"/>
            <w:gridSpan w:val="3"/>
          </w:tcPr>
          <w:p w14:paraId="48A64D39" w14:textId="590D98FB" w:rsidR="00B630B4" w:rsidDel="00372A39" w:rsidRDefault="00B630B4" w:rsidP="00AB5076">
            <w:pPr>
              <w:rPr>
                <w:del w:id="1641" w:author="Cuenta Microsoft" w:date="2016-05-20T11:40:00Z"/>
                <w:rFonts w:ascii="Times New Roman" w:hAnsi="Times New Roman" w:cs="Times New Roman"/>
                <w:color w:val="000000"/>
              </w:rPr>
            </w:pPr>
            <w:del w:id="1642" w:author="Cuenta Microsoft" w:date="2016-05-20T11:40: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515" w:type="dxa"/>
            <w:gridSpan w:val="2"/>
          </w:tcPr>
          <w:p w14:paraId="2EED5E86" w14:textId="58D714FF" w:rsidR="00B630B4" w:rsidDel="00372A39" w:rsidRDefault="00C94581" w:rsidP="00AB5076">
            <w:pPr>
              <w:rPr>
                <w:del w:id="1643" w:author="Cuenta Microsoft" w:date="2016-05-20T11:40:00Z"/>
                <w:rFonts w:ascii="Times New Roman" w:hAnsi="Times New Roman" w:cs="Times New Roman"/>
                <w:color w:val="000000"/>
                <w:sz w:val="18"/>
                <w:szCs w:val="18"/>
              </w:rPr>
            </w:pPr>
            <w:del w:id="1644" w:author="Cuenta Microsoft" w:date="2016-05-20T11:40:00Z">
              <w:r w:rsidDel="00372A39">
                <w:rPr>
                  <w:noProof/>
                  <w:lang w:eastAsia="es-CO"/>
                </w:rPr>
                <w:drawing>
                  <wp:inline distT="0" distB="0" distL="0" distR="0" wp14:anchorId="48B268B2" wp14:editId="7F675DA3">
                    <wp:extent cx="1089367" cy="769544"/>
                    <wp:effectExtent l="0" t="0" r="0" b="0"/>
                    <wp:docPr id="26" name="Imagen 26" descr="http://thumb101.shutterstock.com/display_pic_with_logo/578401/232686427/stock-photo-jerusalem-israel-old-city-cityscape-232686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01.shutterstock.com/display_pic_with_logo/578401/232686427/stock-photo-jerusalem-israel-old-city-cityscape-232686427.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02486" cy="778812"/>
                            </a:xfrm>
                            <a:prstGeom prst="rect">
                              <a:avLst/>
                            </a:prstGeom>
                            <a:noFill/>
                            <a:ln>
                              <a:noFill/>
                            </a:ln>
                          </pic:spPr>
                        </pic:pic>
                      </a:graphicData>
                    </a:graphic>
                  </wp:inline>
                </w:drawing>
              </w:r>
            </w:del>
          </w:p>
          <w:p w14:paraId="634FF3D9" w14:textId="76A347B5" w:rsidR="00C94581" w:rsidRPr="00E462B5" w:rsidDel="00372A39" w:rsidRDefault="00545440" w:rsidP="00AB5076">
            <w:pPr>
              <w:rPr>
                <w:del w:id="1645" w:author="Cuenta Microsoft" w:date="2016-05-20T11:40:00Z"/>
                <w:rFonts w:ascii="Times New Roman" w:hAnsi="Times New Roman" w:cs="Times New Roman"/>
                <w:color w:val="000000"/>
                <w:sz w:val="18"/>
                <w:szCs w:val="18"/>
              </w:rPr>
            </w:pPr>
            <w:ins w:id="1646" w:author="Lilia Carvajal" w:date="2016-05-19T19:20:00Z">
              <w:del w:id="1647" w:author="Cuenta Microsoft" w:date="2016-05-20T11:40:00Z">
                <w:r w:rsidDel="00372A39">
                  <w:rPr>
                    <w:rFonts w:ascii="Times New Roman" w:hAnsi="Times New Roman" w:cs="Times New Roman"/>
                    <w:color w:val="000000"/>
                    <w:sz w:val="18"/>
                    <w:szCs w:val="18"/>
                  </w:rPr>
                  <w:fldChar w:fldCharType="begin"/>
                </w:r>
                <w:r w:rsidDel="00372A39">
                  <w:rPr>
                    <w:rFonts w:ascii="Times New Roman" w:hAnsi="Times New Roman" w:cs="Times New Roman"/>
                    <w:color w:val="000000"/>
                    <w:sz w:val="18"/>
                    <w:szCs w:val="18"/>
                  </w:rPr>
                  <w:delInstrText xml:space="preserve"> HYPERLINK "</w:delInstrText>
                </w:r>
              </w:del>
            </w:ins>
            <w:del w:id="1648" w:author="Cuenta Microsoft" w:date="2016-05-20T11:40:00Z">
              <w:r w:rsidRPr="00C94581" w:rsidDel="00372A39">
                <w:rPr>
                  <w:rFonts w:ascii="Times New Roman" w:hAnsi="Times New Roman" w:cs="Times New Roman"/>
                  <w:color w:val="000000"/>
                  <w:sz w:val="18"/>
                  <w:szCs w:val="18"/>
                </w:rPr>
                <w:delInstrText>http://thumb101.shutterstock.com/display_pic_with_logo/578401/232686427/stock-photo-jerusalem-israel-old-city-cityscape-232686427.jpg</w:delInstrText>
              </w:r>
            </w:del>
            <w:ins w:id="1649" w:author="Lilia Carvajal" w:date="2016-05-19T19:20:00Z">
              <w:del w:id="1650" w:author="Cuenta Microsoft" w:date="2016-05-20T11:40:00Z">
                <w:r w:rsidDel="00372A39">
                  <w:rPr>
                    <w:rFonts w:ascii="Times New Roman" w:hAnsi="Times New Roman" w:cs="Times New Roman"/>
                    <w:color w:val="000000"/>
                    <w:sz w:val="18"/>
                    <w:szCs w:val="18"/>
                  </w:rPr>
                  <w:delInstrText xml:space="preserve">" </w:delInstrText>
                </w:r>
                <w:r w:rsidDel="00372A39">
                  <w:rPr>
                    <w:rFonts w:ascii="Times New Roman" w:hAnsi="Times New Roman" w:cs="Times New Roman"/>
                    <w:color w:val="000000"/>
                    <w:sz w:val="18"/>
                    <w:szCs w:val="18"/>
                  </w:rPr>
                  <w:fldChar w:fldCharType="separate"/>
                </w:r>
              </w:del>
            </w:ins>
            <w:del w:id="1651" w:author="Cuenta Microsoft" w:date="2016-05-20T11:40:00Z">
              <w:r w:rsidRPr="00E10A4E" w:rsidDel="00372A39">
                <w:rPr>
                  <w:rStyle w:val="Hipervnculo"/>
                  <w:rFonts w:ascii="Times New Roman" w:hAnsi="Times New Roman" w:cs="Times New Roman"/>
                  <w:sz w:val="18"/>
                  <w:szCs w:val="18"/>
                </w:rPr>
                <w:delText>http://thumb101.shutterstock.com/display_pic_with_logo/578401/232686427/stock-photo-jerusalem-israel-old-city-cityscape-232686427.jpg</w:delText>
              </w:r>
            </w:del>
            <w:ins w:id="1652" w:author="Lilia Carvajal" w:date="2016-05-19T19:20:00Z">
              <w:del w:id="1653" w:author="Cuenta Microsoft" w:date="2016-05-20T11:40:00Z">
                <w:r w:rsidDel="00372A39">
                  <w:rPr>
                    <w:rFonts w:ascii="Times New Roman" w:hAnsi="Times New Roman" w:cs="Times New Roman"/>
                    <w:color w:val="000000"/>
                    <w:sz w:val="18"/>
                    <w:szCs w:val="18"/>
                  </w:rPr>
                  <w:fldChar w:fldCharType="end"/>
                </w:r>
              </w:del>
            </w:ins>
          </w:p>
        </w:tc>
      </w:tr>
      <w:tr w:rsidR="00B630B4" w:rsidDel="00372A39" w14:paraId="6E27C565" w14:textId="57788D2D" w:rsidTr="00372A39">
        <w:trPr>
          <w:del w:id="1654" w:author="Cuenta Microsoft" w:date="2016-05-20T11:40:00Z"/>
        </w:trPr>
        <w:tc>
          <w:tcPr>
            <w:tcW w:w="2518" w:type="dxa"/>
            <w:gridSpan w:val="3"/>
          </w:tcPr>
          <w:p w14:paraId="072981F9" w14:textId="14CB32DA" w:rsidR="00B630B4" w:rsidDel="00372A39" w:rsidRDefault="00B630B4" w:rsidP="00AB5076">
            <w:pPr>
              <w:rPr>
                <w:del w:id="1655" w:author="Cuenta Microsoft" w:date="2016-05-20T11:40:00Z"/>
                <w:rFonts w:ascii="Times New Roman" w:hAnsi="Times New Roman" w:cs="Times New Roman"/>
                <w:color w:val="000000"/>
              </w:rPr>
            </w:pPr>
            <w:del w:id="1656" w:author="Cuenta Microsoft" w:date="2016-05-20T11:40:00Z">
              <w:r w:rsidRPr="00053744" w:rsidDel="00372A39">
                <w:rPr>
                  <w:rFonts w:ascii="Times New Roman" w:hAnsi="Times New Roman" w:cs="Times New Roman"/>
                  <w:b/>
                  <w:color w:val="000000"/>
                  <w:sz w:val="18"/>
                  <w:szCs w:val="18"/>
                </w:rPr>
                <w:delText>Pie de imagen</w:delText>
              </w:r>
            </w:del>
          </w:p>
        </w:tc>
        <w:tc>
          <w:tcPr>
            <w:tcW w:w="6515" w:type="dxa"/>
            <w:gridSpan w:val="2"/>
          </w:tcPr>
          <w:p w14:paraId="5E6BF1CA" w14:textId="0F47FB18" w:rsidR="00B630B4" w:rsidRPr="00E462B5" w:rsidDel="00372A39" w:rsidRDefault="004B2F4D" w:rsidP="00C94581">
            <w:pPr>
              <w:rPr>
                <w:del w:id="1657" w:author="Cuenta Microsoft" w:date="2016-05-20T11:40:00Z"/>
                <w:rFonts w:ascii="Times New Roman" w:hAnsi="Times New Roman" w:cs="Times New Roman"/>
                <w:color w:val="000000"/>
                <w:sz w:val="18"/>
                <w:szCs w:val="18"/>
              </w:rPr>
            </w:pPr>
            <w:del w:id="1658" w:author="Cuenta Microsoft" w:date="2016-05-20T11:40:00Z">
              <w:r w:rsidDel="00372A39">
                <w:rPr>
                  <w:rFonts w:ascii="Times New Roman" w:hAnsi="Times New Roman" w:cs="Times New Roman"/>
                  <w:color w:val="000000"/>
                  <w:sz w:val="18"/>
                  <w:szCs w:val="18"/>
                </w:rPr>
                <w:delText>“</w:delText>
              </w:r>
              <w:r w:rsidR="00C94581" w:rsidRPr="00C94581" w:rsidDel="00372A39">
                <w:rPr>
                  <w:rFonts w:ascii="Times New Roman" w:hAnsi="Times New Roman" w:cs="Times New Roman"/>
                  <w:color w:val="000000"/>
                  <w:sz w:val="18"/>
                  <w:szCs w:val="18"/>
                </w:rPr>
                <w:delText>Jerusal</w:delText>
              </w:r>
              <w:r w:rsidR="00C94581" w:rsidRPr="00C94581" w:rsidDel="00372A39">
                <w:rPr>
                  <w:rFonts w:ascii="Times New Roman" w:hAnsi="Times New Roman" w:cs="Times New Roman" w:hint="cs"/>
                  <w:color w:val="000000"/>
                  <w:sz w:val="18"/>
                  <w:szCs w:val="18"/>
                </w:rPr>
                <w:delText>é</w:delText>
              </w:r>
              <w:r w:rsidR="00C94581" w:rsidRPr="00C94581" w:rsidDel="00372A39">
                <w:rPr>
                  <w:rFonts w:ascii="Times New Roman" w:hAnsi="Times New Roman" w:cs="Times New Roman"/>
                  <w:color w:val="000000"/>
                  <w:sz w:val="18"/>
                  <w:szCs w:val="18"/>
                </w:rPr>
                <w:delText>n es una de las ciudades m</w:delText>
              </w:r>
              <w:r w:rsidR="00C94581" w:rsidRPr="00C94581" w:rsidDel="00372A39">
                <w:rPr>
                  <w:rFonts w:ascii="Times New Roman" w:hAnsi="Times New Roman" w:cs="Times New Roman" w:hint="cs"/>
                  <w:color w:val="000000"/>
                  <w:sz w:val="18"/>
                  <w:szCs w:val="18"/>
                </w:rPr>
                <w:delText>á</w:delText>
              </w:r>
              <w:r w:rsidR="00C94581" w:rsidRPr="00C94581" w:rsidDel="00372A39">
                <w:rPr>
                  <w:rFonts w:ascii="Times New Roman" w:hAnsi="Times New Roman" w:cs="Times New Roman"/>
                  <w:color w:val="000000"/>
                  <w:sz w:val="18"/>
                  <w:szCs w:val="18"/>
                </w:rPr>
                <w:delText>s antiguas del mundo, habitada por los jebuseos antes de la llegada de las tribus hebreas a Cana</w:delText>
              </w:r>
              <w:r w:rsidR="00C94581" w:rsidRPr="00C94581" w:rsidDel="00372A39">
                <w:rPr>
                  <w:rFonts w:ascii="Times New Roman" w:hAnsi="Times New Roman" w:cs="Times New Roman" w:hint="cs"/>
                  <w:color w:val="000000"/>
                  <w:sz w:val="18"/>
                  <w:szCs w:val="18"/>
                </w:rPr>
                <w:delText>á</w:delText>
              </w:r>
              <w:r w:rsidR="00C94581" w:rsidRPr="00C94581" w:rsidDel="00372A39">
                <w:rPr>
                  <w:rFonts w:ascii="Times New Roman" w:hAnsi="Times New Roman" w:cs="Times New Roman"/>
                  <w:color w:val="000000"/>
                  <w:sz w:val="18"/>
                  <w:szCs w:val="18"/>
                </w:rPr>
                <w:delText xml:space="preserve">n a principios del siglo </w:delText>
              </w:r>
              <w:r w:rsidR="00C94581" w:rsidRPr="00C94581" w:rsidDel="00372A39">
                <w:rPr>
                  <w:rFonts w:ascii="Times New Roman" w:hAnsi="Times New Roman" w:cs="Times New Roman"/>
                  <w:smallCaps/>
                  <w:color w:val="000000"/>
                  <w:sz w:val="18"/>
                  <w:szCs w:val="18"/>
                </w:rPr>
                <w:delText>xiii</w:delText>
              </w:r>
              <w:r w:rsidR="00C94581" w:rsidRPr="00C94581" w:rsidDel="00372A39">
                <w:rPr>
                  <w:rFonts w:ascii="Times New Roman" w:hAnsi="Times New Roman" w:cs="Times New Roman"/>
                  <w:color w:val="000000"/>
                  <w:sz w:val="18"/>
                  <w:szCs w:val="18"/>
                </w:rPr>
                <w:delText xml:space="preserve"> a. C. Seg</w:delText>
              </w:r>
              <w:r w:rsidR="00C94581" w:rsidRPr="00C94581" w:rsidDel="00372A39">
                <w:rPr>
                  <w:rFonts w:ascii="Times New Roman" w:hAnsi="Times New Roman" w:cs="Times New Roman" w:hint="cs"/>
                  <w:color w:val="000000"/>
                  <w:sz w:val="18"/>
                  <w:szCs w:val="18"/>
                </w:rPr>
                <w:delText>ú</w:delText>
              </w:r>
              <w:r w:rsidR="00C94581" w:rsidRPr="00C94581" w:rsidDel="00372A39">
                <w:rPr>
                  <w:rFonts w:ascii="Times New Roman" w:hAnsi="Times New Roman" w:cs="Times New Roman"/>
                  <w:color w:val="000000"/>
                  <w:sz w:val="18"/>
                  <w:szCs w:val="18"/>
                </w:rPr>
                <w:delText>n la tradici</w:delText>
              </w:r>
              <w:r w:rsidR="00C94581" w:rsidRPr="00C94581" w:rsidDel="00372A39">
                <w:rPr>
                  <w:rFonts w:ascii="Times New Roman" w:hAnsi="Times New Roman" w:cs="Times New Roman" w:hint="cs"/>
                  <w:color w:val="000000"/>
                  <w:sz w:val="18"/>
                  <w:szCs w:val="18"/>
                </w:rPr>
                <w:delText>ó</w:delText>
              </w:r>
              <w:r w:rsidR="00C94581" w:rsidRPr="00C94581" w:rsidDel="00372A39">
                <w:rPr>
                  <w:rFonts w:ascii="Times New Roman" w:hAnsi="Times New Roman" w:cs="Times New Roman"/>
                  <w:color w:val="000000"/>
                  <w:sz w:val="18"/>
                  <w:szCs w:val="18"/>
                </w:rPr>
                <w:delText>n, puesta en duda por algunos arque</w:delText>
              </w:r>
              <w:r w:rsidR="00C94581" w:rsidRPr="00C94581" w:rsidDel="00372A39">
                <w:rPr>
                  <w:rFonts w:ascii="Times New Roman" w:hAnsi="Times New Roman" w:cs="Times New Roman" w:hint="cs"/>
                  <w:color w:val="000000"/>
                  <w:sz w:val="18"/>
                  <w:szCs w:val="18"/>
                </w:rPr>
                <w:delText>ó</w:delText>
              </w:r>
              <w:r w:rsidR="00C94581" w:rsidRPr="00C94581" w:rsidDel="00372A39">
                <w:rPr>
                  <w:rFonts w:ascii="Times New Roman" w:hAnsi="Times New Roman" w:cs="Times New Roman"/>
                  <w:color w:val="000000"/>
                  <w:sz w:val="18"/>
                  <w:szCs w:val="18"/>
                </w:rPr>
                <w:delText>logos, fue la antigua capital del Reino de Israel y del Reino de Jud</w:delText>
              </w:r>
              <w:r w:rsidR="00C94581" w:rsidRPr="00C94581" w:rsidDel="00372A39">
                <w:rPr>
                  <w:rFonts w:ascii="Times New Roman" w:hAnsi="Times New Roman" w:cs="Times New Roman" w:hint="cs"/>
                  <w:color w:val="000000"/>
                  <w:sz w:val="18"/>
                  <w:szCs w:val="18"/>
                </w:rPr>
                <w:delText>á</w:delText>
              </w:r>
              <w:r w:rsidR="00C94581" w:rsidRPr="00C94581" w:rsidDel="00372A39">
                <w:rPr>
                  <w:rFonts w:ascii="Times New Roman" w:hAnsi="Times New Roman" w:cs="Times New Roman"/>
                  <w:color w:val="000000"/>
                  <w:sz w:val="18"/>
                  <w:szCs w:val="18"/>
                </w:rPr>
                <w:delText>, y siglos m</w:delText>
              </w:r>
              <w:r w:rsidR="00C94581" w:rsidRPr="00C94581" w:rsidDel="00372A39">
                <w:rPr>
                  <w:rFonts w:ascii="Times New Roman" w:hAnsi="Times New Roman" w:cs="Times New Roman" w:hint="cs"/>
                  <w:color w:val="000000"/>
                  <w:sz w:val="18"/>
                  <w:szCs w:val="18"/>
                </w:rPr>
                <w:delText>á</w:delText>
              </w:r>
              <w:r w:rsidR="00C94581" w:rsidRPr="00C94581" w:rsidDel="00372A39">
                <w:rPr>
                  <w:rFonts w:ascii="Times New Roman" w:hAnsi="Times New Roman" w:cs="Times New Roman"/>
                  <w:color w:val="000000"/>
                  <w:sz w:val="18"/>
                  <w:szCs w:val="18"/>
                </w:rPr>
                <w:delText>s tarde del reino franco de Jerusal</w:delText>
              </w:r>
              <w:r w:rsidR="00C94581" w:rsidRPr="00C94581" w:rsidDel="00372A39">
                <w:rPr>
                  <w:rFonts w:ascii="Times New Roman" w:hAnsi="Times New Roman" w:cs="Times New Roman" w:hint="cs"/>
                  <w:color w:val="000000"/>
                  <w:sz w:val="18"/>
                  <w:szCs w:val="18"/>
                </w:rPr>
                <w:delText>é</w:delText>
              </w:r>
              <w:r w:rsidR="00C94581" w:rsidRPr="00C94581" w:rsidDel="00372A39">
                <w:rPr>
                  <w:rFonts w:ascii="Times New Roman" w:hAnsi="Times New Roman" w:cs="Times New Roman"/>
                  <w:color w:val="000000"/>
                  <w:sz w:val="18"/>
                  <w:szCs w:val="18"/>
                </w:rPr>
                <w:delText>n</w:delText>
              </w:r>
              <w:r w:rsidDel="00372A39">
                <w:rPr>
                  <w:rFonts w:ascii="Times New Roman" w:hAnsi="Times New Roman" w:cs="Times New Roman"/>
                  <w:color w:val="000000"/>
                  <w:sz w:val="18"/>
                  <w:szCs w:val="18"/>
                </w:rPr>
                <w:delText>”</w:delText>
              </w:r>
              <w:r w:rsidR="00C94581" w:rsidRPr="00C94581" w:rsidDel="00372A39">
                <w:rPr>
                  <w:rFonts w:ascii="Times New Roman" w:hAnsi="Times New Roman" w:cs="Times New Roman"/>
                  <w:color w:val="000000"/>
                  <w:sz w:val="18"/>
                  <w:szCs w:val="18"/>
                </w:rPr>
                <w:delText xml:space="preserve">. </w:delText>
              </w:r>
              <w:r w:rsidR="00C94581" w:rsidDel="00372A39">
                <w:rPr>
                  <w:rFonts w:ascii="Times New Roman" w:hAnsi="Times New Roman" w:cs="Times New Roman"/>
                  <w:color w:val="000000"/>
                  <w:sz w:val="18"/>
                  <w:szCs w:val="18"/>
                </w:rPr>
                <w:delText>(Wikipedia)</w:delText>
              </w:r>
            </w:del>
          </w:p>
        </w:tc>
      </w:tr>
      <w:tr w:rsidR="00372A39" w:rsidRPr="005D1738" w14:paraId="49BEA05A" w14:textId="77777777" w:rsidTr="00372A39">
        <w:trPr>
          <w:gridBefore w:val="1"/>
          <w:gridAfter w:val="1"/>
          <w:ins w:id="1659" w:author="Cuenta Microsoft" w:date="2016-05-20T11:40:00Z"/>
        </w:trPr>
        <w:tc>
          <w:tcPr>
            <w:tcW w:w="8828" w:type="dxa"/>
            <w:gridSpan w:val="3"/>
            <w:shd w:val="clear" w:color="auto" w:fill="0D0D0D" w:themeFill="text1" w:themeFillTint="F2"/>
          </w:tcPr>
          <w:p w14:paraId="5DCE2DC4" w14:textId="77777777" w:rsidR="00372A39" w:rsidRPr="005D1738" w:rsidRDefault="00372A39" w:rsidP="00C00E85">
            <w:pPr>
              <w:jc w:val="center"/>
              <w:rPr>
                <w:ins w:id="1660" w:author="Cuenta Microsoft" w:date="2016-05-20T11:40:00Z"/>
                <w:rFonts w:ascii="Times New Roman" w:hAnsi="Times New Roman" w:cs="Times New Roman"/>
                <w:b/>
                <w:color w:val="FFFFFF" w:themeColor="background1"/>
              </w:rPr>
            </w:pPr>
            <w:ins w:id="1661" w:author="Cuenta Microsoft" w:date="2016-05-20T11:40:00Z">
              <w:r w:rsidRPr="005D1738">
                <w:rPr>
                  <w:rFonts w:ascii="Times New Roman" w:hAnsi="Times New Roman" w:cs="Times New Roman"/>
                  <w:b/>
                  <w:color w:val="FFFFFF" w:themeColor="background1"/>
                </w:rPr>
                <w:t>Imagen (fotografía, gráfica o ilustración)</w:t>
              </w:r>
            </w:ins>
          </w:p>
        </w:tc>
      </w:tr>
      <w:tr w:rsidR="00372A39" w14:paraId="01FF848C" w14:textId="77777777" w:rsidTr="00372A39">
        <w:trPr>
          <w:gridBefore w:val="1"/>
          <w:gridAfter w:val="1"/>
          <w:ins w:id="1662" w:author="Cuenta Microsoft" w:date="2016-05-20T11:40:00Z"/>
        </w:trPr>
        <w:tc>
          <w:tcPr>
            <w:tcW w:w="1158" w:type="dxa"/>
          </w:tcPr>
          <w:p w14:paraId="311A88F8" w14:textId="77777777" w:rsidR="00372A39" w:rsidRPr="00053744" w:rsidRDefault="00372A39" w:rsidP="00C00E85">
            <w:pPr>
              <w:rPr>
                <w:ins w:id="1663" w:author="Cuenta Microsoft" w:date="2016-05-20T11:40:00Z"/>
                <w:rFonts w:ascii="Times New Roman" w:hAnsi="Times New Roman" w:cs="Times New Roman"/>
                <w:b/>
                <w:color w:val="000000"/>
                <w:sz w:val="18"/>
                <w:szCs w:val="18"/>
              </w:rPr>
            </w:pPr>
            <w:ins w:id="1664" w:author="Cuenta Microsoft" w:date="2016-05-20T11:40:00Z">
              <w:r>
                <w:rPr>
                  <w:rFonts w:ascii="Times New Roman" w:hAnsi="Times New Roman" w:cs="Times New Roman"/>
                  <w:b/>
                  <w:color w:val="000000"/>
                  <w:sz w:val="18"/>
                  <w:szCs w:val="18"/>
                </w:rPr>
                <w:t>Código</w:t>
              </w:r>
            </w:ins>
          </w:p>
        </w:tc>
        <w:tc>
          <w:tcPr>
            <w:tcW w:w="7670" w:type="dxa"/>
            <w:gridSpan w:val="2"/>
          </w:tcPr>
          <w:p w14:paraId="620557A0" w14:textId="77777777" w:rsidR="00372A39" w:rsidRPr="00E462B5" w:rsidRDefault="00372A39" w:rsidP="00C00E85">
            <w:pPr>
              <w:rPr>
                <w:ins w:id="1665" w:author="Cuenta Microsoft" w:date="2016-05-20T11:40:00Z"/>
                <w:rFonts w:ascii="Times New Roman" w:hAnsi="Times New Roman" w:cs="Times New Roman"/>
                <w:b/>
                <w:color w:val="000000"/>
                <w:sz w:val="18"/>
                <w:szCs w:val="18"/>
              </w:rPr>
            </w:pPr>
            <w:ins w:id="1666" w:author="Cuenta Microsoft" w:date="2016-05-20T11:40: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21</w:t>
              </w:r>
            </w:ins>
          </w:p>
        </w:tc>
      </w:tr>
      <w:tr w:rsidR="00372A39" w14:paraId="2E4AAFD3" w14:textId="77777777" w:rsidTr="00372A39">
        <w:trPr>
          <w:gridBefore w:val="1"/>
          <w:gridAfter w:val="1"/>
          <w:ins w:id="1667" w:author="Cuenta Microsoft" w:date="2016-05-20T11:40:00Z"/>
        </w:trPr>
        <w:tc>
          <w:tcPr>
            <w:tcW w:w="1158" w:type="dxa"/>
          </w:tcPr>
          <w:p w14:paraId="428CA628" w14:textId="77777777" w:rsidR="00372A39" w:rsidRDefault="00372A39" w:rsidP="00C00E85">
            <w:pPr>
              <w:rPr>
                <w:ins w:id="1668" w:author="Cuenta Microsoft" w:date="2016-05-20T11:40:00Z"/>
                <w:rFonts w:ascii="Times New Roman" w:hAnsi="Times New Roman" w:cs="Times New Roman"/>
                <w:color w:val="000000"/>
              </w:rPr>
            </w:pPr>
            <w:ins w:id="1669" w:author="Cuenta Microsoft" w:date="2016-05-20T11:40:00Z">
              <w:r w:rsidRPr="00053744">
                <w:rPr>
                  <w:rFonts w:ascii="Times New Roman" w:hAnsi="Times New Roman" w:cs="Times New Roman"/>
                  <w:b/>
                  <w:color w:val="000000"/>
                  <w:sz w:val="18"/>
                  <w:szCs w:val="18"/>
                </w:rPr>
                <w:t>Descripción</w:t>
              </w:r>
            </w:ins>
          </w:p>
        </w:tc>
        <w:tc>
          <w:tcPr>
            <w:tcW w:w="7670" w:type="dxa"/>
            <w:gridSpan w:val="2"/>
          </w:tcPr>
          <w:p w14:paraId="28CF2853" w14:textId="77777777" w:rsidR="00372A39" w:rsidRPr="00E462B5" w:rsidRDefault="00372A39" w:rsidP="00C00E85">
            <w:pPr>
              <w:rPr>
                <w:ins w:id="1670" w:author="Cuenta Microsoft" w:date="2016-05-20T11:40:00Z"/>
                <w:rFonts w:ascii="Times New Roman" w:hAnsi="Times New Roman" w:cs="Times New Roman"/>
                <w:color w:val="000000"/>
                <w:sz w:val="18"/>
                <w:szCs w:val="18"/>
              </w:rPr>
            </w:pPr>
            <w:ins w:id="1671" w:author="Cuenta Microsoft" w:date="2016-05-20T11:40:00Z">
              <w:r>
                <w:rPr>
                  <w:rFonts w:ascii="Times New Roman" w:hAnsi="Times New Roman" w:cs="Times New Roman"/>
                  <w:color w:val="000000"/>
                  <w:sz w:val="18"/>
                  <w:szCs w:val="18"/>
                </w:rPr>
                <w:t>Imagen de Jerusalén</w:t>
              </w:r>
            </w:ins>
          </w:p>
        </w:tc>
      </w:tr>
      <w:tr w:rsidR="00372A39" w14:paraId="462767CE" w14:textId="77777777" w:rsidTr="00372A39">
        <w:trPr>
          <w:gridBefore w:val="1"/>
          <w:gridAfter w:val="1"/>
          <w:ins w:id="1672" w:author="Cuenta Microsoft" w:date="2016-05-20T11:40:00Z"/>
        </w:trPr>
        <w:tc>
          <w:tcPr>
            <w:tcW w:w="1158" w:type="dxa"/>
          </w:tcPr>
          <w:p w14:paraId="024809EC" w14:textId="77777777" w:rsidR="00372A39" w:rsidRDefault="00372A39" w:rsidP="00C00E85">
            <w:pPr>
              <w:rPr>
                <w:ins w:id="1673" w:author="Cuenta Microsoft" w:date="2016-05-20T11:40:00Z"/>
                <w:rFonts w:ascii="Times New Roman" w:hAnsi="Times New Roman" w:cs="Times New Roman"/>
                <w:color w:val="000000"/>
              </w:rPr>
            </w:pPr>
            <w:ins w:id="1674" w:author="Cuenta Microsoft" w:date="2016-05-20T11:40: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7670" w:type="dxa"/>
            <w:gridSpan w:val="2"/>
          </w:tcPr>
          <w:p w14:paraId="20B1552A" w14:textId="77777777" w:rsidR="00372A39" w:rsidRDefault="00372A39" w:rsidP="00C00E85">
            <w:pPr>
              <w:rPr>
                <w:ins w:id="1675" w:author="Cuenta Microsoft" w:date="2016-05-20T11:40:00Z"/>
                <w:rFonts w:ascii="Times New Roman" w:hAnsi="Times New Roman" w:cs="Times New Roman"/>
                <w:color w:val="000000"/>
                <w:sz w:val="18"/>
                <w:szCs w:val="18"/>
              </w:rPr>
            </w:pPr>
            <w:ins w:id="1676" w:author="Cuenta Microsoft" w:date="2016-05-20T11:40:00Z">
              <w:r w:rsidRPr="00B20C58">
                <w:rPr>
                  <w:rFonts w:ascii="Times New Roman" w:hAnsi="Times New Roman" w:cs="Times New Roman"/>
                  <w:color w:val="000000"/>
                  <w:sz w:val="18"/>
                  <w:szCs w:val="18"/>
                </w:rPr>
                <w:t>http://hispanicasaber.planetasaber.com/encyclopedia/default.asp?idpack=9&amp;idpil=000GGX01&amp;ruta=Buscador</w:t>
              </w:r>
            </w:ins>
          </w:p>
          <w:p w14:paraId="4E1CE91A" w14:textId="77777777" w:rsidR="00372A39" w:rsidRPr="00E462B5" w:rsidRDefault="00372A39" w:rsidP="00C00E85">
            <w:pPr>
              <w:rPr>
                <w:ins w:id="1677" w:author="Cuenta Microsoft" w:date="2016-05-20T11:40:00Z"/>
                <w:rFonts w:ascii="Times New Roman" w:hAnsi="Times New Roman" w:cs="Times New Roman"/>
                <w:color w:val="000000"/>
                <w:sz w:val="18"/>
                <w:szCs w:val="18"/>
              </w:rPr>
            </w:pPr>
          </w:p>
        </w:tc>
      </w:tr>
      <w:tr w:rsidR="00372A39" w14:paraId="2A78F28F" w14:textId="77777777" w:rsidTr="00372A39">
        <w:trPr>
          <w:gridBefore w:val="1"/>
          <w:gridAfter w:val="1"/>
          <w:ins w:id="1678" w:author="Cuenta Microsoft" w:date="2016-05-20T11:40:00Z"/>
        </w:trPr>
        <w:tc>
          <w:tcPr>
            <w:tcW w:w="1158" w:type="dxa"/>
          </w:tcPr>
          <w:p w14:paraId="70C6301C" w14:textId="77777777" w:rsidR="00372A39" w:rsidRDefault="00372A39" w:rsidP="00C00E85">
            <w:pPr>
              <w:rPr>
                <w:ins w:id="1679" w:author="Cuenta Microsoft" w:date="2016-05-20T11:40:00Z"/>
                <w:rFonts w:ascii="Times New Roman" w:hAnsi="Times New Roman" w:cs="Times New Roman"/>
                <w:color w:val="000000"/>
              </w:rPr>
            </w:pPr>
            <w:ins w:id="1680" w:author="Cuenta Microsoft" w:date="2016-05-20T11:40:00Z">
              <w:r w:rsidRPr="00053744">
                <w:rPr>
                  <w:rFonts w:ascii="Times New Roman" w:hAnsi="Times New Roman" w:cs="Times New Roman"/>
                  <w:b/>
                  <w:color w:val="000000"/>
                  <w:sz w:val="18"/>
                  <w:szCs w:val="18"/>
                </w:rPr>
                <w:t>Pie de imagen</w:t>
              </w:r>
            </w:ins>
          </w:p>
        </w:tc>
        <w:tc>
          <w:tcPr>
            <w:tcW w:w="7670" w:type="dxa"/>
            <w:gridSpan w:val="2"/>
          </w:tcPr>
          <w:p w14:paraId="7E30A00C" w14:textId="77777777" w:rsidR="00372A39" w:rsidRPr="00E462B5" w:rsidRDefault="00372A39" w:rsidP="00C00E85">
            <w:pPr>
              <w:rPr>
                <w:ins w:id="1681" w:author="Cuenta Microsoft" w:date="2016-05-20T11:40:00Z"/>
                <w:rFonts w:ascii="Times New Roman" w:hAnsi="Times New Roman" w:cs="Times New Roman"/>
                <w:color w:val="000000"/>
                <w:sz w:val="18"/>
                <w:szCs w:val="18"/>
              </w:rPr>
            </w:pPr>
            <w:ins w:id="1682" w:author="Cuenta Microsoft" w:date="2016-05-20T11:40:00Z">
              <w:r w:rsidRPr="00C94581">
                <w:rPr>
                  <w:rFonts w:ascii="Times New Roman" w:hAnsi="Times New Roman" w:cs="Times New Roman"/>
                  <w:color w:val="000000"/>
                  <w:sz w:val="18"/>
                  <w:szCs w:val="18"/>
                </w:rPr>
                <w:t>Jerusal</w:t>
              </w:r>
              <w:r w:rsidRPr="00C94581">
                <w:rPr>
                  <w:rFonts w:ascii="Times New Roman" w:hAnsi="Times New Roman" w:cs="Times New Roman" w:hint="cs"/>
                  <w:color w:val="000000"/>
                  <w:sz w:val="18"/>
                  <w:szCs w:val="18"/>
                </w:rPr>
                <w:t>é</w:t>
              </w:r>
              <w:r>
                <w:rPr>
                  <w:rFonts w:ascii="Times New Roman" w:hAnsi="Times New Roman" w:cs="Times New Roman"/>
                  <w:color w:val="000000"/>
                  <w:sz w:val="18"/>
                  <w:szCs w:val="18"/>
                </w:rPr>
                <w:t>n alberga sitios que son considerados sagrados por musulmanes, judíos y cristianos, circunstancia que ha servido para que, a lo largo de la historia, diferentes poderes políticos reclamen el dominio sobre la totalidad de esta ciudad.</w:t>
              </w:r>
            </w:ins>
          </w:p>
        </w:tc>
      </w:tr>
    </w:tbl>
    <w:p w14:paraId="06CCACEE" w14:textId="77777777"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7512D60A" w14:textId="77777777" w:rsidR="009412E4" w:rsidRPr="004B2F4D" w:rsidRDefault="00DC4F11"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Pr>
          <w:rFonts w:ascii="Times New Roman" w:hAnsi="Times New Roman" w:cs="Times New Roman"/>
          <w:b/>
          <w:sz w:val="24"/>
          <w:szCs w:val="24"/>
        </w:rPr>
        <w:t>3</w:t>
      </w:r>
      <w:r w:rsidR="004B2F4D" w:rsidRPr="002D46F9">
        <w:rPr>
          <w:rFonts w:ascii="Times New Roman" w:hAnsi="Times New Roman" w:cs="Times New Roman"/>
          <w:b/>
          <w:sz w:val="24"/>
          <w:szCs w:val="24"/>
        </w:rPr>
        <w:t>.1.</w:t>
      </w:r>
      <w:r w:rsidR="004B2F4D">
        <w:rPr>
          <w:rFonts w:ascii="Times New Roman" w:hAnsi="Times New Roman" w:cs="Times New Roman"/>
          <w:b/>
          <w:sz w:val="24"/>
          <w:szCs w:val="24"/>
        </w:rPr>
        <w:t xml:space="preserve">2 </w:t>
      </w:r>
      <w:r w:rsidR="009412E4" w:rsidRPr="004B2F4D">
        <w:rPr>
          <w:rFonts w:ascii="Times New Roman" w:eastAsia="Times New Roman" w:hAnsi="Times New Roman" w:cs="Times New Roman"/>
          <w:b/>
          <w:bCs/>
          <w:color w:val="333333"/>
          <w:sz w:val="24"/>
          <w:szCs w:val="24"/>
          <w:lang w:eastAsia="es-CO"/>
        </w:rPr>
        <w:t>Fronteras</w:t>
      </w:r>
    </w:p>
    <w:p w14:paraId="6EAA2495" w14:textId="77777777"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Guerra de los Seis Días en 1967 trazó fronteras que unos y otros quieren deshacer o conservar. </w:t>
      </w:r>
    </w:p>
    <w:p w14:paraId="104A5826" w14:textId="77777777"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Para los palestinos, su patria incluye Jerusalén Oriental, Cisjordania y la Franja de Gaza, </w:t>
      </w:r>
      <w:r w:rsidR="00FB0493">
        <w:rPr>
          <w:rFonts w:ascii="Times New Roman" w:eastAsia="Times New Roman" w:hAnsi="Times New Roman" w:cs="Times New Roman"/>
          <w:bCs/>
          <w:color w:val="333333"/>
          <w:sz w:val="24"/>
          <w:szCs w:val="24"/>
          <w:lang w:eastAsia="es-CO"/>
        </w:rPr>
        <w:t xml:space="preserve">que han sido </w:t>
      </w:r>
      <w:r w:rsidRPr="002F23E0">
        <w:rPr>
          <w:rFonts w:ascii="Times New Roman" w:eastAsia="Times New Roman" w:hAnsi="Times New Roman" w:cs="Times New Roman"/>
          <w:bCs/>
          <w:color w:val="333333"/>
          <w:sz w:val="24"/>
          <w:szCs w:val="24"/>
          <w:lang w:eastAsia="es-CO"/>
        </w:rPr>
        <w:t xml:space="preserve">ocupadas por los judíos después de la </w:t>
      </w:r>
      <w:r w:rsidR="00F8433C">
        <w:rPr>
          <w:rFonts w:ascii="Times New Roman" w:eastAsia="Times New Roman" w:hAnsi="Times New Roman" w:cs="Times New Roman"/>
          <w:bCs/>
          <w:color w:val="333333"/>
          <w:sz w:val="24"/>
          <w:szCs w:val="24"/>
          <w:lang w:eastAsia="es-CO"/>
        </w:rPr>
        <w:t>confrontación</w:t>
      </w:r>
      <w:r w:rsidRPr="002F23E0">
        <w:rPr>
          <w:rFonts w:ascii="Times New Roman" w:eastAsia="Times New Roman" w:hAnsi="Times New Roman" w:cs="Times New Roman"/>
          <w:bCs/>
          <w:color w:val="333333"/>
          <w:sz w:val="24"/>
          <w:szCs w:val="24"/>
          <w:lang w:eastAsia="es-CO"/>
        </w:rPr>
        <w:t xml:space="preserve">. </w:t>
      </w:r>
    </w:p>
    <w:p w14:paraId="0F247290" w14:textId="77777777" w:rsidR="007863AB" w:rsidRPr="002F23E0" w:rsidDel="00372A39" w:rsidRDefault="007863AB" w:rsidP="002F23E0">
      <w:pPr>
        <w:shd w:val="clear" w:color="auto" w:fill="FFFFFF"/>
        <w:spacing w:after="225" w:line="240" w:lineRule="auto"/>
        <w:rPr>
          <w:del w:id="1683" w:author="Cuenta Microsoft" w:date="2016-05-20T11:40:00Z"/>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Israel, por su parte, quiere conservar aquellos asentamientos </w:t>
      </w:r>
      <w:r w:rsidR="00FB0493">
        <w:rPr>
          <w:rFonts w:ascii="Times New Roman" w:eastAsia="Times New Roman" w:hAnsi="Times New Roman" w:cs="Times New Roman"/>
          <w:bCs/>
          <w:color w:val="333333"/>
          <w:sz w:val="24"/>
          <w:szCs w:val="24"/>
          <w:lang w:eastAsia="es-CO"/>
        </w:rPr>
        <w:t xml:space="preserve">judíos </w:t>
      </w:r>
      <w:r w:rsidRPr="002F23E0">
        <w:rPr>
          <w:rFonts w:ascii="Times New Roman" w:eastAsia="Times New Roman" w:hAnsi="Times New Roman" w:cs="Times New Roman"/>
          <w:bCs/>
          <w:color w:val="333333"/>
          <w:sz w:val="24"/>
          <w:szCs w:val="24"/>
          <w:lang w:eastAsia="es-CO"/>
        </w:rPr>
        <w:t xml:space="preserve">ubicados en Jerusalén Oriental, </w:t>
      </w:r>
      <w:r w:rsidRPr="001C3E80">
        <w:rPr>
          <w:rFonts w:ascii="Times New Roman" w:eastAsia="Times New Roman" w:hAnsi="Times New Roman" w:cs="Times New Roman"/>
          <w:b/>
          <w:bCs/>
          <w:color w:val="333333"/>
          <w:sz w:val="24"/>
          <w:szCs w:val="24"/>
          <w:lang w:eastAsia="es-CO"/>
        </w:rPr>
        <w:t>Cisjordania y Gaza</w:t>
      </w:r>
      <w:r w:rsidR="00F8433C" w:rsidRPr="001C3E80">
        <w:rPr>
          <w:rFonts w:ascii="Times New Roman" w:eastAsia="Times New Roman" w:hAnsi="Times New Roman" w:cs="Times New Roman"/>
          <w:b/>
          <w:bCs/>
          <w:color w:val="333333"/>
          <w:sz w:val="24"/>
          <w:szCs w:val="24"/>
          <w:lang w:eastAsia="es-CO"/>
        </w:rPr>
        <w:t>,</w:t>
      </w:r>
      <w:r w:rsidR="00FB0493">
        <w:rPr>
          <w:rFonts w:ascii="Times New Roman" w:eastAsia="Times New Roman" w:hAnsi="Times New Roman" w:cs="Times New Roman"/>
          <w:bCs/>
          <w:color w:val="333333"/>
          <w:sz w:val="24"/>
          <w:szCs w:val="24"/>
          <w:lang w:eastAsia="es-CO"/>
        </w:rPr>
        <w:t xml:space="preserve"> donde han sido creadas colonias con el apoyo gubernamental tras las victorias militares israelíes</w:t>
      </w:r>
      <w:r w:rsidRPr="002F23E0">
        <w:rPr>
          <w:rFonts w:ascii="Times New Roman" w:eastAsia="Times New Roman" w:hAnsi="Times New Roman" w:cs="Times New Roman"/>
          <w:bCs/>
          <w:color w:val="333333"/>
          <w:sz w:val="24"/>
          <w:szCs w:val="24"/>
          <w:lang w:eastAsia="es-CO"/>
        </w:rPr>
        <w:t xml:space="preserve">. Aunque Israel ha retirado </w:t>
      </w:r>
      <w:r w:rsidR="00FB0493">
        <w:rPr>
          <w:rFonts w:ascii="Times New Roman" w:eastAsia="Times New Roman" w:hAnsi="Times New Roman" w:cs="Times New Roman"/>
          <w:bCs/>
          <w:color w:val="333333"/>
          <w:sz w:val="24"/>
          <w:szCs w:val="24"/>
          <w:lang w:eastAsia="es-CO"/>
        </w:rPr>
        <w:t xml:space="preserve">algunas de sus </w:t>
      </w:r>
      <w:r w:rsidRPr="002F23E0">
        <w:rPr>
          <w:rFonts w:ascii="Times New Roman" w:eastAsia="Times New Roman" w:hAnsi="Times New Roman" w:cs="Times New Roman"/>
          <w:bCs/>
          <w:color w:val="333333"/>
          <w:sz w:val="24"/>
          <w:szCs w:val="24"/>
          <w:lang w:eastAsia="es-CO"/>
        </w:rPr>
        <w:t>colonia</w:t>
      </w:r>
      <w:r w:rsidR="00F8433C">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 xml:space="preserve"> de Gaza y Cisjordania, los palestinos reclaman el retiro total</w:t>
      </w:r>
      <w:r w:rsidR="00FB0493">
        <w:rPr>
          <w:rFonts w:ascii="Times New Roman" w:eastAsia="Times New Roman" w:hAnsi="Times New Roman" w:cs="Times New Roman"/>
          <w:bCs/>
          <w:color w:val="333333"/>
          <w:sz w:val="24"/>
          <w:szCs w:val="24"/>
          <w:lang w:eastAsia="es-CO"/>
        </w:rPr>
        <w:t xml:space="preserve"> de los judíos</w:t>
      </w:r>
      <w:r w:rsidRPr="002F23E0">
        <w:rPr>
          <w:rFonts w:ascii="Times New Roman" w:eastAsia="Times New Roman" w:hAnsi="Times New Roman" w:cs="Times New Roman"/>
          <w:bCs/>
          <w:color w:val="333333"/>
          <w:sz w:val="24"/>
          <w:szCs w:val="24"/>
          <w:lang w:eastAsia="es-CO"/>
        </w:rPr>
        <w:t>.</w:t>
      </w:r>
      <w:del w:id="1684" w:author="Cuenta Microsoft" w:date="2016-05-20T11:40:00Z">
        <w:r w:rsidRPr="002F23E0" w:rsidDel="00372A39">
          <w:rPr>
            <w:rFonts w:ascii="Times New Roman" w:eastAsia="Times New Roman" w:hAnsi="Times New Roman" w:cs="Times New Roman"/>
            <w:bCs/>
            <w:color w:val="333333"/>
            <w:sz w:val="24"/>
            <w:szCs w:val="24"/>
            <w:lang w:eastAsia="es-CO"/>
          </w:rPr>
          <w:delText xml:space="preserve"> </w:delText>
        </w:r>
      </w:del>
    </w:p>
    <w:p w14:paraId="044BC01A" w14:textId="77777777" w:rsidR="0029345B" w:rsidRPr="002F23E0" w:rsidRDefault="002934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211945" w:rsidRPr="005D1738" w:rsidDel="00372A39" w14:paraId="75C44797" w14:textId="74CA51BD" w:rsidTr="00B0068D">
        <w:trPr>
          <w:del w:id="1685" w:author="Cuenta Microsoft" w:date="2016-05-20T11:40:00Z"/>
        </w:trPr>
        <w:tc>
          <w:tcPr>
            <w:tcW w:w="9033" w:type="dxa"/>
            <w:gridSpan w:val="2"/>
            <w:shd w:val="clear" w:color="auto" w:fill="0D0D0D" w:themeFill="text1" w:themeFillTint="F2"/>
          </w:tcPr>
          <w:p w14:paraId="69156B5A" w14:textId="05B4666F" w:rsidR="00211945" w:rsidRPr="005D1738" w:rsidDel="00372A39" w:rsidRDefault="00211945" w:rsidP="00B0068D">
            <w:pPr>
              <w:jc w:val="center"/>
              <w:rPr>
                <w:del w:id="1686" w:author="Cuenta Microsoft" w:date="2016-05-20T11:40:00Z"/>
                <w:rFonts w:ascii="Times New Roman" w:hAnsi="Times New Roman" w:cs="Times New Roman"/>
                <w:b/>
                <w:color w:val="FFFFFF" w:themeColor="background1"/>
              </w:rPr>
            </w:pPr>
            <w:del w:id="1687" w:author="Cuenta Microsoft" w:date="2016-05-20T11:40:00Z">
              <w:r w:rsidRPr="005D1738" w:rsidDel="00372A39">
                <w:rPr>
                  <w:rFonts w:ascii="Times New Roman" w:hAnsi="Times New Roman" w:cs="Times New Roman"/>
                  <w:b/>
                  <w:color w:val="FFFFFF" w:themeColor="background1"/>
                </w:rPr>
                <w:delText>Imagen (fotografía, gráfica o ilustración)</w:delText>
              </w:r>
            </w:del>
          </w:p>
        </w:tc>
      </w:tr>
      <w:tr w:rsidR="00211945" w:rsidDel="00372A39" w14:paraId="139AB004" w14:textId="62492947" w:rsidTr="00B0068D">
        <w:trPr>
          <w:del w:id="1688" w:author="Cuenta Microsoft" w:date="2016-05-20T11:40:00Z"/>
        </w:trPr>
        <w:tc>
          <w:tcPr>
            <w:tcW w:w="2518" w:type="dxa"/>
          </w:tcPr>
          <w:p w14:paraId="05FB5B47" w14:textId="1B149242" w:rsidR="00211945" w:rsidRPr="00053744" w:rsidDel="00372A39" w:rsidRDefault="00211945" w:rsidP="00B0068D">
            <w:pPr>
              <w:rPr>
                <w:del w:id="1689" w:author="Cuenta Microsoft" w:date="2016-05-20T11:40:00Z"/>
                <w:rFonts w:ascii="Times New Roman" w:hAnsi="Times New Roman" w:cs="Times New Roman"/>
                <w:b/>
                <w:color w:val="000000"/>
                <w:sz w:val="18"/>
                <w:szCs w:val="18"/>
              </w:rPr>
            </w:pPr>
            <w:del w:id="1690" w:author="Cuenta Microsoft" w:date="2016-05-20T11:40:00Z">
              <w:r w:rsidDel="00372A39">
                <w:rPr>
                  <w:rFonts w:ascii="Times New Roman" w:hAnsi="Times New Roman" w:cs="Times New Roman"/>
                  <w:b/>
                  <w:color w:val="000000"/>
                  <w:sz w:val="18"/>
                  <w:szCs w:val="18"/>
                </w:rPr>
                <w:delText>Código</w:delText>
              </w:r>
            </w:del>
          </w:p>
        </w:tc>
        <w:tc>
          <w:tcPr>
            <w:tcW w:w="6515" w:type="dxa"/>
          </w:tcPr>
          <w:p w14:paraId="16E96A2B" w14:textId="5B62399D" w:rsidR="00211945" w:rsidRPr="00E462B5" w:rsidDel="00372A39" w:rsidRDefault="00211945" w:rsidP="00B0068D">
            <w:pPr>
              <w:rPr>
                <w:del w:id="1691" w:author="Cuenta Microsoft" w:date="2016-05-20T11:40:00Z"/>
                <w:rFonts w:ascii="Times New Roman" w:hAnsi="Times New Roman" w:cs="Times New Roman"/>
                <w:b/>
                <w:color w:val="000000"/>
                <w:sz w:val="18"/>
                <w:szCs w:val="18"/>
              </w:rPr>
            </w:pPr>
            <w:del w:id="1692" w:author="Cuenta Microsoft" w:date="2016-05-20T11:40:00Z">
              <w:r w:rsidRPr="00E462B5" w:rsidDel="00372A39">
                <w:rPr>
                  <w:rFonts w:ascii="Times New Roman" w:hAnsi="Times New Roman" w:cs="Times New Roman"/>
                  <w:color w:val="000000"/>
                  <w:sz w:val="18"/>
                  <w:szCs w:val="18"/>
                </w:rPr>
                <w:delText>CS_10_02_IMG</w:delText>
              </w:r>
              <w:r w:rsidR="00B73083" w:rsidDel="00372A39">
                <w:rPr>
                  <w:rFonts w:ascii="Times New Roman" w:hAnsi="Times New Roman" w:cs="Times New Roman"/>
                  <w:color w:val="000000"/>
                  <w:sz w:val="18"/>
                  <w:szCs w:val="18"/>
                </w:rPr>
                <w:delText>37</w:delText>
              </w:r>
            </w:del>
          </w:p>
        </w:tc>
      </w:tr>
      <w:tr w:rsidR="00211945" w:rsidDel="00372A39" w14:paraId="78D24F37" w14:textId="04CB6627" w:rsidTr="00B0068D">
        <w:trPr>
          <w:del w:id="1693" w:author="Cuenta Microsoft" w:date="2016-05-20T11:40:00Z"/>
        </w:trPr>
        <w:tc>
          <w:tcPr>
            <w:tcW w:w="2518" w:type="dxa"/>
          </w:tcPr>
          <w:p w14:paraId="305F4C5E" w14:textId="39BA3B6E" w:rsidR="00211945" w:rsidDel="00372A39" w:rsidRDefault="00211945" w:rsidP="00B0068D">
            <w:pPr>
              <w:rPr>
                <w:del w:id="1694" w:author="Cuenta Microsoft" w:date="2016-05-20T11:40:00Z"/>
                <w:rFonts w:ascii="Times New Roman" w:hAnsi="Times New Roman" w:cs="Times New Roman"/>
                <w:color w:val="000000"/>
              </w:rPr>
            </w:pPr>
            <w:del w:id="1695" w:author="Cuenta Microsoft" w:date="2016-05-20T11:40:00Z">
              <w:r w:rsidRPr="00053744" w:rsidDel="00372A39">
                <w:rPr>
                  <w:rFonts w:ascii="Times New Roman" w:hAnsi="Times New Roman" w:cs="Times New Roman"/>
                  <w:b/>
                  <w:color w:val="000000"/>
                  <w:sz w:val="18"/>
                  <w:szCs w:val="18"/>
                </w:rPr>
                <w:delText>Descripción</w:delText>
              </w:r>
            </w:del>
          </w:p>
        </w:tc>
        <w:tc>
          <w:tcPr>
            <w:tcW w:w="6515" w:type="dxa"/>
          </w:tcPr>
          <w:p w14:paraId="53016D7E" w14:textId="26862F25" w:rsidR="00211945" w:rsidRPr="00E462B5" w:rsidDel="00372A39" w:rsidRDefault="00211945" w:rsidP="00B0068D">
            <w:pPr>
              <w:rPr>
                <w:del w:id="1696" w:author="Cuenta Microsoft" w:date="2016-05-20T11:40:00Z"/>
                <w:rFonts w:ascii="Times New Roman" w:hAnsi="Times New Roman" w:cs="Times New Roman"/>
                <w:color w:val="000000"/>
                <w:sz w:val="18"/>
                <w:szCs w:val="18"/>
              </w:rPr>
            </w:pPr>
            <w:del w:id="1697" w:author="Cuenta Microsoft" w:date="2016-05-20T11:40:00Z">
              <w:r w:rsidDel="00372A39">
                <w:rPr>
                  <w:rFonts w:ascii="Times New Roman" w:hAnsi="Times New Roman" w:cs="Times New Roman"/>
                  <w:color w:val="000000"/>
                  <w:sz w:val="18"/>
                  <w:szCs w:val="18"/>
                </w:rPr>
                <w:delText>Foto de dos niños, israelí y palestino, abrazados</w:delText>
              </w:r>
            </w:del>
          </w:p>
        </w:tc>
      </w:tr>
      <w:tr w:rsidR="00211945" w:rsidDel="00372A39" w14:paraId="7D86CF15" w14:textId="1C55CD7E" w:rsidTr="00B0068D">
        <w:trPr>
          <w:del w:id="1698" w:author="Cuenta Microsoft" w:date="2016-05-20T11:40:00Z"/>
        </w:trPr>
        <w:tc>
          <w:tcPr>
            <w:tcW w:w="2518" w:type="dxa"/>
          </w:tcPr>
          <w:p w14:paraId="3735E605" w14:textId="10CAE22F" w:rsidR="00211945" w:rsidDel="00372A39" w:rsidRDefault="00211945" w:rsidP="00B0068D">
            <w:pPr>
              <w:rPr>
                <w:del w:id="1699" w:author="Cuenta Microsoft" w:date="2016-05-20T11:40:00Z"/>
                <w:rFonts w:ascii="Times New Roman" w:hAnsi="Times New Roman" w:cs="Times New Roman"/>
                <w:color w:val="000000"/>
              </w:rPr>
            </w:pPr>
            <w:del w:id="1700" w:author="Cuenta Microsoft" w:date="2016-05-20T11:40: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515" w:type="dxa"/>
          </w:tcPr>
          <w:p w14:paraId="29C61D2B" w14:textId="7936A1E5" w:rsidR="00532862" w:rsidDel="00372A39" w:rsidRDefault="00DB4EE6" w:rsidP="00B0068D">
            <w:pPr>
              <w:rPr>
                <w:del w:id="1701" w:author="Cuenta Microsoft" w:date="2016-05-20T11:40:00Z"/>
                <w:rFonts w:ascii="Times New Roman" w:hAnsi="Times New Roman" w:cs="Times New Roman"/>
                <w:color w:val="000000"/>
                <w:sz w:val="18"/>
                <w:szCs w:val="18"/>
              </w:rPr>
            </w:pPr>
            <w:del w:id="1702" w:author="Cuenta Microsoft" w:date="2016-05-20T11:40:00Z">
              <w:r w:rsidDel="00372A39">
                <w:rPr>
                  <w:noProof/>
                  <w:lang w:eastAsia="es-CO"/>
                </w:rPr>
                <w:drawing>
                  <wp:inline distT="0" distB="0" distL="0" distR="0" wp14:anchorId="3B802269" wp14:editId="3DB4FB13">
                    <wp:extent cx="2159259" cy="1833019"/>
                    <wp:effectExtent l="0" t="0" r="0" b="0"/>
                    <wp:docPr id="7" name="Imagen 7" descr="http://thumb101.shutterstock.com/display_pic_with_logo/641824/206173603/stock-vector-muslim-boy-and-jewish-boy-being-friends-20617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641824/206173603/stock-vector-muslim-boy-and-jewish-boy-being-friends-20617360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8402" cy="1857759"/>
                            </a:xfrm>
                            <a:prstGeom prst="rect">
                              <a:avLst/>
                            </a:prstGeom>
                            <a:noFill/>
                            <a:ln>
                              <a:noFill/>
                            </a:ln>
                          </pic:spPr>
                        </pic:pic>
                      </a:graphicData>
                    </a:graphic>
                  </wp:inline>
                </w:drawing>
              </w:r>
            </w:del>
          </w:p>
          <w:p w14:paraId="3059BBCF" w14:textId="4927F103" w:rsidR="00211945" w:rsidRPr="00E462B5" w:rsidDel="00372A39" w:rsidRDefault="00061134" w:rsidP="00B0068D">
            <w:pPr>
              <w:rPr>
                <w:del w:id="1703" w:author="Cuenta Microsoft" w:date="2016-05-20T11:40:00Z"/>
                <w:rFonts w:ascii="Times New Roman" w:hAnsi="Times New Roman" w:cs="Times New Roman"/>
                <w:color w:val="000000"/>
                <w:sz w:val="18"/>
                <w:szCs w:val="18"/>
              </w:rPr>
            </w:pPr>
            <w:del w:id="1704" w:author="Cuenta Microsoft" w:date="2016-05-20T11:40:00Z">
              <w:r w:rsidDel="00372A39">
                <w:fldChar w:fldCharType="begin"/>
              </w:r>
              <w:r w:rsidDel="00372A39">
                <w:delInstrText xml:space="preserve"> HYPERLINK "http://thumb101.shutterstock.com/display_pic_with_logo/641824/206173603/stock-vector-muslim-boy-and-jewish-boy-being-friends-206173603.jpg" </w:delInstrText>
              </w:r>
              <w:r w:rsidDel="00372A39">
                <w:fldChar w:fldCharType="separate"/>
              </w:r>
              <w:r w:rsidR="00FB0493" w:rsidRPr="005B44D9" w:rsidDel="00372A39">
                <w:rPr>
                  <w:rStyle w:val="Hipervnculo"/>
                  <w:rFonts w:ascii="Times New Roman" w:hAnsi="Times New Roman" w:cs="Times New Roman"/>
                  <w:sz w:val="18"/>
                  <w:szCs w:val="18"/>
                </w:rPr>
                <w:delText>http://thumb101.shutterstock.com/display_pic_with_logo/641824/206173603/stock-vector-muslim-boy-and-jewish-boy-being-friends-206173603.jpg</w:delText>
              </w:r>
              <w:r w:rsidDel="00372A39">
                <w:rPr>
                  <w:rStyle w:val="Hipervnculo"/>
                  <w:rFonts w:ascii="Times New Roman" w:hAnsi="Times New Roman" w:cs="Times New Roman"/>
                  <w:sz w:val="18"/>
                  <w:szCs w:val="18"/>
                </w:rPr>
                <w:fldChar w:fldCharType="end"/>
              </w:r>
            </w:del>
          </w:p>
        </w:tc>
      </w:tr>
      <w:tr w:rsidR="00211945" w:rsidDel="00372A39" w14:paraId="133174A3" w14:textId="796AA0A9" w:rsidTr="00B0068D">
        <w:trPr>
          <w:del w:id="1705" w:author="Cuenta Microsoft" w:date="2016-05-20T11:40:00Z"/>
        </w:trPr>
        <w:tc>
          <w:tcPr>
            <w:tcW w:w="2518" w:type="dxa"/>
          </w:tcPr>
          <w:p w14:paraId="37C3657F" w14:textId="340AB4E4" w:rsidR="00211945" w:rsidDel="00372A39" w:rsidRDefault="00211945" w:rsidP="00B0068D">
            <w:pPr>
              <w:rPr>
                <w:del w:id="1706" w:author="Cuenta Microsoft" w:date="2016-05-20T11:40:00Z"/>
                <w:rFonts w:ascii="Times New Roman" w:hAnsi="Times New Roman" w:cs="Times New Roman"/>
                <w:color w:val="000000"/>
              </w:rPr>
            </w:pPr>
            <w:del w:id="1707" w:author="Cuenta Microsoft" w:date="2016-05-20T11:40:00Z">
              <w:r w:rsidRPr="00053744" w:rsidDel="00372A39">
                <w:rPr>
                  <w:rFonts w:ascii="Times New Roman" w:hAnsi="Times New Roman" w:cs="Times New Roman"/>
                  <w:b/>
                  <w:color w:val="000000"/>
                  <w:sz w:val="18"/>
                  <w:szCs w:val="18"/>
                </w:rPr>
                <w:delText>Pie de imagen</w:delText>
              </w:r>
            </w:del>
          </w:p>
        </w:tc>
        <w:tc>
          <w:tcPr>
            <w:tcW w:w="6515" w:type="dxa"/>
          </w:tcPr>
          <w:p w14:paraId="5E197F31" w14:textId="14115EB2" w:rsidR="00211945" w:rsidRPr="00E462B5" w:rsidDel="00372A39" w:rsidRDefault="00DB4EE6" w:rsidP="00DB4EE6">
            <w:pPr>
              <w:rPr>
                <w:del w:id="1708" w:author="Cuenta Microsoft" w:date="2016-05-20T11:40:00Z"/>
                <w:rFonts w:ascii="Times New Roman" w:hAnsi="Times New Roman" w:cs="Times New Roman"/>
                <w:color w:val="000000"/>
                <w:sz w:val="18"/>
                <w:szCs w:val="18"/>
              </w:rPr>
            </w:pPr>
            <w:del w:id="1709" w:author="Cuenta Microsoft" w:date="2016-05-20T11:40:00Z">
              <w:r w:rsidDel="00372A39">
                <w:rPr>
                  <w:rFonts w:ascii="Times New Roman" w:hAnsi="Times New Roman" w:cs="Times New Roman"/>
                  <w:color w:val="000000"/>
                  <w:sz w:val="18"/>
                  <w:szCs w:val="18"/>
                </w:rPr>
                <w:delText>En muchos casos, l</w:delText>
              </w:r>
              <w:r w:rsidR="00211945" w:rsidDel="00372A39">
                <w:rPr>
                  <w:rFonts w:ascii="Times New Roman" w:hAnsi="Times New Roman" w:cs="Times New Roman"/>
                  <w:color w:val="000000"/>
                  <w:sz w:val="18"/>
                  <w:szCs w:val="18"/>
                </w:rPr>
                <w:delText xml:space="preserve">o que los adultos no hacen, los niños sí. </w:delText>
              </w:r>
              <w:r w:rsidDel="00372A39">
                <w:rPr>
                  <w:rFonts w:ascii="Times New Roman" w:hAnsi="Times New Roman" w:cs="Times New Roman"/>
                  <w:color w:val="000000"/>
                  <w:sz w:val="18"/>
                  <w:szCs w:val="18"/>
                </w:rPr>
                <w:delText>Aquí una imagen que invita a la reconciliación entre los niños judíos y palestinos.</w:delText>
              </w:r>
            </w:del>
          </w:p>
        </w:tc>
      </w:tr>
    </w:tbl>
    <w:p w14:paraId="6B545207" w14:textId="77777777" w:rsidR="004B2F4D" w:rsidDel="00372A39" w:rsidRDefault="004B2F4D" w:rsidP="002F23E0">
      <w:pPr>
        <w:shd w:val="clear" w:color="auto" w:fill="FFFFFF"/>
        <w:spacing w:after="225" w:line="240" w:lineRule="auto"/>
        <w:rPr>
          <w:del w:id="1710" w:author="Cuenta Microsoft" w:date="2016-05-20T11:40:00Z"/>
          <w:rFonts w:ascii="Times New Roman" w:eastAsia="Times New Roman" w:hAnsi="Times New Roman" w:cs="Times New Roman"/>
          <w:bCs/>
          <w:i/>
          <w:color w:val="333333"/>
          <w:sz w:val="24"/>
          <w:szCs w:val="24"/>
          <w:lang w:eastAsia="es-CO"/>
        </w:rPr>
      </w:pPr>
    </w:p>
    <w:p w14:paraId="1CDBB4F5" w14:textId="0F045DAE" w:rsidR="004B2F4D" w:rsidRDefault="00FB04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commentRangeStart w:id="1711"/>
      <w:r>
        <w:rPr>
          <w:rFonts w:ascii="Times New Roman" w:eastAsia="Times New Roman" w:hAnsi="Times New Roman" w:cs="Times New Roman"/>
          <w:bCs/>
          <w:color w:val="333333"/>
          <w:sz w:val="24"/>
          <w:szCs w:val="24"/>
          <w:lang w:eastAsia="es-CO"/>
        </w:rPr>
        <w:t>Esta situación fue favorecida por el hecho de que entre</w:t>
      </w:r>
      <w:r w:rsidR="004B2F4D" w:rsidRPr="002F23E0">
        <w:rPr>
          <w:rFonts w:ascii="Times New Roman" w:eastAsia="Times New Roman" w:hAnsi="Times New Roman" w:cs="Times New Roman"/>
          <w:bCs/>
          <w:color w:val="333333"/>
          <w:sz w:val="24"/>
          <w:szCs w:val="24"/>
          <w:lang w:eastAsia="es-CO"/>
        </w:rPr>
        <w:t xml:space="preserve"> 1948 y 1967 Gaza estuvo bajo </w:t>
      </w:r>
      <w:ins w:id="1712" w:author="Cuenta Microsoft" w:date="2016-05-20T11:17:00Z">
        <w:r w:rsidR="009340E5">
          <w:rPr>
            <w:rFonts w:ascii="Times New Roman" w:eastAsia="Times New Roman" w:hAnsi="Times New Roman" w:cs="Times New Roman"/>
            <w:bCs/>
            <w:color w:val="333333"/>
            <w:sz w:val="24"/>
            <w:szCs w:val="24"/>
            <w:lang w:eastAsia="es-CO"/>
          </w:rPr>
          <w:t>dominio</w:t>
        </w:r>
      </w:ins>
      <w:del w:id="1713" w:author="Cuenta Microsoft" w:date="2016-05-20T11:17:00Z">
        <w:r w:rsidR="004B2F4D" w:rsidRPr="002F23E0" w:rsidDel="009340E5">
          <w:rPr>
            <w:rFonts w:ascii="Times New Roman" w:eastAsia="Times New Roman" w:hAnsi="Times New Roman" w:cs="Times New Roman"/>
            <w:bCs/>
            <w:color w:val="333333"/>
            <w:sz w:val="24"/>
            <w:szCs w:val="24"/>
            <w:lang w:eastAsia="es-CO"/>
          </w:rPr>
          <w:delText>ocupación militar</w:delText>
        </w:r>
      </w:del>
      <w:r w:rsidR="004B2F4D" w:rsidRPr="002F23E0">
        <w:rPr>
          <w:rFonts w:ascii="Times New Roman" w:eastAsia="Times New Roman" w:hAnsi="Times New Roman" w:cs="Times New Roman"/>
          <w:bCs/>
          <w:color w:val="333333"/>
          <w:sz w:val="24"/>
          <w:szCs w:val="24"/>
          <w:lang w:eastAsia="es-CO"/>
        </w:rPr>
        <w:t xml:space="preserve"> de Egipto, </w:t>
      </w:r>
      <w:ins w:id="1714" w:author="Cuenta Microsoft" w:date="2016-05-20T11:17:00Z">
        <w:r w:rsidR="009340E5">
          <w:rPr>
            <w:rFonts w:ascii="Times New Roman" w:eastAsia="Times New Roman" w:hAnsi="Times New Roman" w:cs="Times New Roman"/>
            <w:bCs/>
            <w:color w:val="333333"/>
            <w:sz w:val="24"/>
            <w:szCs w:val="24"/>
            <w:lang w:eastAsia="es-CO"/>
          </w:rPr>
          <w:t>lo cual funcionaba como una garantía</w:t>
        </w:r>
      </w:ins>
      <w:ins w:id="1715" w:author="Cuenta Microsoft" w:date="2016-05-20T11:18:00Z">
        <w:r w:rsidR="009340E5">
          <w:rPr>
            <w:rFonts w:ascii="Times New Roman" w:eastAsia="Times New Roman" w:hAnsi="Times New Roman" w:cs="Times New Roman"/>
            <w:bCs/>
            <w:color w:val="333333"/>
            <w:sz w:val="24"/>
            <w:szCs w:val="24"/>
            <w:lang w:eastAsia="es-CO"/>
          </w:rPr>
          <w:t xml:space="preserve"> de protección frente a posibles ataques israelíes</w:t>
        </w:r>
      </w:ins>
      <w:del w:id="1716" w:author="Cuenta Microsoft" w:date="2016-05-20T11:17:00Z">
        <w:r w:rsidR="004B2F4D" w:rsidRPr="002F23E0" w:rsidDel="009340E5">
          <w:rPr>
            <w:rFonts w:ascii="Times New Roman" w:eastAsia="Times New Roman" w:hAnsi="Times New Roman" w:cs="Times New Roman"/>
            <w:bCs/>
            <w:color w:val="333333"/>
            <w:sz w:val="24"/>
            <w:szCs w:val="24"/>
            <w:lang w:eastAsia="es-CO"/>
          </w:rPr>
          <w:delText xml:space="preserve">cuyo </w:delText>
        </w:r>
        <w:r w:rsidDel="009340E5">
          <w:rPr>
            <w:rFonts w:ascii="Times New Roman" w:eastAsia="Times New Roman" w:hAnsi="Times New Roman" w:cs="Times New Roman"/>
            <w:bCs/>
            <w:color w:val="333333"/>
            <w:sz w:val="24"/>
            <w:szCs w:val="24"/>
            <w:lang w:eastAsia="es-CO"/>
          </w:rPr>
          <w:delText>g</w:delText>
        </w:r>
        <w:r w:rsidR="004B2F4D" w:rsidRPr="002F23E0" w:rsidDel="009340E5">
          <w:rPr>
            <w:rFonts w:ascii="Times New Roman" w:eastAsia="Times New Roman" w:hAnsi="Times New Roman" w:cs="Times New Roman"/>
            <w:bCs/>
            <w:color w:val="333333"/>
            <w:sz w:val="24"/>
            <w:szCs w:val="24"/>
            <w:lang w:eastAsia="es-CO"/>
          </w:rPr>
          <w:delText>obierno no ofreció en ningún momento la independencia de la reg</w:delText>
        </w:r>
        <w:r w:rsidR="004B2F4D" w:rsidDel="009340E5">
          <w:rPr>
            <w:rFonts w:ascii="Times New Roman" w:eastAsia="Times New Roman" w:hAnsi="Times New Roman" w:cs="Times New Roman"/>
            <w:bCs/>
            <w:color w:val="333333"/>
            <w:sz w:val="24"/>
            <w:szCs w:val="24"/>
            <w:lang w:eastAsia="es-CO"/>
          </w:rPr>
          <w:delText>ión</w:delText>
        </w:r>
      </w:del>
      <w:r w:rsidR="004B2F4D">
        <w:rPr>
          <w:rFonts w:ascii="Times New Roman" w:eastAsia="Times New Roman" w:hAnsi="Times New Roman" w:cs="Times New Roman"/>
          <w:bCs/>
          <w:color w:val="333333"/>
          <w:sz w:val="24"/>
          <w:szCs w:val="24"/>
          <w:lang w:eastAsia="es-CO"/>
        </w:rPr>
        <w:t xml:space="preserve">. </w:t>
      </w:r>
      <w:commentRangeEnd w:id="1711"/>
      <w:r w:rsidR="00045965">
        <w:rPr>
          <w:rStyle w:val="Refdecomentario"/>
        </w:rPr>
        <w:commentReference w:id="1711"/>
      </w:r>
      <w:r w:rsidR="004B2F4D">
        <w:rPr>
          <w:rFonts w:ascii="Times New Roman" w:eastAsia="Times New Roman" w:hAnsi="Times New Roman" w:cs="Times New Roman"/>
          <w:bCs/>
          <w:color w:val="333333"/>
          <w:sz w:val="24"/>
          <w:szCs w:val="24"/>
          <w:lang w:eastAsia="es-CO"/>
        </w:rPr>
        <w:t>Después de la G</w:t>
      </w:r>
      <w:r w:rsidR="004B2F4D" w:rsidRPr="002F23E0">
        <w:rPr>
          <w:rFonts w:ascii="Times New Roman" w:eastAsia="Times New Roman" w:hAnsi="Times New Roman" w:cs="Times New Roman"/>
          <w:bCs/>
          <w:color w:val="333333"/>
          <w:sz w:val="24"/>
          <w:szCs w:val="24"/>
          <w:lang w:eastAsia="es-CO"/>
        </w:rPr>
        <w:t xml:space="preserve">uerra de los Seis Días de 1967, </w:t>
      </w:r>
      <w:r>
        <w:rPr>
          <w:rFonts w:ascii="Times New Roman" w:eastAsia="Times New Roman" w:hAnsi="Times New Roman" w:cs="Times New Roman"/>
          <w:bCs/>
          <w:color w:val="333333"/>
          <w:sz w:val="24"/>
          <w:szCs w:val="24"/>
          <w:lang w:eastAsia="es-CO"/>
        </w:rPr>
        <w:t xml:space="preserve">y la retirada egipcia, </w:t>
      </w:r>
      <w:r w:rsidR="004B2F4D" w:rsidRPr="002F23E0">
        <w:rPr>
          <w:rFonts w:ascii="Times New Roman" w:eastAsia="Times New Roman" w:hAnsi="Times New Roman" w:cs="Times New Roman"/>
          <w:bCs/>
          <w:color w:val="333333"/>
          <w:sz w:val="24"/>
          <w:szCs w:val="24"/>
          <w:lang w:eastAsia="es-CO"/>
        </w:rPr>
        <w:t xml:space="preserve">la zona pasó a </w:t>
      </w:r>
      <w:r w:rsidR="004B2F4D">
        <w:rPr>
          <w:rFonts w:ascii="Times New Roman" w:eastAsia="Times New Roman" w:hAnsi="Times New Roman" w:cs="Times New Roman"/>
          <w:bCs/>
          <w:color w:val="333333"/>
          <w:sz w:val="24"/>
          <w:szCs w:val="24"/>
          <w:lang w:eastAsia="es-CO"/>
        </w:rPr>
        <w:t xml:space="preserve">ser controlada por </w:t>
      </w:r>
      <w:r w:rsidR="004B2F4D" w:rsidRPr="002F23E0">
        <w:rPr>
          <w:rFonts w:ascii="Times New Roman" w:eastAsia="Times New Roman" w:hAnsi="Times New Roman" w:cs="Times New Roman"/>
          <w:bCs/>
          <w:color w:val="333333"/>
          <w:sz w:val="24"/>
          <w:szCs w:val="24"/>
          <w:lang w:eastAsia="es-CO"/>
        </w:rPr>
        <w:t xml:space="preserve">Israel. </w:t>
      </w:r>
    </w:p>
    <w:p w14:paraId="33B9C963" w14:textId="3893DA77"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2005, Israel retiró tropas y c</w:t>
      </w:r>
      <w:r w:rsidR="00FB0493">
        <w:rPr>
          <w:rFonts w:ascii="Times New Roman" w:eastAsia="Times New Roman" w:hAnsi="Times New Roman" w:cs="Times New Roman"/>
          <w:bCs/>
          <w:color w:val="333333"/>
          <w:sz w:val="24"/>
          <w:szCs w:val="24"/>
          <w:lang w:eastAsia="es-CO"/>
        </w:rPr>
        <w:t>olonos israelíes de la Franja y d</w:t>
      </w:r>
      <w:r w:rsidRPr="002F23E0">
        <w:rPr>
          <w:rFonts w:ascii="Times New Roman" w:eastAsia="Times New Roman" w:hAnsi="Times New Roman" w:cs="Times New Roman"/>
          <w:bCs/>
          <w:color w:val="333333"/>
          <w:sz w:val="24"/>
          <w:szCs w:val="24"/>
          <w:lang w:eastAsia="es-CO"/>
        </w:rPr>
        <w:t>e esta manera, Gaza pasó a manos palestinas, especialmente del movimiento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vincu</w:t>
      </w:r>
      <w:r w:rsidR="00FB0493">
        <w:rPr>
          <w:rFonts w:ascii="Times New Roman" w:eastAsia="Times New Roman" w:hAnsi="Times New Roman" w:cs="Times New Roman"/>
          <w:bCs/>
          <w:color w:val="333333"/>
          <w:sz w:val="24"/>
          <w:szCs w:val="24"/>
          <w:lang w:eastAsia="es-CO"/>
        </w:rPr>
        <w:t xml:space="preserve">lado a los Hermanos Musulmanes. El </w:t>
      </w:r>
      <w:ins w:id="1717" w:author="Lilia Carvajal" w:date="2016-05-19T15:34:00Z">
        <w:r w:rsidR="00686DCD">
          <w:rPr>
            <w:rFonts w:ascii="Times New Roman" w:eastAsia="Times New Roman" w:hAnsi="Times New Roman" w:cs="Times New Roman"/>
            <w:bCs/>
            <w:color w:val="333333"/>
            <w:sz w:val="24"/>
            <w:szCs w:val="24"/>
            <w:lang w:eastAsia="es-CO"/>
          </w:rPr>
          <w:t>G</w:t>
        </w:r>
      </w:ins>
      <w:del w:id="1718" w:author="Lilia Carvajal" w:date="2016-05-19T15:34:00Z">
        <w:r w:rsidR="00FB0493" w:rsidDel="00686DCD">
          <w:rPr>
            <w:rFonts w:ascii="Times New Roman" w:eastAsia="Times New Roman" w:hAnsi="Times New Roman" w:cs="Times New Roman"/>
            <w:bCs/>
            <w:color w:val="333333"/>
            <w:sz w:val="24"/>
            <w:szCs w:val="24"/>
            <w:lang w:eastAsia="es-CO"/>
          </w:rPr>
          <w:delText>g</w:delText>
        </w:r>
      </w:del>
      <w:r w:rsidR="00FB0493">
        <w:rPr>
          <w:rFonts w:ascii="Times New Roman" w:eastAsia="Times New Roman" w:hAnsi="Times New Roman" w:cs="Times New Roman"/>
          <w:bCs/>
          <w:color w:val="333333"/>
          <w:sz w:val="24"/>
          <w:szCs w:val="24"/>
          <w:lang w:eastAsia="es-CO"/>
        </w:rPr>
        <w:t>obierno de Hamás ha sido visto por Israel como una amenaza y por ello se han adelantado diferentes ofensivas militares en su contra (</w:t>
      </w:r>
      <w:r w:rsidR="00BA5B07">
        <w:rPr>
          <w:rFonts w:ascii="Times New Roman" w:eastAsia="Times New Roman" w:hAnsi="Times New Roman" w:cs="Times New Roman"/>
          <w:bCs/>
          <w:color w:val="333333"/>
          <w:sz w:val="24"/>
          <w:szCs w:val="24"/>
          <w:lang w:eastAsia="es-CO"/>
        </w:rPr>
        <w:t>Operación Plomo Fundido en 2008-2009, Operación Pilar Protector en 2012 y Operación Margen Protector en 2014), en las cuales ha</w:t>
      </w:r>
      <w:del w:id="1719" w:author="Lilia Carvajal" w:date="2016-05-19T15:39:00Z">
        <w:r w:rsidR="00BA5B07" w:rsidDel="00686DCD">
          <w:rPr>
            <w:rFonts w:ascii="Times New Roman" w:eastAsia="Times New Roman" w:hAnsi="Times New Roman" w:cs="Times New Roman"/>
            <w:bCs/>
            <w:color w:val="333333"/>
            <w:sz w:val="24"/>
            <w:szCs w:val="24"/>
            <w:lang w:eastAsia="es-CO"/>
          </w:rPr>
          <w:delText>n</w:delText>
        </w:r>
      </w:del>
      <w:r w:rsidR="00BA5B07">
        <w:rPr>
          <w:rFonts w:ascii="Times New Roman" w:eastAsia="Times New Roman" w:hAnsi="Times New Roman" w:cs="Times New Roman"/>
          <w:bCs/>
          <w:color w:val="333333"/>
          <w:sz w:val="24"/>
          <w:szCs w:val="24"/>
          <w:lang w:eastAsia="es-CO"/>
        </w:rPr>
        <w:t xml:space="preserve"> </w:t>
      </w:r>
      <w:del w:id="1720" w:author="Lilia Carvajal" w:date="2016-05-19T15:39:00Z">
        <w:r w:rsidR="00BA5B07" w:rsidDel="00686DCD">
          <w:rPr>
            <w:rFonts w:ascii="Times New Roman" w:eastAsia="Times New Roman" w:hAnsi="Times New Roman" w:cs="Times New Roman"/>
            <w:bCs/>
            <w:color w:val="333333"/>
            <w:sz w:val="24"/>
            <w:szCs w:val="24"/>
            <w:lang w:eastAsia="es-CO"/>
          </w:rPr>
          <w:delText>dado de baja</w:delText>
        </w:r>
      </w:del>
      <w:ins w:id="1721" w:author="Lilia Carvajal" w:date="2016-05-19T15:39:00Z">
        <w:r w:rsidR="00686DCD">
          <w:rPr>
            <w:rFonts w:ascii="Times New Roman" w:eastAsia="Times New Roman" w:hAnsi="Times New Roman" w:cs="Times New Roman"/>
            <w:bCs/>
            <w:color w:val="333333"/>
            <w:sz w:val="24"/>
            <w:szCs w:val="24"/>
            <w:lang w:eastAsia="es-CO"/>
          </w:rPr>
          <w:t>asesinado</w:t>
        </w:r>
      </w:ins>
      <w:r w:rsidR="00BA5B07">
        <w:rPr>
          <w:rFonts w:ascii="Times New Roman" w:eastAsia="Times New Roman" w:hAnsi="Times New Roman" w:cs="Times New Roman"/>
          <w:bCs/>
          <w:color w:val="333333"/>
          <w:sz w:val="24"/>
          <w:szCs w:val="24"/>
          <w:lang w:eastAsia="es-CO"/>
        </w:rPr>
        <w:t xml:space="preserve"> a </w:t>
      </w:r>
      <w:del w:id="1722" w:author="Lilia Carvajal" w:date="2016-05-19T15:39:00Z">
        <w:r w:rsidR="00BA5B07" w:rsidDel="00686DCD">
          <w:rPr>
            <w:rFonts w:ascii="Times New Roman" w:eastAsia="Times New Roman" w:hAnsi="Times New Roman" w:cs="Times New Roman"/>
            <w:bCs/>
            <w:color w:val="333333"/>
            <w:sz w:val="24"/>
            <w:szCs w:val="24"/>
            <w:lang w:eastAsia="es-CO"/>
          </w:rPr>
          <w:delText xml:space="preserve">los </w:delText>
        </w:r>
      </w:del>
      <w:r w:rsidR="00BA5B07">
        <w:rPr>
          <w:rFonts w:ascii="Times New Roman" w:eastAsia="Times New Roman" w:hAnsi="Times New Roman" w:cs="Times New Roman"/>
          <w:bCs/>
          <w:color w:val="333333"/>
          <w:sz w:val="24"/>
          <w:szCs w:val="24"/>
          <w:lang w:eastAsia="es-CO"/>
        </w:rPr>
        <w:t>dirigentes de Hamás, aunque también las tropas israelíes han sido acusadas de cometer crímenes contra la población civil.</w:t>
      </w:r>
    </w:p>
    <w:p w14:paraId="796F9F25" w14:textId="77777777" w:rsidR="00006B99" w:rsidRDefault="00BA5B07"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Pr>
          <w:rFonts w:ascii="Times New Roman" w:eastAsia="Times New Roman" w:hAnsi="Times New Roman" w:cs="Times New Roman"/>
          <w:bCs/>
          <w:color w:val="333333"/>
          <w:sz w:val="24"/>
          <w:szCs w:val="24"/>
          <w:lang w:eastAsia="es-CO"/>
        </w:rPr>
        <w:t>Por otro lado,</w:t>
      </w:r>
      <w:r w:rsidR="004B2F4D" w:rsidRPr="002F23E0">
        <w:rPr>
          <w:rFonts w:ascii="Times New Roman" w:eastAsia="Times New Roman" w:hAnsi="Times New Roman" w:cs="Times New Roman"/>
          <w:bCs/>
          <w:color w:val="333333"/>
          <w:sz w:val="24"/>
          <w:szCs w:val="24"/>
          <w:lang w:eastAsia="es-CO"/>
        </w:rPr>
        <w:t xml:space="preserve"> Hamás</w:t>
      </w:r>
      <w:r>
        <w:rPr>
          <w:rFonts w:ascii="Times New Roman" w:eastAsia="Times New Roman" w:hAnsi="Times New Roman" w:cs="Times New Roman"/>
          <w:bCs/>
          <w:color w:val="333333"/>
          <w:sz w:val="24"/>
          <w:szCs w:val="24"/>
          <w:lang w:eastAsia="es-CO"/>
        </w:rPr>
        <w:t xml:space="preserve"> ha aprovechado su predominio en Gaza para efectuar </w:t>
      </w:r>
      <w:r w:rsidR="004B2F4D" w:rsidRPr="002F23E0">
        <w:rPr>
          <w:rFonts w:ascii="Times New Roman" w:eastAsia="Times New Roman" w:hAnsi="Times New Roman" w:cs="Times New Roman"/>
          <w:bCs/>
          <w:color w:val="333333"/>
          <w:sz w:val="24"/>
          <w:szCs w:val="24"/>
          <w:lang w:eastAsia="es-CO"/>
        </w:rPr>
        <w:t xml:space="preserve">ataques </w:t>
      </w:r>
      <w:r>
        <w:rPr>
          <w:rFonts w:ascii="Times New Roman" w:eastAsia="Times New Roman" w:hAnsi="Times New Roman" w:cs="Times New Roman"/>
          <w:bCs/>
          <w:color w:val="333333"/>
          <w:sz w:val="24"/>
          <w:szCs w:val="24"/>
          <w:lang w:eastAsia="es-CO"/>
        </w:rPr>
        <w:t>con cohetes contra Israel</w:t>
      </w:r>
      <w:r w:rsidR="004B2F4D" w:rsidRPr="002F23E0">
        <w:rPr>
          <w:rFonts w:ascii="Times New Roman" w:eastAsia="Times New Roman" w:hAnsi="Times New Roman" w:cs="Times New Roman"/>
          <w:bCs/>
          <w:color w:val="333333"/>
          <w:sz w:val="24"/>
          <w:szCs w:val="24"/>
          <w:lang w:eastAsia="es-CO"/>
        </w:rPr>
        <w:t xml:space="preserve">.  </w:t>
      </w:r>
    </w:p>
    <w:p w14:paraId="4A3959E2" w14:textId="77777777" w:rsidR="009412E4" w:rsidRPr="004B2F4D" w:rsidRDefault="00DC4F11"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Pr>
          <w:rFonts w:ascii="Times New Roman" w:hAnsi="Times New Roman" w:cs="Times New Roman"/>
          <w:b/>
          <w:sz w:val="24"/>
          <w:szCs w:val="24"/>
        </w:rPr>
        <w:t>3</w:t>
      </w:r>
      <w:r w:rsidR="004B2F4D" w:rsidRPr="002D46F9">
        <w:rPr>
          <w:rFonts w:ascii="Times New Roman" w:hAnsi="Times New Roman" w:cs="Times New Roman"/>
          <w:b/>
          <w:sz w:val="24"/>
          <w:szCs w:val="24"/>
        </w:rPr>
        <w:t>.1.</w:t>
      </w:r>
      <w:r w:rsidR="004B2F4D">
        <w:rPr>
          <w:rFonts w:ascii="Times New Roman" w:hAnsi="Times New Roman" w:cs="Times New Roman"/>
          <w:b/>
          <w:sz w:val="24"/>
          <w:szCs w:val="24"/>
        </w:rPr>
        <w:t xml:space="preserve">3 </w:t>
      </w:r>
      <w:r w:rsidR="009412E4" w:rsidRPr="004B2F4D">
        <w:rPr>
          <w:rFonts w:ascii="Times New Roman" w:eastAsia="Times New Roman" w:hAnsi="Times New Roman" w:cs="Times New Roman"/>
          <w:b/>
          <w:bCs/>
          <w:color w:val="333333"/>
          <w:sz w:val="24"/>
          <w:szCs w:val="24"/>
          <w:lang w:eastAsia="es-CO"/>
        </w:rPr>
        <w:t>Refugiados</w:t>
      </w:r>
    </w:p>
    <w:p w14:paraId="153A0E4B" w14:textId="34F6DBD0" w:rsidR="00C94581" w:rsidRDefault="006115D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Los palestinos </w:t>
      </w:r>
      <w:r w:rsidR="004B2F4D">
        <w:rPr>
          <w:rFonts w:ascii="Times New Roman" w:eastAsia="Times New Roman" w:hAnsi="Times New Roman" w:cs="Times New Roman"/>
          <w:bCs/>
          <w:color w:val="333333"/>
          <w:sz w:val="24"/>
          <w:szCs w:val="24"/>
          <w:lang w:eastAsia="es-CO"/>
        </w:rPr>
        <w:t>demandan el cumplimiento de la R</w:t>
      </w:r>
      <w:r w:rsidRPr="002F23E0">
        <w:rPr>
          <w:rFonts w:ascii="Times New Roman" w:eastAsia="Times New Roman" w:hAnsi="Times New Roman" w:cs="Times New Roman"/>
          <w:bCs/>
          <w:color w:val="333333"/>
          <w:sz w:val="24"/>
          <w:szCs w:val="24"/>
          <w:lang w:eastAsia="es-CO"/>
        </w:rPr>
        <w:t>esolución 194 de la Asamblea General de las Naciones Unidas</w:t>
      </w:r>
      <w:r w:rsidR="004B2F4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obliga a Israel a conceder el derecho a</w:t>
      </w:r>
      <w:ins w:id="1723" w:author="Lilia Carvajal" w:date="2016-05-19T18:50:00Z">
        <w:r w:rsidR="00265646">
          <w:rPr>
            <w:rFonts w:ascii="Times New Roman" w:eastAsia="Times New Roman" w:hAnsi="Times New Roman" w:cs="Times New Roman"/>
            <w:bCs/>
            <w:color w:val="333333"/>
            <w:sz w:val="24"/>
            <w:szCs w:val="24"/>
            <w:lang w:eastAsia="es-CO"/>
          </w:rPr>
          <w:t>l</w:t>
        </w:r>
      </w:ins>
      <w:r w:rsidRPr="002F23E0">
        <w:rPr>
          <w:rFonts w:ascii="Times New Roman" w:eastAsia="Times New Roman" w:hAnsi="Times New Roman" w:cs="Times New Roman"/>
          <w:bCs/>
          <w:color w:val="333333"/>
          <w:sz w:val="24"/>
          <w:szCs w:val="24"/>
          <w:lang w:eastAsia="es-CO"/>
        </w:rPr>
        <w:t xml:space="preserve"> retorno de más de </w:t>
      </w:r>
      <w:r w:rsidR="00006B99">
        <w:rPr>
          <w:rFonts w:ascii="Times New Roman" w:eastAsia="Times New Roman" w:hAnsi="Times New Roman" w:cs="Times New Roman"/>
          <w:bCs/>
          <w:color w:val="333333"/>
          <w:sz w:val="24"/>
          <w:szCs w:val="24"/>
          <w:lang w:eastAsia="es-CO"/>
        </w:rPr>
        <w:t>siete</w:t>
      </w:r>
      <w:r w:rsidRPr="002F23E0">
        <w:rPr>
          <w:rFonts w:ascii="Times New Roman" w:eastAsia="Times New Roman" w:hAnsi="Times New Roman" w:cs="Times New Roman"/>
          <w:bCs/>
          <w:color w:val="333333"/>
          <w:sz w:val="24"/>
          <w:szCs w:val="24"/>
          <w:lang w:eastAsia="es-CO"/>
        </w:rPr>
        <w:t xml:space="preserve"> millones de palestinos que viven refugiados en zonas ocupadas por judíos que antes</w:t>
      </w:r>
      <w:r w:rsidR="00006B99">
        <w:rPr>
          <w:rFonts w:ascii="Times New Roman" w:eastAsia="Times New Roman" w:hAnsi="Times New Roman" w:cs="Times New Roman"/>
          <w:bCs/>
          <w:color w:val="333333"/>
          <w:sz w:val="24"/>
          <w:szCs w:val="24"/>
          <w:lang w:eastAsia="es-CO"/>
        </w:rPr>
        <w:t xml:space="preserve"> </w:t>
      </w:r>
      <w:del w:id="1724" w:author="Lilia Carvajal" w:date="2016-05-19T15:40:00Z">
        <w:r w:rsidR="00006B99" w:rsidDel="00686DCD">
          <w:rPr>
            <w:rFonts w:ascii="Times New Roman" w:eastAsia="Times New Roman" w:hAnsi="Times New Roman" w:cs="Times New Roman"/>
            <w:bCs/>
            <w:color w:val="333333"/>
            <w:sz w:val="24"/>
            <w:szCs w:val="24"/>
            <w:lang w:eastAsia="es-CO"/>
          </w:rPr>
          <w:delText xml:space="preserve">hacían </w:delText>
        </w:r>
      </w:del>
      <w:ins w:id="1725" w:author="Lilia Carvajal" w:date="2016-05-19T15:40:00Z">
        <w:r w:rsidR="00686DCD">
          <w:rPr>
            <w:rFonts w:ascii="Times New Roman" w:eastAsia="Times New Roman" w:hAnsi="Times New Roman" w:cs="Times New Roman"/>
            <w:bCs/>
            <w:color w:val="333333"/>
            <w:sz w:val="24"/>
            <w:szCs w:val="24"/>
            <w:lang w:eastAsia="es-CO"/>
          </w:rPr>
          <w:t xml:space="preserve">formaban </w:t>
        </w:r>
      </w:ins>
      <w:r w:rsidR="00006B99">
        <w:rPr>
          <w:rFonts w:ascii="Times New Roman" w:eastAsia="Times New Roman" w:hAnsi="Times New Roman" w:cs="Times New Roman"/>
          <w:bCs/>
          <w:color w:val="333333"/>
          <w:sz w:val="24"/>
          <w:szCs w:val="24"/>
          <w:lang w:eastAsia="es-CO"/>
        </w:rPr>
        <w:t xml:space="preserve">parte de Palestina. </w:t>
      </w:r>
    </w:p>
    <w:tbl>
      <w:tblPr>
        <w:tblStyle w:val="Tablaconcuadrcula"/>
        <w:tblW w:w="0" w:type="auto"/>
        <w:tblInd w:w="113" w:type="dxa"/>
        <w:tblLook w:val="04A0" w:firstRow="1" w:lastRow="0" w:firstColumn="1" w:lastColumn="0" w:noHBand="0" w:noVBand="1"/>
      </w:tblPr>
      <w:tblGrid>
        <w:gridCol w:w="1912"/>
        <w:gridCol w:w="6916"/>
      </w:tblGrid>
      <w:tr w:rsidR="00B630B4" w:rsidRPr="005D1738" w:rsidDel="00372A39" w14:paraId="79B91520" w14:textId="10DB6767" w:rsidTr="00372A39">
        <w:trPr>
          <w:del w:id="1726" w:author="Cuenta Microsoft" w:date="2016-05-20T11:41:00Z"/>
        </w:trPr>
        <w:tc>
          <w:tcPr>
            <w:tcW w:w="8828" w:type="dxa"/>
            <w:gridSpan w:val="2"/>
            <w:shd w:val="clear" w:color="auto" w:fill="0D0D0D" w:themeFill="text1" w:themeFillTint="F2"/>
          </w:tcPr>
          <w:p w14:paraId="6F4308E4" w14:textId="3EB3C00C" w:rsidR="00B630B4" w:rsidRPr="005D1738" w:rsidDel="00372A39" w:rsidRDefault="00B630B4" w:rsidP="00AB5076">
            <w:pPr>
              <w:jc w:val="center"/>
              <w:rPr>
                <w:del w:id="1727" w:author="Cuenta Microsoft" w:date="2016-05-20T11:41:00Z"/>
                <w:rFonts w:ascii="Times New Roman" w:hAnsi="Times New Roman" w:cs="Times New Roman"/>
                <w:b/>
                <w:color w:val="FFFFFF" w:themeColor="background1"/>
              </w:rPr>
            </w:pPr>
            <w:del w:id="1728" w:author="Cuenta Microsoft" w:date="2016-05-20T11:41:00Z">
              <w:r w:rsidRPr="005D1738" w:rsidDel="00372A39">
                <w:rPr>
                  <w:rFonts w:ascii="Times New Roman" w:hAnsi="Times New Roman" w:cs="Times New Roman"/>
                  <w:b/>
                  <w:color w:val="FFFFFF" w:themeColor="background1"/>
                </w:rPr>
                <w:delText>Imagen (fotografía, gráfica o ilustración)</w:delText>
              </w:r>
            </w:del>
          </w:p>
        </w:tc>
      </w:tr>
      <w:tr w:rsidR="00B630B4" w:rsidDel="00372A39" w14:paraId="27E2EA32" w14:textId="021475B4" w:rsidTr="00372A39">
        <w:trPr>
          <w:del w:id="1729" w:author="Cuenta Microsoft" w:date="2016-05-20T11:41:00Z"/>
        </w:trPr>
        <w:tc>
          <w:tcPr>
            <w:tcW w:w="1912" w:type="dxa"/>
          </w:tcPr>
          <w:p w14:paraId="4C6C6808" w14:textId="2FFF102B" w:rsidR="00B630B4" w:rsidRPr="00053744" w:rsidDel="00372A39" w:rsidRDefault="00B630B4" w:rsidP="00AB5076">
            <w:pPr>
              <w:rPr>
                <w:del w:id="1730" w:author="Cuenta Microsoft" w:date="2016-05-20T11:41:00Z"/>
                <w:rFonts w:ascii="Times New Roman" w:hAnsi="Times New Roman" w:cs="Times New Roman"/>
                <w:b/>
                <w:color w:val="000000"/>
                <w:sz w:val="18"/>
                <w:szCs w:val="18"/>
              </w:rPr>
            </w:pPr>
            <w:del w:id="1731" w:author="Cuenta Microsoft" w:date="2016-05-20T11:41:00Z">
              <w:r w:rsidDel="00372A39">
                <w:rPr>
                  <w:rFonts w:ascii="Times New Roman" w:hAnsi="Times New Roman" w:cs="Times New Roman"/>
                  <w:b/>
                  <w:color w:val="000000"/>
                  <w:sz w:val="18"/>
                  <w:szCs w:val="18"/>
                </w:rPr>
                <w:delText>Código</w:delText>
              </w:r>
            </w:del>
          </w:p>
        </w:tc>
        <w:tc>
          <w:tcPr>
            <w:tcW w:w="6916" w:type="dxa"/>
          </w:tcPr>
          <w:p w14:paraId="75DFDB09" w14:textId="079534BA" w:rsidR="00B630B4" w:rsidRPr="00E462B5" w:rsidDel="00372A39" w:rsidRDefault="00B630B4" w:rsidP="00AB5076">
            <w:pPr>
              <w:rPr>
                <w:del w:id="1732" w:author="Cuenta Microsoft" w:date="2016-05-20T11:41:00Z"/>
                <w:rFonts w:ascii="Times New Roman" w:hAnsi="Times New Roman" w:cs="Times New Roman"/>
                <w:b/>
                <w:color w:val="000000"/>
                <w:sz w:val="18"/>
                <w:szCs w:val="18"/>
              </w:rPr>
            </w:pPr>
            <w:del w:id="1733" w:author="Cuenta Microsoft" w:date="2016-05-20T11:41:00Z">
              <w:r w:rsidRPr="00E462B5" w:rsidDel="00372A39">
                <w:rPr>
                  <w:rFonts w:ascii="Times New Roman" w:hAnsi="Times New Roman" w:cs="Times New Roman"/>
                  <w:color w:val="000000"/>
                  <w:sz w:val="18"/>
                  <w:szCs w:val="18"/>
                </w:rPr>
                <w:delText>CS_10_02_IMG</w:delText>
              </w:r>
              <w:r w:rsidR="00B73083" w:rsidDel="00372A39">
                <w:rPr>
                  <w:rFonts w:ascii="Times New Roman" w:hAnsi="Times New Roman" w:cs="Times New Roman"/>
                  <w:color w:val="000000"/>
                  <w:sz w:val="18"/>
                  <w:szCs w:val="18"/>
                </w:rPr>
                <w:delText>38</w:delText>
              </w:r>
            </w:del>
          </w:p>
        </w:tc>
      </w:tr>
      <w:tr w:rsidR="00B630B4" w:rsidDel="00372A39" w14:paraId="535D5668" w14:textId="36D713E3" w:rsidTr="00372A39">
        <w:trPr>
          <w:del w:id="1734" w:author="Cuenta Microsoft" w:date="2016-05-20T11:41:00Z"/>
        </w:trPr>
        <w:tc>
          <w:tcPr>
            <w:tcW w:w="1912" w:type="dxa"/>
          </w:tcPr>
          <w:p w14:paraId="473F58CE" w14:textId="60CA6F44" w:rsidR="00B630B4" w:rsidDel="00372A39" w:rsidRDefault="00B630B4" w:rsidP="00AB5076">
            <w:pPr>
              <w:rPr>
                <w:del w:id="1735" w:author="Cuenta Microsoft" w:date="2016-05-20T11:41:00Z"/>
                <w:rFonts w:ascii="Times New Roman" w:hAnsi="Times New Roman" w:cs="Times New Roman"/>
                <w:color w:val="000000"/>
              </w:rPr>
            </w:pPr>
            <w:del w:id="1736" w:author="Cuenta Microsoft" w:date="2016-05-20T11:41:00Z">
              <w:r w:rsidRPr="00053744" w:rsidDel="00372A39">
                <w:rPr>
                  <w:rFonts w:ascii="Times New Roman" w:hAnsi="Times New Roman" w:cs="Times New Roman"/>
                  <w:b/>
                  <w:color w:val="000000"/>
                  <w:sz w:val="18"/>
                  <w:szCs w:val="18"/>
                </w:rPr>
                <w:delText>Descripción</w:delText>
              </w:r>
            </w:del>
          </w:p>
        </w:tc>
        <w:tc>
          <w:tcPr>
            <w:tcW w:w="6916" w:type="dxa"/>
          </w:tcPr>
          <w:p w14:paraId="643EAC1A" w14:textId="6F23433B" w:rsidR="00B630B4" w:rsidRPr="00E462B5" w:rsidDel="00372A39" w:rsidRDefault="00CE282B" w:rsidP="00AB5076">
            <w:pPr>
              <w:rPr>
                <w:del w:id="1737" w:author="Cuenta Microsoft" w:date="2016-05-20T11:41:00Z"/>
                <w:rFonts w:ascii="Times New Roman" w:hAnsi="Times New Roman" w:cs="Times New Roman"/>
                <w:color w:val="000000"/>
                <w:sz w:val="18"/>
                <w:szCs w:val="18"/>
              </w:rPr>
            </w:pPr>
            <w:del w:id="1738" w:author="Cuenta Microsoft" w:date="2016-05-20T11:41:00Z">
              <w:r w:rsidDel="00372A39">
                <w:rPr>
                  <w:rFonts w:ascii="Times New Roman" w:hAnsi="Times New Roman" w:cs="Times New Roman"/>
                  <w:color w:val="000000"/>
                  <w:sz w:val="18"/>
                  <w:szCs w:val="18"/>
                </w:rPr>
                <w:delText>Imagen de palestinos durante ocupaciones israelíes</w:delText>
              </w:r>
            </w:del>
          </w:p>
        </w:tc>
      </w:tr>
      <w:tr w:rsidR="00B630B4" w:rsidDel="00372A39" w14:paraId="775C9FDE" w14:textId="11FF1F36" w:rsidTr="00372A39">
        <w:trPr>
          <w:del w:id="1739" w:author="Cuenta Microsoft" w:date="2016-05-20T11:41:00Z"/>
        </w:trPr>
        <w:tc>
          <w:tcPr>
            <w:tcW w:w="1912" w:type="dxa"/>
          </w:tcPr>
          <w:p w14:paraId="3EC8C260" w14:textId="2FF70044" w:rsidR="00B630B4" w:rsidDel="00372A39" w:rsidRDefault="00B630B4" w:rsidP="00AB5076">
            <w:pPr>
              <w:rPr>
                <w:del w:id="1740" w:author="Cuenta Microsoft" w:date="2016-05-20T11:41:00Z"/>
                <w:rFonts w:ascii="Times New Roman" w:hAnsi="Times New Roman" w:cs="Times New Roman"/>
                <w:color w:val="000000"/>
              </w:rPr>
            </w:pPr>
            <w:del w:id="1741" w:author="Cuenta Microsoft" w:date="2016-05-20T11:41: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916" w:type="dxa"/>
          </w:tcPr>
          <w:p w14:paraId="36D5BA9C" w14:textId="5D259F21" w:rsidR="00B630B4" w:rsidDel="00372A39" w:rsidRDefault="00CE282B" w:rsidP="00AB5076">
            <w:pPr>
              <w:rPr>
                <w:del w:id="1742" w:author="Cuenta Microsoft" w:date="2016-05-20T11:41:00Z"/>
                <w:rFonts w:ascii="Times New Roman" w:hAnsi="Times New Roman" w:cs="Times New Roman"/>
                <w:color w:val="000000"/>
                <w:sz w:val="18"/>
                <w:szCs w:val="18"/>
              </w:rPr>
            </w:pPr>
            <w:del w:id="1743" w:author="Cuenta Microsoft" w:date="2016-05-20T11:41:00Z">
              <w:r w:rsidDel="00372A39">
                <w:rPr>
                  <w:noProof/>
                  <w:lang w:eastAsia="es-CO"/>
                </w:rPr>
                <w:drawing>
                  <wp:inline distT="0" distB="0" distL="0" distR="0" wp14:anchorId="6310D514" wp14:editId="17CB3D8E">
                    <wp:extent cx="1145263" cy="806655"/>
                    <wp:effectExtent l="0" t="0" r="0" b="0"/>
                    <wp:docPr id="27" name="Imagen 27" descr="http://thumb7.shutterstock.com/display_pic_with_logo/302563/302563,1268998710,1/stock-photo-bethlehem-palestinian-areas-may-palestinian-residents-of-bethlehem-walk-near-an-israeli-tank-490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302563/302563,1268998710,1/stock-photo-bethlehem-palestinian-areas-may-palestinian-residents-of-bethlehem-walk-near-an-israeli-tank-49033645.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51287" cy="810898"/>
                            </a:xfrm>
                            <a:prstGeom prst="rect">
                              <a:avLst/>
                            </a:prstGeom>
                            <a:noFill/>
                            <a:ln>
                              <a:noFill/>
                            </a:ln>
                          </pic:spPr>
                        </pic:pic>
                      </a:graphicData>
                    </a:graphic>
                  </wp:inline>
                </w:drawing>
              </w:r>
            </w:del>
          </w:p>
          <w:p w14:paraId="4064D56D" w14:textId="540D017E" w:rsidR="00CE282B" w:rsidRPr="00E462B5" w:rsidDel="00372A39" w:rsidRDefault="00265646" w:rsidP="00AB5076">
            <w:pPr>
              <w:rPr>
                <w:del w:id="1744" w:author="Cuenta Microsoft" w:date="2016-05-20T11:41:00Z"/>
                <w:rFonts w:ascii="Times New Roman" w:hAnsi="Times New Roman" w:cs="Times New Roman"/>
                <w:color w:val="000000"/>
                <w:sz w:val="18"/>
                <w:szCs w:val="18"/>
              </w:rPr>
            </w:pPr>
            <w:ins w:id="1745" w:author="Lilia Carvajal" w:date="2016-05-19T18:50:00Z">
              <w:del w:id="1746" w:author="Cuenta Microsoft" w:date="2016-05-20T11:41:00Z">
                <w:r w:rsidDel="00372A39">
                  <w:rPr>
                    <w:rFonts w:ascii="Times New Roman" w:hAnsi="Times New Roman" w:cs="Times New Roman"/>
                    <w:color w:val="000000"/>
                    <w:sz w:val="18"/>
                    <w:szCs w:val="18"/>
                  </w:rPr>
                  <w:fldChar w:fldCharType="begin"/>
                </w:r>
                <w:r w:rsidDel="00372A39">
                  <w:rPr>
                    <w:rFonts w:ascii="Times New Roman" w:hAnsi="Times New Roman" w:cs="Times New Roman"/>
                    <w:color w:val="000000"/>
                    <w:sz w:val="18"/>
                    <w:szCs w:val="18"/>
                  </w:rPr>
                  <w:delInstrText xml:space="preserve"> HYPERLINK "</w:delInstrText>
                </w:r>
              </w:del>
            </w:ins>
            <w:del w:id="1747" w:author="Cuenta Microsoft" w:date="2016-05-20T11:41:00Z">
              <w:r w:rsidRPr="00CE282B" w:rsidDel="00372A39">
                <w:rPr>
                  <w:rFonts w:ascii="Times New Roman" w:hAnsi="Times New Roman" w:cs="Times New Roman"/>
                  <w:color w:val="000000"/>
                  <w:sz w:val="18"/>
                  <w:szCs w:val="18"/>
                </w:rPr>
                <w:delInstrText>http://thumb7.shutterstock.com/display_pic_with_logo/302563/302563,1268998710,1/stock-photo-bethlehem-palestinian-areas-may-palestinian-residents-of-bethlehem-walk-near-an-israeli-tank-49033645.jpg</w:delInstrText>
              </w:r>
            </w:del>
            <w:ins w:id="1748" w:author="Lilia Carvajal" w:date="2016-05-19T18:50:00Z">
              <w:del w:id="1749" w:author="Cuenta Microsoft" w:date="2016-05-20T11:41:00Z">
                <w:r w:rsidDel="00372A39">
                  <w:rPr>
                    <w:rFonts w:ascii="Times New Roman" w:hAnsi="Times New Roman" w:cs="Times New Roman"/>
                    <w:color w:val="000000"/>
                    <w:sz w:val="18"/>
                    <w:szCs w:val="18"/>
                  </w:rPr>
                  <w:delInstrText xml:space="preserve">" </w:delInstrText>
                </w:r>
                <w:r w:rsidDel="00372A39">
                  <w:rPr>
                    <w:rFonts w:ascii="Times New Roman" w:hAnsi="Times New Roman" w:cs="Times New Roman"/>
                    <w:color w:val="000000"/>
                    <w:sz w:val="18"/>
                    <w:szCs w:val="18"/>
                  </w:rPr>
                  <w:fldChar w:fldCharType="separate"/>
                </w:r>
              </w:del>
            </w:ins>
            <w:del w:id="1750" w:author="Cuenta Microsoft" w:date="2016-05-20T11:41:00Z">
              <w:r w:rsidRPr="00E10A4E" w:rsidDel="00372A39">
                <w:rPr>
                  <w:rStyle w:val="Hipervnculo"/>
                  <w:rFonts w:ascii="Times New Roman" w:hAnsi="Times New Roman" w:cs="Times New Roman"/>
                  <w:sz w:val="18"/>
                  <w:szCs w:val="18"/>
                </w:rPr>
                <w:delText>http://thumb7.shutterstock.com/display_pic_with_logo/302563/302563,1268998710,1/stock-photo-bethlehem-palestinian-areas-may-palestinian-residents-of-bethlehem-walk-near-an-israeli-tank-49033645.jpg</w:delText>
              </w:r>
            </w:del>
            <w:ins w:id="1751" w:author="Lilia Carvajal" w:date="2016-05-19T18:50:00Z">
              <w:del w:id="1752" w:author="Cuenta Microsoft" w:date="2016-05-20T11:41:00Z">
                <w:r w:rsidDel="00372A39">
                  <w:rPr>
                    <w:rFonts w:ascii="Times New Roman" w:hAnsi="Times New Roman" w:cs="Times New Roman"/>
                    <w:color w:val="000000"/>
                    <w:sz w:val="18"/>
                    <w:szCs w:val="18"/>
                  </w:rPr>
                  <w:fldChar w:fldCharType="end"/>
                </w:r>
              </w:del>
            </w:ins>
          </w:p>
        </w:tc>
      </w:tr>
      <w:tr w:rsidR="00B630B4" w:rsidDel="00372A39" w14:paraId="6F8C178E" w14:textId="348002EC" w:rsidTr="00372A39">
        <w:trPr>
          <w:del w:id="1753" w:author="Cuenta Microsoft" w:date="2016-05-20T11:41:00Z"/>
        </w:trPr>
        <w:tc>
          <w:tcPr>
            <w:tcW w:w="1912" w:type="dxa"/>
          </w:tcPr>
          <w:p w14:paraId="376E0FB8" w14:textId="22A22F86" w:rsidR="00B630B4" w:rsidDel="00372A39" w:rsidRDefault="00B630B4" w:rsidP="00AB5076">
            <w:pPr>
              <w:rPr>
                <w:del w:id="1754" w:author="Cuenta Microsoft" w:date="2016-05-20T11:41:00Z"/>
                <w:rFonts w:ascii="Times New Roman" w:hAnsi="Times New Roman" w:cs="Times New Roman"/>
                <w:color w:val="000000"/>
              </w:rPr>
            </w:pPr>
            <w:del w:id="1755" w:author="Cuenta Microsoft" w:date="2016-05-20T11:41:00Z">
              <w:r w:rsidRPr="00053744" w:rsidDel="00372A39">
                <w:rPr>
                  <w:rFonts w:ascii="Times New Roman" w:hAnsi="Times New Roman" w:cs="Times New Roman"/>
                  <w:b/>
                  <w:color w:val="000000"/>
                  <w:sz w:val="18"/>
                  <w:szCs w:val="18"/>
                </w:rPr>
                <w:delText>Pie de imagen</w:delText>
              </w:r>
            </w:del>
          </w:p>
        </w:tc>
        <w:tc>
          <w:tcPr>
            <w:tcW w:w="6916" w:type="dxa"/>
          </w:tcPr>
          <w:p w14:paraId="145DDA4A" w14:textId="3B57DB2C" w:rsidR="00B630B4" w:rsidRPr="00E462B5" w:rsidDel="00372A39" w:rsidRDefault="00CE282B" w:rsidP="00CE282B">
            <w:pPr>
              <w:rPr>
                <w:del w:id="1756" w:author="Cuenta Microsoft" w:date="2016-05-20T11:41:00Z"/>
                <w:rFonts w:ascii="Times New Roman" w:hAnsi="Times New Roman" w:cs="Times New Roman"/>
                <w:color w:val="000000"/>
                <w:sz w:val="18"/>
                <w:szCs w:val="18"/>
              </w:rPr>
            </w:pPr>
            <w:del w:id="1757" w:author="Cuenta Microsoft" w:date="2016-05-20T11:41:00Z">
              <w:r w:rsidRPr="00CE282B" w:rsidDel="00372A39">
                <w:rPr>
                  <w:rFonts w:ascii="Times New Roman" w:hAnsi="Times New Roman" w:cs="Times New Roman"/>
                  <w:color w:val="000000"/>
                  <w:sz w:val="18"/>
                  <w:szCs w:val="18"/>
                </w:rPr>
                <w:delText xml:space="preserve">El Gobierno de Israel se niega a conceder el derecho al retorno </w:delText>
              </w:r>
              <w:r w:rsidDel="00372A39">
                <w:rPr>
                  <w:rFonts w:ascii="Times New Roman" w:hAnsi="Times New Roman" w:cs="Times New Roman"/>
                  <w:color w:val="000000"/>
                  <w:sz w:val="18"/>
                  <w:szCs w:val="18"/>
                </w:rPr>
                <w:delText>a los refugiados palestinos a sus tierras y admite su</w:delText>
              </w:r>
              <w:r w:rsidRPr="00CE282B" w:rsidDel="00372A39">
                <w:rPr>
                  <w:rFonts w:ascii="Times New Roman" w:hAnsi="Times New Roman" w:cs="Times New Roman"/>
                  <w:color w:val="000000"/>
                  <w:sz w:val="18"/>
                  <w:szCs w:val="18"/>
                </w:rPr>
                <w:delText xml:space="preserve"> instalaci</w:delText>
              </w:r>
              <w:r w:rsidRPr="00CE282B" w:rsidDel="00372A39">
                <w:rPr>
                  <w:rFonts w:ascii="Times New Roman" w:hAnsi="Times New Roman" w:cs="Times New Roman" w:hint="cs"/>
                  <w:color w:val="000000"/>
                  <w:sz w:val="18"/>
                  <w:szCs w:val="18"/>
                </w:rPr>
                <w:delText>ó</w:delText>
              </w:r>
              <w:r w:rsidRPr="00CE282B" w:rsidDel="00372A39">
                <w:rPr>
                  <w:rFonts w:ascii="Times New Roman" w:hAnsi="Times New Roman" w:cs="Times New Roman"/>
                  <w:color w:val="000000"/>
                  <w:sz w:val="18"/>
                  <w:szCs w:val="18"/>
                </w:rPr>
                <w:delText>n en el futuro Estado palestino.</w:delText>
              </w:r>
            </w:del>
          </w:p>
        </w:tc>
      </w:tr>
      <w:tr w:rsidR="00372A39" w:rsidRPr="005D1738" w14:paraId="6BC64EDE" w14:textId="77777777" w:rsidTr="00372A39">
        <w:trPr>
          <w:ins w:id="1758" w:author="Cuenta Microsoft" w:date="2016-05-20T11:41:00Z"/>
        </w:trPr>
        <w:tc>
          <w:tcPr>
            <w:tcW w:w="8828" w:type="dxa"/>
            <w:gridSpan w:val="2"/>
            <w:shd w:val="clear" w:color="auto" w:fill="0D0D0D" w:themeFill="text1" w:themeFillTint="F2"/>
          </w:tcPr>
          <w:p w14:paraId="53E3F8A2" w14:textId="77777777" w:rsidR="00372A39" w:rsidRPr="005D1738" w:rsidRDefault="00372A39" w:rsidP="00C00E85">
            <w:pPr>
              <w:jc w:val="center"/>
              <w:rPr>
                <w:ins w:id="1759" w:author="Cuenta Microsoft" w:date="2016-05-20T11:41:00Z"/>
                <w:rFonts w:ascii="Times New Roman" w:hAnsi="Times New Roman" w:cs="Times New Roman"/>
                <w:b/>
                <w:color w:val="FFFFFF" w:themeColor="background1"/>
              </w:rPr>
            </w:pPr>
            <w:ins w:id="1760" w:author="Cuenta Microsoft" w:date="2016-05-20T11:41:00Z">
              <w:r w:rsidRPr="005D1738">
                <w:rPr>
                  <w:rFonts w:ascii="Times New Roman" w:hAnsi="Times New Roman" w:cs="Times New Roman"/>
                  <w:b/>
                  <w:color w:val="FFFFFF" w:themeColor="background1"/>
                </w:rPr>
                <w:t>Imagen (fotografía, gráfica o ilustración)</w:t>
              </w:r>
            </w:ins>
          </w:p>
        </w:tc>
      </w:tr>
      <w:tr w:rsidR="00372A39" w14:paraId="237C1AD2" w14:textId="77777777" w:rsidTr="00372A39">
        <w:trPr>
          <w:ins w:id="1761" w:author="Cuenta Microsoft" w:date="2016-05-20T11:41:00Z"/>
        </w:trPr>
        <w:tc>
          <w:tcPr>
            <w:tcW w:w="1912" w:type="dxa"/>
          </w:tcPr>
          <w:p w14:paraId="31CC89B2" w14:textId="77777777" w:rsidR="00372A39" w:rsidRPr="00053744" w:rsidRDefault="00372A39" w:rsidP="00C00E85">
            <w:pPr>
              <w:rPr>
                <w:ins w:id="1762" w:author="Cuenta Microsoft" w:date="2016-05-20T11:41:00Z"/>
                <w:rFonts w:ascii="Times New Roman" w:hAnsi="Times New Roman" w:cs="Times New Roman"/>
                <w:b/>
                <w:color w:val="000000"/>
                <w:sz w:val="18"/>
                <w:szCs w:val="18"/>
              </w:rPr>
            </w:pPr>
            <w:ins w:id="1763" w:author="Cuenta Microsoft" w:date="2016-05-20T11:41:00Z">
              <w:r>
                <w:rPr>
                  <w:rFonts w:ascii="Times New Roman" w:hAnsi="Times New Roman" w:cs="Times New Roman"/>
                  <w:b/>
                  <w:color w:val="000000"/>
                  <w:sz w:val="18"/>
                  <w:szCs w:val="18"/>
                </w:rPr>
                <w:t>Código</w:t>
              </w:r>
            </w:ins>
          </w:p>
        </w:tc>
        <w:tc>
          <w:tcPr>
            <w:tcW w:w="6916" w:type="dxa"/>
          </w:tcPr>
          <w:p w14:paraId="0ECB2CA3" w14:textId="77777777" w:rsidR="00372A39" w:rsidRPr="00E462B5" w:rsidRDefault="00372A39" w:rsidP="00C00E85">
            <w:pPr>
              <w:rPr>
                <w:ins w:id="1764" w:author="Cuenta Microsoft" w:date="2016-05-20T11:41:00Z"/>
                <w:rFonts w:ascii="Times New Roman" w:hAnsi="Times New Roman" w:cs="Times New Roman"/>
                <w:b/>
                <w:color w:val="000000"/>
                <w:sz w:val="18"/>
                <w:szCs w:val="18"/>
              </w:rPr>
            </w:pPr>
            <w:ins w:id="1765" w:author="Cuenta Microsoft" w:date="2016-05-20T11:41: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22</w:t>
              </w:r>
            </w:ins>
          </w:p>
        </w:tc>
      </w:tr>
      <w:tr w:rsidR="00372A39" w14:paraId="1D733DFE" w14:textId="77777777" w:rsidTr="00372A39">
        <w:trPr>
          <w:ins w:id="1766" w:author="Cuenta Microsoft" w:date="2016-05-20T11:41:00Z"/>
        </w:trPr>
        <w:tc>
          <w:tcPr>
            <w:tcW w:w="1912" w:type="dxa"/>
          </w:tcPr>
          <w:p w14:paraId="6B1DA734" w14:textId="77777777" w:rsidR="00372A39" w:rsidRDefault="00372A39" w:rsidP="00C00E85">
            <w:pPr>
              <w:rPr>
                <w:ins w:id="1767" w:author="Cuenta Microsoft" w:date="2016-05-20T11:41:00Z"/>
                <w:rFonts w:ascii="Times New Roman" w:hAnsi="Times New Roman" w:cs="Times New Roman"/>
                <w:color w:val="000000"/>
              </w:rPr>
            </w:pPr>
            <w:ins w:id="1768" w:author="Cuenta Microsoft" w:date="2016-05-20T11:41:00Z">
              <w:r w:rsidRPr="00053744">
                <w:rPr>
                  <w:rFonts w:ascii="Times New Roman" w:hAnsi="Times New Roman" w:cs="Times New Roman"/>
                  <w:b/>
                  <w:color w:val="000000"/>
                  <w:sz w:val="18"/>
                  <w:szCs w:val="18"/>
                </w:rPr>
                <w:t>Descripción</w:t>
              </w:r>
            </w:ins>
          </w:p>
        </w:tc>
        <w:tc>
          <w:tcPr>
            <w:tcW w:w="6916" w:type="dxa"/>
          </w:tcPr>
          <w:p w14:paraId="6BA46994" w14:textId="77777777" w:rsidR="00372A39" w:rsidRPr="00E462B5" w:rsidRDefault="00372A39" w:rsidP="00C00E85">
            <w:pPr>
              <w:rPr>
                <w:ins w:id="1769" w:author="Cuenta Microsoft" w:date="2016-05-20T11:41:00Z"/>
                <w:rFonts w:ascii="Times New Roman" w:hAnsi="Times New Roman" w:cs="Times New Roman"/>
                <w:color w:val="000000"/>
                <w:sz w:val="18"/>
                <w:szCs w:val="18"/>
              </w:rPr>
            </w:pPr>
            <w:ins w:id="1770" w:author="Cuenta Microsoft" w:date="2016-05-20T11:41:00Z">
              <w:r>
                <w:rPr>
                  <w:rFonts w:ascii="Times New Roman" w:hAnsi="Times New Roman" w:cs="Times New Roman"/>
                  <w:color w:val="000000"/>
                  <w:sz w:val="18"/>
                  <w:szCs w:val="18"/>
                </w:rPr>
                <w:t>Imagen de palestinos durante ocupaciones israelíes</w:t>
              </w:r>
            </w:ins>
          </w:p>
        </w:tc>
      </w:tr>
      <w:tr w:rsidR="00372A39" w14:paraId="703D940C" w14:textId="77777777" w:rsidTr="00372A39">
        <w:trPr>
          <w:ins w:id="1771" w:author="Cuenta Microsoft" w:date="2016-05-20T11:41:00Z"/>
        </w:trPr>
        <w:tc>
          <w:tcPr>
            <w:tcW w:w="1912" w:type="dxa"/>
          </w:tcPr>
          <w:p w14:paraId="691DEA0D" w14:textId="77777777" w:rsidR="00372A39" w:rsidRDefault="00372A39" w:rsidP="00C00E85">
            <w:pPr>
              <w:rPr>
                <w:ins w:id="1772" w:author="Cuenta Microsoft" w:date="2016-05-20T11:41:00Z"/>
                <w:rFonts w:ascii="Times New Roman" w:hAnsi="Times New Roman" w:cs="Times New Roman"/>
                <w:color w:val="000000"/>
              </w:rPr>
            </w:pPr>
            <w:ins w:id="1773" w:author="Cuenta Microsoft" w:date="2016-05-20T11:41: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916" w:type="dxa"/>
          </w:tcPr>
          <w:p w14:paraId="3BA8D814" w14:textId="77777777" w:rsidR="00372A39" w:rsidRDefault="00372A39" w:rsidP="00C00E85">
            <w:pPr>
              <w:rPr>
                <w:ins w:id="1774" w:author="Cuenta Microsoft" w:date="2016-05-20T11:41:00Z"/>
                <w:rFonts w:ascii="Times New Roman" w:hAnsi="Times New Roman" w:cs="Times New Roman"/>
                <w:color w:val="000000"/>
                <w:sz w:val="18"/>
                <w:szCs w:val="18"/>
              </w:rPr>
            </w:pPr>
            <w:ins w:id="1775" w:author="Cuenta Microsoft" w:date="2016-05-20T11:41:00Z">
              <w:r>
                <w:rPr>
                  <w:noProof/>
                  <w:lang w:eastAsia="es-CO"/>
                </w:rPr>
                <w:drawing>
                  <wp:inline distT="0" distB="0" distL="0" distR="0" wp14:anchorId="3585F1D1" wp14:editId="6E9AA8BA">
                    <wp:extent cx="1145263" cy="806655"/>
                    <wp:effectExtent l="0" t="0" r="0" b="0"/>
                    <wp:docPr id="35" name="Imagen 35" descr="http://thumb7.shutterstock.com/display_pic_with_logo/302563/302563,1268998710,1/stock-photo-bethlehem-palestinian-areas-may-palestinian-residents-of-bethlehem-walk-near-an-israeli-tank-490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302563/302563,1268998710,1/stock-photo-bethlehem-palestinian-areas-may-palestinian-residents-of-bethlehem-walk-near-an-israeli-tank-49033645.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51287" cy="810898"/>
                            </a:xfrm>
                            <a:prstGeom prst="rect">
                              <a:avLst/>
                            </a:prstGeom>
                            <a:noFill/>
                            <a:ln>
                              <a:noFill/>
                            </a:ln>
                          </pic:spPr>
                        </pic:pic>
                      </a:graphicData>
                    </a:graphic>
                  </wp:inline>
                </w:drawing>
              </w:r>
            </w:ins>
          </w:p>
          <w:p w14:paraId="57764B8F" w14:textId="77777777" w:rsidR="00372A39" w:rsidRPr="00E462B5" w:rsidRDefault="00372A39" w:rsidP="00C00E85">
            <w:pPr>
              <w:rPr>
                <w:ins w:id="1776" w:author="Cuenta Microsoft" w:date="2016-05-20T11:41:00Z"/>
                <w:rFonts w:ascii="Times New Roman" w:hAnsi="Times New Roman" w:cs="Times New Roman"/>
                <w:color w:val="000000"/>
                <w:sz w:val="18"/>
                <w:szCs w:val="18"/>
              </w:rPr>
            </w:pPr>
            <w:ins w:id="1777" w:author="Cuenta Microsoft" w:date="2016-05-20T11:41:00Z">
              <w:r>
                <w:fldChar w:fldCharType="begin"/>
              </w:r>
              <w:r>
                <w:instrText xml:space="preserve"> HYPERLINK "http://thumb7.shutterstock.com/display_pic_with_logo/302563/302563,1268998710,1/stock-photo-bethlehem-palestinian-areas-may-palestinian-residents-of-bethlehem-walk-near-an-israeli-tank-49033645.jpg" </w:instrText>
              </w:r>
              <w:r>
                <w:fldChar w:fldCharType="separate"/>
              </w:r>
              <w:r w:rsidRPr="00770F6B">
                <w:rPr>
                  <w:rStyle w:val="Hipervnculo"/>
                  <w:rFonts w:ascii="Times New Roman" w:hAnsi="Times New Roman" w:cs="Times New Roman"/>
                  <w:sz w:val="18"/>
                  <w:szCs w:val="18"/>
                </w:rPr>
                <w:t>http://thumb7.shutterstock.com/display_pic_with_logo/302563/302563,1268998710,1/stock-photo-bethlehem-palestinian-areas-may-palestinian-residents-of-bethlehem-walk-near-an-israeli-tank-49033645.jpg</w:t>
              </w:r>
              <w:r>
                <w:rPr>
                  <w:rStyle w:val="Hipervnculo"/>
                  <w:rFonts w:ascii="Times New Roman" w:hAnsi="Times New Roman" w:cs="Times New Roman"/>
                  <w:sz w:val="18"/>
                  <w:szCs w:val="18"/>
                </w:rPr>
                <w:fldChar w:fldCharType="end"/>
              </w:r>
            </w:ins>
          </w:p>
        </w:tc>
      </w:tr>
      <w:tr w:rsidR="00372A39" w14:paraId="70F3014E" w14:textId="77777777" w:rsidTr="00372A39">
        <w:trPr>
          <w:ins w:id="1778" w:author="Cuenta Microsoft" w:date="2016-05-20T11:41:00Z"/>
        </w:trPr>
        <w:tc>
          <w:tcPr>
            <w:tcW w:w="1912" w:type="dxa"/>
          </w:tcPr>
          <w:p w14:paraId="05658E2B" w14:textId="77777777" w:rsidR="00372A39" w:rsidRDefault="00372A39" w:rsidP="00C00E85">
            <w:pPr>
              <w:rPr>
                <w:ins w:id="1779" w:author="Cuenta Microsoft" w:date="2016-05-20T11:41:00Z"/>
                <w:rFonts w:ascii="Times New Roman" w:hAnsi="Times New Roman" w:cs="Times New Roman"/>
                <w:color w:val="000000"/>
              </w:rPr>
            </w:pPr>
            <w:ins w:id="1780" w:author="Cuenta Microsoft" w:date="2016-05-20T11:41:00Z">
              <w:r w:rsidRPr="00053744">
                <w:rPr>
                  <w:rFonts w:ascii="Times New Roman" w:hAnsi="Times New Roman" w:cs="Times New Roman"/>
                  <w:b/>
                  <w:color w:val="000000"/>
                  <w:sz w:val="18"/>
                  <w:szCs w:val="18"/>
                </w:rPr>
                <w:lastRenderedPageBreak/>
                <w:t>Pie de imagen</w:t>
              </w:r>
            </w:ins>
          </w:p>
        </w:tc>
        <w:tc>
          <w:tcPr>
            <w:tcW w:w="6916" w:type="dxa"/>
          </w:tcPr>
          <w:p w14:paraId="240BBA33" w14:textId="77777777" w:rsidR="00372A39" w:rsidRPr="00E462B5" w:rsidRDefault="00372A39" w:rsidP="00C00E85">
            <w:pPr>
              <w:rPr>
                <w:ins w:id="1781" w:author="Cuenta Microsoft" w:date="2016-05-20T11:41:00Z"/>
                <w:rFonts w:ascii="Times New Roman" w:hAnsi="Times New Roman" w:cs="Times New Roman"/>
                <w:color w:val="000000"/>
                <w:sz w:val="18"/>
                <w:szCs w:val="18"/>
              </w:rPr>
            </w:pPr>
            <w:ins w:id="1782" w:author="Cuenta Microsoft" w:date="2016-05-20T11:41:00Z">
              <w:r w:rsidRPr="00CE282B">
                <w:rPr>
                  <w:rFonts w:ascii="Times New Roman" w:hAnsi="Times New Roman" w:cs="Times New Roman"/>
                  <w:color w:val="000000"/>
                  <w:sz w:val="18"/>
                  <w:szCs w:val="18"/>
                </w:rPr>
                <w:t xml:space="preserve">El Gobierno de Israel se niega a conceder el derecho al retorno </w:t>
              </w:r>
              <w:r>
                <w:rPr>
                  <w:rFonts w:ascii="Times New Roman" w:hAnsi="Times New Roman" w:cs="Times New Roman"/>
                  <w:color w:val="000000"/>
                  <w:sz w:val="18"/>
                  <w:szCs w:val="18"/>
                </w:rPr>
                <w:t>a los refugiados palestinos a sus tierras, y desconoce la legitimidad de las fronteras establecidas en 1967 lo que ha originado el descontento en la Autoridad Nacional Palestina</w:t>
              </w:r>
              <w:r w:rsidRPr="00CE282B">
                <w:rPr>
                  <w:rFonts w:ascii="Times New Roman" w:hAnsi="Times New Roman" w:cs="Times New Roman"/>
                  <w:color w:val="000000"/>
                  <w:sz w:val="18"/>
                  <w:szCs w:val="18"/>
                </w:rPr>
                <w:t>.</w:t>
              </w:r>
            </w:ins>
          </w:p>
        </w:tc>
      </w:tr>
    </w:tbl>
    <w:p w14:paraId="6C709825" w14:textId="77777777"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3689C37F" w14:textId="77777777" w:rsidR="009412E4" w:rsidRPr="004B2F4D" w:rsidRDefault="00DC4F11"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Pr>
          <w:rFonts w:ascii="Times New Roman" w:hAnsi="Times New Roman" w:cs="Times New Roman"/>
          <w:b/>
          <w:sz w:val="24"/>
          <w:szCs w:val="24"/>
        </w:rPr>
        <w:t>3</w:t>
      </w:r>
      <w:r w:rsidR="004B2F4D" w:rsidRPr="002D46F9">
        <w:rPr>
          <w:rFonts w:ascii="Times New Roman" w:hAnsi="Times New Roman" w:cs="Times New Roman"/>
          <w:b/>
          <w:sz w:val="24"/>
          <w:szCs w:val="24"/>
        </w:rPr>
        <w:t>.1.</w:t>
      </w:r>
      <w:r w:rsidR="004B2F4D">
        <w:rPr>
          <w:rFonts w:ascii="Times New Roman" w:hAnsi="Times New Roman" w:cs="Times New Roman"/>
          <w:b/>
          <w:sz w:val="24"/>
          <w:szCs w:val="24"/>
        </w:rPr>
        <w:t xml:space="preserve">4 </w:t>
      </w:r>
      <w:r w:rsidR="009412E4" w:rsidRPr="004B2F4D">
        <w:rPr>
          <w:rFonts w:ascii="Times New Roman" w:eastAsia="Times New Roman" w:hAnsi="Times New Roman" w:cs="Times New Roman"/>
          <w:b/>
          <w:bCs/>
          <w:color w:val="333333"/>
          <w:sz w:val="24"/>
          <w:szCs w:val="24"/>
          <w:lang w:eastAsia="es-CO"/>
        </w:rPr>
        <w:t>Agua</w:t>
      </w:r>
    </w:p>
    <w:p w14:paraId="5E1DA2F2" w14:textId="77777777" w:rsidR="007F1320" w:rsidRDefault="00D413D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región de conflicto entre Israel y Palestina es una de las más áridas del mundo. </w:t>
      </w:r>
      <w:r w:rsidR="0044430C" w:rsidRPr="002F23E0">
        <w:rPr>
          <w:rFonts w:ascii="Times New Roman" w:eastAsia="Times New Roman" w:hAnsi="Times New Roman" w:cs="Times New Roman"/>
          <w:bCs/>
          <w:color w:val="333333"/>
          <w:sz w:val="24"/>
          <w:szCs w:val="24"/>
          <w:lang w:eastAsia="es-CO"/>
        </w:rPr>
        <w:t>La cuenca</w:t>
      </w:r>
      <w:r w:rsidRPr="002F23E0">
        <w:rPr>
          <w:rFonts w:ascii="Times New Roman" w:eastAsia="Times New Roman" w:hAnsi="Times New Roman" w:cs="Times New Roman"/>
          <w:bCs/>
          <w:color w:val="333333"/>
          <w:sz w:val="24"/>
          <w:szCs w:val="24"/>
          <w:lang w:eastAsia="es-CO"/>
        </w:rPr>
        <w:t xml:space="preserve"> del Jordán dispone de aguas subterráneas que atraviesan la región de Cisjordania, estas reservas fueron tomadas por Israel, cuyo Estado construyó el </w:t>
      </w:r>
      <w:r w:rsidRPr="001C3E80">
        <w:rPr>
          <w:rFonts w:ascii="Times New Roman" w:eastAsia="Times New Roman" w:hAnsi="Times New Roman" w:cs="Times New Roman"/>
          <w:b/>
          <w:bCs/>
          <w:color w:val="333333"/>
          <w:sz w:val="24"/>
          <w:szCs w:val="24"/>
          <w:lang w:eastAsia="es-CO"/>
        </w:rPr>
        <w:t>Acueducto Nacional</w:t>
      </w:r>
      <w:r w:rsidRPr="002F23E0">
        <w:rPr>
          <w:rFonts w:ascii="Times New Roman" w:eastAsia="Times New Roman" w:hAnsi="Times New Roman" w:cs="Times New Roman"/>
          <w:bCs/>
          <w:color w:val="333333"/>
          <w:sz w:val="24"/>
          <w:szCs w:val="24"/>
          <w:lang w:eastAsia="es-CO"/>
        </w:rPr>
        <w:t xml:space="preserve"> que desvió el río Jordán hacia Neguev</w:t>
      </w:r>
      <w:r w:rsidR="0044430C" w:rsidRPr="002F23E0">
        <w:rPr>
          <w:rFonts w:ascii="Times New Roman" w:eastAsia="Times New Roman" w:hAnsi="Times New Roman" w:cs="Times New Roman"/>
          <w:bCs/>
          <w:color w:val="333333"/>
          <w:sz w:val="24"/>
          <w:szCs w:val="24"/>
          <w:lang w:eastAsia="es-CO"/>
        </w:rPr>
        <w:t xml:space="preserve">, con lo cual se agregó un nuevo elemento al conflicto palestino-israelí. </w:t>
      </w:r>
    </w:p>
    <w:p w14:paraId="32010684" w14:textId="77777777" w:rsidR="00092FE3" w:rsidRDefault="0044430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israelíes aducen que los palestinos no administran bien el recurso, en</w:t>
      </w:r>
      <w:r w:rsidR="00006B99">
        <w:rPr>
          <w:rFonts w:ascii="Times New Roman" w:eastAsia="Times New Roman" w:hAnsi="Times New Roman" w:cs="Times New Roman"/>
          <w:bCs/>
          <w:color w:val="333333"/>
          <w:sz w:val="24"/>
          <w:szCs w:val="24"/>
          <w:lang w:eastAsia="es-CO"/>
        </w:rPr>
        <w:t>tre</w:t>
      </w:r>
      <w:r w:rsidRPr="002F23E0">
        <w:rPr>
          <w:rFonts w:ascii="Times New Roman" w:eastAsia="Times New Roman" w:hAnsi="Times New Roman" w:cs="Times New Roman"/>
          <w:bCs/>
          <w:color w:val="333333"/>
          <w:sz w:val="24"/>
          <w:szCs w:val="24"/>
          <w:lang w:eastAsia="es-CO"/>
        </w:rPr>
        <w:t xml:space="preserve"> tanto, los palestinos argumentan que Israel discrimina el consumo de agua. </w:t>
      </w:r>
    </w:p>
    <w:tbl>
      <w:tblPr>
        <w:tblStyle w:val="Tablaconcuadrcula"/>
        <w:tblW w:w="0" w:type="auto"/>
        <w:tblLook w:val="04A0" w:firstRow="1" w:lastRow="0" w:firstColumn="1" w:lastColumn="0" w:noHBand="0" w:noVBand="1"/>
      </w:tblPr>
      <w:tblGrid>
        <w:gridCol w:w="2518"/>
        <w:gridCol w:w="6515"/>
      </w:tblGrid>
      <w:tr w:rsidR="00B630B4" w:rsidRPr="005D1738" w14:paraId="49AF0CDF" w14:textId="77777777" w:rsidTr="00AB5076">
        <w:tc>
          <w:tcPr>
            <w:tcW w:w="9033" w:type="dxa"/>
            <w:gridSpan w:val="2"/>
            <w:shd w:val="clear" w:color="auto" w:fill="0D0D0D" w:themeFill="text1" w:themeFillTint="F2"/>
          </w:tcPr>
          <w:p w14:paraId="6C63BF4E" w14:textId="77777777"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14:paraId="579F5F08" w14:textId="77777777" w:rsidTr="00AB5076">
        <w:tc>
          <w:tcPr>
            <w:tcW w:w="2518" w:type="dxa"/>
          </w:tcPr>
          <w:p w14:paraId="5B8D9277" w14:textId="77777777"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138B5B2" w14:textId="3E47E48D"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ins w:id="1783" w:author="Cuenta Microsoft" w:date="2016-05-20T11:41:00Z">
              <w:r w:rsidR="00372A39">
                <w:rPr>
                  <w:rFonts w:ascii="Times New Roman" w:hAnsi="Times New Roman" w:cs="Times New Roman"/>
                  <w:color w:val="000000"/>
                  <w:sz w:val="18"/>
                  <w:szCs w:val="18"/>
                </w:rPr>
                <w:t>23</w:t>
              </w:r>
            </w:ins>
            <w:del w:id="1784" w:author="Cuenta Microsoft" w:date="2016-05-20T11:41:00Z">
              <w:r w:rsidR="00B73083" w:rsidDel="00372A39">
                <w:rPr>
                  <w:rFonts w:ascii="Times New Roman" w:hAnsi="Times New Roman" w:cs="Times New Roman"/>
                  <w:color w:val="000000"/>
                  <w:sz w:val="18"/>
                  <w:szCs w:val="18"/>
                </w:rPr>
                <w:delText>39</w:delText>
              </w:r>
            </w:del>
          </w:p>
        </w:tc>
      </w:tr>
      <w:tr w:rsidR="00B630B4" w14:paraId="0313C8CB" w14:textId="77777777" w:rsidTr="00AB5076">
        <w:tc>
          <w:tcPr>
            <w:tcW w:w="2518" w:type="dxa"/>
          </w:tcPr>
          <w:p w14:paraId="180D88EE"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4ACFD3" w14:textId="77777777"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la aridez de Palestina </w:t>
            </w:r>
          </w:p>
        </w:tc>
      </w:tr>
      <w:tr w:rsidR="00B630B4" w14:paraId="2F3E6C24" w14:textId="77777777" w:rsidTr="00AB5076">
        <w:tc>
          <w:tcPr>
            <w:tcW w:w="2518" w:type="dxa"/>
          </w:tcPr>
          <w:p w14:paraId="290ABFE1"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C6FF40F" w14:textId="77777777" w:rsidR="00B630B4" w:rsidRDefault="007F1320" w:rsidP="00AB5076">
            <w:pPr>
              <w:rPr>
                <w:rFonts w:ascii="Times New Roman" w:hAnsi="Times New Roman" w:cs="Times New Roman"/>
                <w:color w:val="000000"/>
                <w:sz w:val="18"/>
                <w:szCs w:val="18"/>
              </w:rPr>
            </w:pPr>
            <w:r>
              <w:rPr>
                <w:noProof/>
                <w:lang w:eastAsia="es-CO"/>
              </w:rPr>
              <w:drawing>
                <wp:inline distT="0" distB="0" distL="0" distR="0" wp14:anchorId="6B052987" wp14:editId="4017220B">
                  <wp:extent cx="898073" cy="638269"/>
                  <wp:effectExtent l="0" t="0" r="0" b="0"/>
                  <wp:docPr id="28" name="Imagen 28" descr="http://thumb101.shutterstock.com/display_pic_with_logo/502231/143685997/stock-photo-view-on-palestinian-city-in-judean-desert-landscape-not-far-from-bethlehem-palestine-israel-143685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101.shutterstock.com/display_pic_with_logo/502231/143685997/stock-photo-view-on-palestinian-city-in-judean-desert-landscape-not-far-from-bethlehem-palestine-israel-14368599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04264" cy="642669"/>
                          </a:xfrm>
                          <a:prstGeom prst="rect">
                            <a:avLst/>
                          </a:prstGeom>
                          <a:noFill/>
                          <a:ln>
                            <a:noFill/>
                          </a:ln>
                        </pic:spPr>
                      </pic:pic>
                    </a:graphicData>
                  </a:graphic>
                </wp:inline>
              </w:drawing>
            </w:r>
          </w:p>
          <w:p w14:paraId="0DF29B59" w14:textId="4333845A" w:rsidR="007F1320" w:rsidRPr="00E462B5" w:rsidRDefault="00265646" w:rsidP="00AB5076">
            <w:pPr>
              <w:rPr>
                <w:rFonts w:ascii="Times New Roman" w:hAnsi="Times New Roman" w:cs="Times New Roman"/>
                <w:color w:val="000000"/>
                <w:sz w:val="18"/>
                <w:szCs w:val="18"/>
              </w:rPr>
            </w:pPr>
            <w:ins w:id="1785" w:author="Lilia Carvajal" w:date="2016-05-19T18:51:00Z">
              <w:r>
                <w:rPr>
                  <w:rFonts w:ascii="Times New Roman" w:hAnsi="Times New Roman" w:cs="Times New Roman"/>
                  <w:color w:val="000000"/>
                  <w:sz w:val="18"/>
                  <w:szCs w:val="18"/>
                </w:rPr>
                <w:fldChar w:fldCharType="begin"/>
              </w:r>
              <w:r>
                <w:rPr>
                  <w:rFonts w:ascii="Times New Roman" w:hAnsi="Times New Roman" w:cs="Times New Roman"/>
                  <w:color w:val="000000"/>
                  <w:sz w:val="18"/>
                  <w:szCs w:val="18"/>
                </w:rPr>
                <w:instrText xml:space="preserve"> HYPERLINK "</w:instrText>
              </w:r>
            </w:ins>
            <w:r w:rsidRPr="007F1320">
              <w:rPr>
                <w:rFonts w:ascii="Times New Roman" w:hAnsi="Times New Roman" w:cs="Times New Roman"/>
                <w:color w:val="000000"/>
                <w:sz w:val="18"/>
                <w:szCs w:val="18"/>
              </w:rPr>
              <w:instrText>http://thumb101.shutterstock.com/display_pic_with_logo/502231/143685997/stock-photo-view-on-palestinian-city-in-judean-desert-landscape-not-far-from-bethlehem-palestine-israel-143685997.jpg</w:instrText>
            </w:r>
            <w:ins w:id="1786" w:author="Lilia Carvajal" w:date="2016-05-19T18:51:00Z">
              <w:r>
                <w:rPr>
                  <w:rFonts w:ascii="Times New Roman" w:hAnsi="Times New Roman" w:cs="Times New Roman"/>
                  <w:color w:val="000000"/>
                  <w:sz w:val="18"/>
                  <w:szCs w:val="18"/>
                </w:rPr>
                <w:instrText xml:space="preserve">" </w:instrText>
              </w:r>
              <w:r>
                <w:rPr>
                  <w:rFonts w:ascii="Times New Roman" w:hAnsi="Times New Roman" w:cs="Times New Roman"/>
                  <w:color w:val="000000"/>
                  <w:sz w:val="18"/>
                  <w:szCs w:val="18"/>
                </w:rPr>
                <w:fldChar w:fldCharType="separate"/>
              </w:r>
            </w:ins>
            <w:r w:rsidRPr="00E10A4E">
              <w:rPr>
                <w:rStyle w:val="Hipervnculo"/>
                <w:rFonts w:ascii="Times New Roman" w:hAnsi="Times New Roman" w:cs="Times New Roman"/>
                <w:sz w:val="18"/>
                <w:szCs w:val="18"/>
              </w:rPr>
              <w:t>http://thumb101.shutterstock.com/display_pic_with_logo/502231/143685997/stock-photo-view-on-palestinian-city-in-judean-desert-landscape-not-far-from-bethlehem-palestine-israel-143685997.jpg</w:t>
            </w:r>
            <w:ins w:id="1787" w:author="Lilia Carvajal" w:date="2016-05-19T18:51:00Z">
              <w:r>
                <w:rPr>
                  <w:rFonts w:ascii="Times New Roman" w:hAnsi="Times New Roman" w:cs="Times New Roman"/>
                  <w:color w:val="000000"/>
                  <w:sz w:val="18"/>
                  <w:szCs w:val="18"/>
                </w:rPr>
                <w:fldChar w:fldCharType="end"/>
              </w:r>
            </w:ins>
          </w:p>
        </w:tc>
      </w:tr>
      <w:tr w:rsidR="00B630B4" w14:paraId="314C83F5" w14:textId="77777777" w:rsidTr="00AB5076">
        <w:tc>
          <w:tcPr>
            <w:tcW w:w="2518" w:type="dxa"/>
          </w:tcPr>
          <w:p w14:paraId="08C76D82" w14:textId="77777777"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5C0D231" w14:textId="675B1D4F" w:rsidR="00B630B4" w:rsidRPr="00E462B5" w:rsidRDefault="007F1320" w:rsidP="0026564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Los paisajes </w:t>
            </w:r>
            <w:ins w:id="1788" w:author="Lilia Carvajal" w:date="2016-05-19T18:51:00Z">
              <w:r w:rsidR="00265646">
                <w:rPr>
                  <w:rFonts w:ascii="Times New Roman" w:hAnsi="Times New Roman" w:cs="Times New Roman"/>
                  <w:color w:val="000000"/>
                  <w:sz w:val="18"/>
                  <w:szCs w:val="18"/>
                </w:rPr>
                <w:t xml:space="preserve">de Palestina e Israel </w:t>
              </w:r>
            </w:ins>
            <w:del w:id="1789" w:author="Lilia Carvajal" w:date="2016-05-19T18:51:00Z">
              <w:r w:rsidDel="00265646">
                <w:rPr>
                  <w:rFonts w:ascii="Times New Roman" w:hAnsi="Times New Roman" w:cs="Times New Roman"/>
                  <w:color w:val="000000"/>
                  <w:sz w:val="18"/>
                  <w:szCs w:val="18"/>
                </w:rPr>
                <w:delText xml:space="preserve">palestinos y judíos </w:delText>
              </w:r>
            </w:del>
            <w:r>
              <w:rPr>
                <w:rFonts w:ascii="Times New Roman" w:hAnsi="Times New Roman" w:cs="Times New Roman"/>
                <w:color w:val="000000"/>
                <w:sz w:val="18"/>
                <w:szCs w:val="18"/>
              </w:rPr>
              <w:t xml:space="preserve">son áridos, de allí que el agua se convierta en un recurso estratégico para los dos Estados. </w:t>
            </w:r>
          </w:p>
        </w:tc>
      </w:tr>
    </w:tbl>
    <w:p w14:paraId="5F6F25E5" w14:textId="77777777" w:rsidR="00EA6CB5" w:rsidRDefault="00EA6CB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4356CC" w:rsidRPr="005D1738" w14:paraId="13868C50" w14:textId="77777777" w:rsidTr="00B0068D">
        <w:tc>
          <w:tcPr>
            <w:tcW w:w="9033" w:type="dxa"/>
            <w:gridSpan w:val="2"/>
            <w:shd w:val="clear" w:color="auto" w:fill="000000" w:themeFill="text1"/>
          </w:tcPr>
          <w:p w14:paraId="460D9E81" w14:textId="77777777" w:rsidR="004356CC" w:rsidRPr="005D1738" w:rsidRDefault="004356C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356CC" w14:paraId="6AF3AC67" w14:textId="77777777" w:rsidTr="00B0068D">
        <w:tc>
          <w:tcPr>
            <w:tcW w:w="2518" w:type="dxa"/>
          </w:tcPr>
          <w:p w14:paraId="2BC19D8C" w14:textId="77777777" w:rsidR="004356CC" w:rsidRPr="00053744" w:rsidRDefault="004356C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DC5DE73" w14:textId="2EF00721" w:rsidR="004356CC" w:rsidRPr="004356CC" w:rsidRDefault="0029530B" w:rsidP="00B0068D">
            <w:pPr>
              <w:rPr>
                <w:rFonts w:ascii="Arial" w:hAnsi="Arial"/>
                <w:sz w:val="18"/>
                <w:szCs w:val="18"/>
                <w:highlight w:val="green"/>
                <w:lang w:val="es-ES_tradnl"/>
              </w:rPr>
            </w:pPr>
            <w:r>
              <w:rPr>
                <w:rFonts w:ascii="Arial" w:hAnsi="Arial"/>
                <w:sz w:val="18"/>
                <w:szCs w:val="18"/>
                <w:lang w:val="es-ES_tradnl"/>
              </w:rPr>
              <w:t>CS_10_02_CO_REC</w:t>
            </w:r>
            <w:ins w:id="1790" w:author="Cuenta Microsoft" w:date="2016-05-20T12:05:00Z">
              <w:r w:rsidR="006A06FE">
                <w:rPr>
                  <w:rFonts w:ascii="Arial" w:hAnsi="Arial"/>
                  <w:sz w:val="18"/>
                  <w:szCs w:val="18"/>
                  <w:lang w:val="es-ES_tradnl"/>
                </w:rPr>
                <w:t>90</w:t>
              </w:r>
            </w:ins>
            <w:del w:id="1791" w:author="Cuenta Microsoft" w:date="2016-05-20T12:05:00Z">
              <w:r w:rsidDel="006A06FE">
                <w:rPr>
                  <w:rFonts w:ascii="Arial" w:hAnsi="Arial"/>
                  <w:sz w:val="18"/>
                  <w:szCs w:val="18"/>
                  <w:lang w:val="es-ES_tradnl"/>
                </w:rPr>
                <w:delText>14</w:delText>
              </w:r>
              <w:r w:rsidR="004356CC" w:rsidRPr="00D873FD" w:rsidDel="006A06FE">
                <w:rPr>
                  <w:rFonts w:ascii="Arial" w:hAnsi="Arial"/>
                  <w:sz w:val="18"/>
                  <w:szCs w:val="18"/>
                  <w:lang w:val="es-ES_tradnl"/>
                </w:rPr>
                <w:delText>0</w:delText>
              </w:r>
            </w:del>
          </w:p>
        </w:tc>
      </w:tr>
      <w:tr w:rsidR="004356CC" w14:paraId="453C9C65" w14:textId="77777777" w:rsidTr="00B0068D">
        <w:tc>
          <w:tcPr>
            <w:tcW w:w="2518" w:type="dxa"/>
          </w:tcPr>
          <w:p w14:paraId="2129E853" w14:textId="77777777"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C28A32" w14:textId="0456B40D" w:rsidR="004356CC" w:rsidRPr="004356CC" w:rsidRDefault="006A06FE" w:rsidP="00B0068D">
            <w:pPr>
              <w:rPr>
                <w:rFonts w:ascii="Arial" w:hAnsi="Arial" w:cs="Arial"/>
                <w:sz w:val="18"/>
                <w:szCs w:val="18"/>
                <w:lang w:val="es-ES_tradnl"/>
              </w:rPr>
            </w:pPr>
            <w:ins w:id="1792" w:author="Cuenta Microsoft" w:date="2016-05-20T12:05:00Z">
              <w:r w:rsidRPr="006A06FE">
                <w:rPr>
                  <w:rFonts w:ascii="Arial" w:hAnsi="Arial" w:cs="Arial"/>
                  <w:sz w:val="18"/>
                  <w:szCs w:val="18"/>
                  <w:lang w:val="es-ES_tradnl"/>
                </w:rPr>
                <w:t>Analiza el conflicto en la franja de Gaza</w:t>
              </w:r>
            </w:ins>
            <w:del w:id="1793" w:author="Cuenta Microsoft" w:date="2016-05-20T12:05:00Z">
              <w:r w:rsidR="004356CC" w:rsidDel="006A06FE">
                <w:rPr>
                  <w:rFonts w:ascii="Arial" w:hAnsi="Arial" w:cs="Arial"/>
                  <w:sz w:val="18"/>
                  <w:szCs w:val="18"/>
                  <w:lang w:val="es-ES_tradnl"/>
                </w:rPr>
                <w:delText>Contra el odio entre árabes y judíos</w:delText>
              </w:r>
            </w:del>
          </w:p>
        </w:tc>
      </w:tr>
      <w:tr w:rsidR="004356CC" w14:paraId="745332B0" w14:textId="77777777" w:rsidTr="00B0068D">
        <w:tc>
          <w:tcPr>
            <w:tcW w:w="2518" w:type="dxa"/>
          </w:tcPr>
          <w:p w14:paraId="4148AEAD" w14:textId="77777777"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C61F07A" w14:textId="30FA3040" w:rsidR="004356CC" w:rsidRPr="004356CC" w:rsidRDefault="006A06FE" w:rsidP="004B2F4D">
            <w:pPr>
              <w:rPr>
                <w:rFonts w:ascii="Arial" w:hAnsi="Arial" w:cs="Arial"/>
                <w:sz w:val="18"/>
                <w:szCs w:val="18"/>
                <w:lang w:val="es-ES_tradnl"/>
              </w:rPr>
            </w:pPr>
            <w:ins w:id="1794" w:author="Cuenta Microsoft" w:date="2016-05-20T12:06:00Z">
              <w:r w:rsidRPr="006A06FE">
                <w:rPr>
                  <w:rFonts w:ascii="Arial" w:hAnsi="Arial" w:cs="Arial"/>
                  <w:sz w:val="18"/>
                  <w:szCs w:val="18"/>
                  <w:lang w:val="es-ES_tradnl"/>
                </w:rPr>
                <w:t>Actividad para analizar el  papel de la franja de Gaza en el conflicto árabe-israelí</w:t>
              </w:r>
            </w:ins>
            <w:del w:id="1795" w:author="Cuenta Microsoft" w:date="2016-05-20T12:05:00Z">
              <w:r w:rsidR="004356CC" w:rsidDel="006A06FE">
                <w:rPr>
                  <w:rFonts w:ascii="Arial" w:hAnsi="Arial" w:cs="Arial"/>
                  <w:sz w:val="18"/>
                  <w:szCs w:val="18"/>
                  <w:lang w:val="es-ES_tradnl"/>
                </w:rPr>
                <w:delText>El recurso analiza</w:delText>
              </w:r>
              <w:r w:rsidR="004B2F4D" w:rsidDel="006A06FE">
                <w:rPr>
                  <w:rFonts w:ascii="Arial" w:hAnsi="Arial" w:cs="Arial"/>
                  <w:sz w:val="18"/>
                  <w:szCs w:val="18"/>
                  <w:lang w:val="es-ES_tradnl"/>
                </w:rPr>
                <w:delText xml:space="preserve"> mensajes de Twitter</w:delText>
              </w:r>
              <w:r w:rsidR="004356CC" w:rsidDel="006A06FE">
                <w:rPr>
                  <w:rFonts w:ascii="Arial" w:hAnsi="Arial" w:cs="Arial"/>
                  <w:sz w:val="18"/>
                  <w:szCs w:val="18"/>
                  <w:lang w:val="es-ES_tradnl"/>
                </w:rPr>
                <w:delText>, cuenta con preguntas, léxico y ejercicios que utilizan herramientas de investigación social</w:delText>
              </w:r>
            </w:del>
          </w:p>
        </w:tc>
      </w:tr>
    </w:tbl>
    <w:p w14:paraId="36CC76E2" w14:textId="77777777"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5CF99A23" w14:textId="77777777" w:rsidR="006E35C4" w:rsidRDefault="006E35C4" w:rsidP="006E35C4">
      <w:pPr>
        <w:spacing w:after="0"/>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sidR="00DC4F11">
        <w:rPr>
          <w:rFonts w:ascii="Times" w:hAnsi="Times"/>
          <w:b/>
        </w:rPr>
        <w:t>3</w:t>
      </w:r>
      <w:r>
        <w:rPr>
          <w:rFonts w:ascii="Times" w:hAnsi="Times"/>
          <w:b/>
        </w:rPr>
        <w:t>.2 Consolidación</w:t>
      </w:r>
    </w:p>
    <w:p w14:paraId="6E9B08FA" w14:textId="77777777" w:rsidR="006E35C4" w:rsidRDefault="006E35C4" w:rsidP="006E35C4">
      <w:pPr>
        <w:spacing w:after="0"/>
        <w:rPr>
          <w:rFonts w:ascii="Times" w:hAnsi="Times"/>
          <w:b/>
        </w:rPr>
      </w:pPr>
    </w:p>
    <w:p w14:paraId="4CB45DF9" w14:textId="77777777" w:rsidR="006E35C4" w:rsidRPr="00F911A3" w:rsidRDefault="006E35C4" w:rsidP="006E35C4">
      <w:pPr>
        <w:spacing w:after="0"/>
        <w:rPr>
          <w:rFonts w:ascii="Times New Roman" w:hAnsi="Times New Roman"/>
          <w:b/>
        </w:rPr>
      </w:pPr>
      <w:r w:rsidRPr="00F911A3">
        <w:rPr>
          <w:rFonts w:ascii="Times New Roman" w:hAnsi="Times New Roman"/>
          <w:color w:val="333333"/>
          <w:shd w:val="clear" w:color="auto" w:fill="FFFFFF"/>
        </w:rPr>
        <w:t>Actividades para consolidar lo que has aprendido en esta sección.</w:t>
      </w:r>
    </w:p>
    <w:p w14:paraId="3E85FCBD" w14:textId="77777777" w:rsidR="006E35C4" w:rsidRDefault="006E35C4" w:rsidP="006E35C4">
      <w:pPr>
        <w:spacing w:after="0"/>
        <w:rPr>
          <w:rFonts w:ascii="Times" w:hAnsi="Times"/>
          <w:b/>
        </w:rPr>
      </w:pPr>
    </w:p>
    <w:tbl>
      <w:tblPr>
        <w:tblStyle w:val="Tablaconcuadrcula4"/>
        <w:tblW w:w="0" w:type="auto"/>
        <w:tblLook w:val="04A0" w:firstRow="1" w:lastRow="0" w:firstColumn="1" w:lastColumn="0" w:noHBand="0" w:noVBand="1"/>
      </w:tblPr>
      <w:tblGrid>
        <w:gridCol w:w="2465"/>
        <w:gridCol w:w="6363"/>
      </w:tblGrid>
      <w:tr w:rsidR="006E35C4" w:rsidRPr="00D45DAA" w14:paraId="19FBCDC6" w14:textId="77777777" w:rsidTr="00084242">
        <w:tc>
          <w:tcPr>
            <w:tcW w:w="8828" w:type="dxa"/>
            <w:gridSpan w:val="2"/>
            <w:shd w:val="clear" w:color="auto" w:fill="000000" w:themeFill="text1"/>
          </w:tcPr>
          <w:p w14:paraId="353DABFD" w14:textId="77777777" w:rsidR="006E35C4" w:rsidRPr="00D45DAA" w:rsidRDefault="006E35C4" w:rsidP="006E35C4">
            <w:pPr>
              <w:jc w:val="center"/>
              <w:rPr>
                <w:rFonts w:ascii="Times New Roman" w:hAnsi="Times New Roman" w:cs="Times New Roman"/>
                <w:b/>
                <w:color w:val="FFFFFF" w:themeColor="background1"/>
              </w:rPr>
            </w:pPr>
            <w:r w:rsidRPr="00626FD4">
              <w:rPr>
                <w:rFonts w:ascii="Times" w:hAnsi="Times"/>
                <w:shd w:val="clear" w:color="auto" w:fill="000000" w:themeFill="text1"/>
              </w:rPr>
              <w:t xml:space="preserve"> </w:t>
            </w:r>
            <w:r w:rsidRPr="00626FD4">
              <w:rPr>
                <w:rFonts w:ascii="Times New Roman" w:hAnsi="Times New Roman" w:cs="Times New Roman"/>
                <w:b/>
                <w:color w:val="FFFFFF" w:themeColor="background1"/>
                <w:shd w:val="clear" w:color="auto" w:fill="000000" w:themeFill="text1"/>
              </w:rPr>
              <w:t>Practica</w:t>
            </w:r>
            <w:r w:rsidRPr="00D45DAA">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nuevo</w:t>
            </w:r>
          </w:p>
        </w:tc>
      </w:tr>
      <w:tr w:rsidR="006E35C4" w:rsidRPr="00D45DAA" w14:paraId="6A06F0A6" w14:textId="77777777" w:rsidTr="00084242">
        <w:tc>
          <w:tcPr>
            <w:tcW w:w="2465" w:type="dxa"/>
          </w:tcPr>
          <w:p w14:paraId="6C11D5A1"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363" w:type="dxa"/>
          </w:tcPr>
          <w:p w14:paraId="033D843E" w14:textId="0919E0CB" w:rsidR="006E35C4" w:rsidRPr="00D45DAA" w:rsidRDefault="005F4768" w:rsidP="006E35C4">
            <w:pPr>
              <w:rPr>
                <w:rFonts w:ascii="Times New Roman" w:hAnsi="Times New Roman" w:cs="Times New Roman"/>
                <w:b/>
                <w:color w:val="000000"/>
                <w:sz w:val="18"/>
                <w:szCs w:val="18"/>
              </w:rPr>
            </w:pPr>
            <w:r>
              <w:rPr>
                <w:rFonts w:ascii="Times New Roman" w:hAnsi="Times New Roman" w:cs="Times New Roman"/>
                <w:color w:val="000000"/>
              </w:rPr>
              <w:t>CS_</w:t>
            </w:r>
            <w:r w:rsidR="0029530B">
              <w:rPr>
                <w:rFonts w:ascii="Times New Roman" w:hAnsi="Times New Roman" w:cs="Times New Roman"/>
                <w:color w:val="000000"/>
              </w:rPr>
              <w:t>10_02</w:t>
            </w:r>
            <w:r w:rsidR="006E35C4" w:rsidRPr="00D45DAA">
              <w:rPr>
                <w:rFonts w:ascii="Times New Roman" w:hAnsi="Times New Roman" w:cs="Times New Roman"/>
                <w:color w:val="000000"/>
              </w:rPr>
              <w:t>_REC</w:t>
            </w:r>
            <w:r w:rsidR="0029530B">
              <w:rPr>
                <w:rFonts w:ascii="Times New Roman" w:hAnsi="Times New Roman" w:cs="Times New Roman"/>
                <w:color w:val="000000"/>
              </w:rPr>
              <w:t>1</w:t>
            </w:r>
            <w:ins w:id="1796" w:author="Cuenta Microsoft" w:date="2016-05-20T12:06:00Z">
              <w:r w:rsidR="006A06FE">
                <w:rPr>
                  <w:rFonts w:ascii="Times New Roman" w:hAnsi="Times New Roman" w:cs="Times New Roman"/>
                  <w:color w:val="000000"/>
                </w:rPr>
                <w:t>00</w:t>
              </w:r>
            </w:ins>
            <w:del w:id="1797" w:author="Cuenta Microsoft" w:date="2016-05-20T12:06:00Z">
              <w:r w:rsidR="0029530B" w:rsidDel="006A06FE">
                <w:rPr>
                  <w:rFonts w:ascii="Times New Roman" w:hAnsi="Times New Roman" w:cs="Times New Roman"/>
                  <w:color w:val="000000"/>
                </w:rPr>
                <w:delText>50</w:delText>
              </w:r>
            </w:del>
          </w:p>
        </w:tc>
      </w:tr>
      <w:tr w:rsidR="006E35C4" w:rsidRPr="00D45DAA" w14:paraId="1374CA40" w14:textId="77777777" w:rsidTr="00084242">
        <w:tc>
          <w:tcPr>
            <w:tcW w:w="2465" w:type="dxa"/>
          </w:tcPr>
          <w:p w14:paraId="274AFE01"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363" w:type="dxa"/>
          </w:tcPr>
          <w:p w14:paraId="02FF33D9" w14:textId="77777777" w:rsidR="006E35C4" w:rsidRPr="00D45DAA" w:rsidRDefault="006E35C4" w:rsidP="006E35C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080D4A" w:rsidRPr="00080D4A">
              <w:rPr>
                <w:rFonts w:ascii="Times New Roman" w:hAnsi="Times New Roman" w:cs="Times New Roman"/>
                <w:color w:val="000000"/>
              </w:rPr>
              <w:t>Oriente Medio</w:t>
            </w:r>
          </w:p>
        </w:tc>
      </w:tr>
      <w:tr w:rsidR="006E35C4" w:rsidRPr="00D45DAA" w14:paraId="33FFE60C" w14:textId="77777777" w:rsidTr="00084242">
        <w:tc>
          <w:tcPr>
            <w:tcW w:w="2465" w:type="dxa"/>
          </w:tcPr>
          <w:p w14:paraId="027FB87F"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363" w:type="dxa"/>
          </w:tcPr>
          <w:p w14:paraId="78D58FF0" w14:textId="77777777" w:rsidR="006E35C4" w:rsidRPr="00D45DAA" w:rsidRDefault="006E35C4" w:rsidP="006E35C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080D4A" w:rsidRPr="00080D4A">
              <w:rPr>
                <w:rFonts w:ascii="Times New Roman" w:hAnsi="Times New Roman" w:cs="Times New Roman"/>
                <w:color w:val="000000"/>
              </w:rPr>
              <w:t>Oriente Medio</w:t>
            </w:r>
          </w:p>
        </w:tc>
      </w:tr>
    </w:tbl>
    <w:p w14:paraId="7B292E80" w14:textId="77777777" w:rsidR="006E35C4" w:rsidRDefault="006E35C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14:paraId="75E9E406" w14:textId="77777777" w:rsidR="00092FE3" w:rsidRPr="002F23E0" w:rsidRDefault="005C529E" w:rsidP="002F23E0">
      <w:pPr>
        <w:spacing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006522B2">
        <w:rPr>
          <w:rFonts w:ascii="Times New Roman" w:hAnsi="Times New Roman" w:cs="Times New Roman"/>
          <w:b/>
          <w:sz w:val="24"/>
          <w:szCs w:val="24"/>
        </w:rPr>
        <w:t>4</w:t>
      </w:r>
      <w:r w:rsidRPr="002D46F9">
        <w:rPr>
          <w:rFonts w:ascii="Times New Roman" w:hAnsi="Times New Roman" w:cs="Times New Roman"/>
          <w:b/>
          <w:sz w:val="24"/>
          <w:szCs w:val="24"/>
        </w:rPr>
        <w:t xml:space="preserve"> </w:t>
      </w:r>
      <w:r w:rsidR="00EE08BC" w:rsidRPr="002D46F9">
        <w:rPr>
          <w:rFonts w:ascii="Times New Roman" w:hAnsi="Times New Roman" w:cs="Times New Roman"/>
          <w:b/>
          <w:sz w:val="24"/>
          <w:szCs w:val="24"/>
        </w:rPr>
        <w:t>La G</w:t>
      </w:r>
      <w:r w:rsidR="00092FE3" w:rsidRPr="002D46F9">
        <w:rPr>
          <w:rFonts w:ascii="Times New Roman" w:hAnsi="Times New Roman" w:cs="Times New Roman"/>
          <w:b/>
          <w:sz w:val="24"/>
          <w:szCs w:val="24"/>
        </w:rPr>
        <w:t>uerra del Golfo</w:t>
      </w:r>
    </w:p>
    <w:p w14:paraId="28DDC061" w14:textId="63671F03" w:rsidR="00092FE3"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El actual </w:t>
      </w:r>
      <w:ins w:id="1798" w:author="Lilia Carvajal" w:date="2016-05-19T15:41:00Z">
        <w:r w:rsidR="00935BCD">
          <w:rPr>
            <w:rFonts w:ascii="Times New Roman" w:eastAsia="Times New Roman" w:hAnsi="Times New Roman" w:cs="Times New Roman"/>
            <w:bCs/>
            <w:color w:val="333333"/>
            <w:sz w:val="24"/>
            <w:szCs w:val="24"/>
            <w:lang w:eastAsia="es-CO"/>
          </w:rPr>
          <w:t>E</w:t>
        </w:r>
      </w:ins>
      <w:del w:id="1799" w:author="Lilia Carvajal" w:date="2016-05-19T15:41:00Z">
        <w:r w:rsidRPr="002F23E0" w:rsidDel="00935BCD">
          <w:rPr>
            <w:rFonts w:ascii="Times New Roman" w:eastAsia="Times New Roman" w:hAnsi="Times New Roman" w:cs="Times New Roman"/>
            <w:bCs/>
            <w:color w:val="333333"/>
            <w:sz w:val="24"/>
            <w:szCs w:val="24"/>
            <w:lang w:eastAsia="es-CO"/>
          </w:rPr>
          <w:delText>e</w:delText>
        </w:r>
      </w:del>
      <w:r w:rsidRPr="002F23E0">
        <w:rPr>
          <w:rFonts w:ascii="Times New Roman" w:eastAsia="Times New Roman" w:hAnsi="Times New Roman" w:cs="Times New Roman"/>
          <w:bCs/>
          <w:color w:val="333333"/>
          <w:sz w:val="24"/>
          <w:szCs w:val="24"/>
          <w:lang w:eastAsia="es-CO"/>
        </w:rPr>
        <w:t xml:space="preserve">stado de </w:t>
      </w:r>
      <w:r w:rsidRPr="001C3E80">
        <w:rPr>
          <w:rFonts w:ascii="Times New Roman" w:eastAsia="Times New Roman" w:hAnsi="Times New Roman" w:cs="Times New Roman"/>
          <w:b/>
          <w:bCs/>
          <w:color w:val="333333"/>
          <w:sz w:val="24"/>
          <w:szCs w:val="24"/>
          <w:lang w:eastAsia="es-CO"/>
        </w:rPr>
        <w:t xml:space="preserve">Kuwait </w:t>
      </w:r>
      <w:del w:id="1800" w:author="Lilia Carvajal" w:date="2016-05-19T15:42:00Z">
        <w:r w:rsidRPr="002F23E0" w:rsidDel="00935BCD">
          <w:rPr>
            <w:rFonts w:ascii="Times New Roman" w:eastAsia="Times New Roman" w:hAnsi="Times New Roman" w:cs="Times New Roman"/>
            <w:bCs/>
            <w:color w:val="333333"/>
            <w:sz w:val="24"/>
            <w:szCs w:val="24"/>
            <w:lang w:eastAsia="es-CO"/>
          </w:rPr>
          <w:delText xml:space="preserve">hizo </w:delText>
        </w:r>
      </w:del>
      <w:ins w:id="1801" w:author="Lilia Carvajal" w:date="2016-05-19T15:42:00Z">
        <w:r w:rsidR="00935BCD">
          <w:rPr>
            <w:rFonts w:ascii="Times New Roman" w:eastAsia="Times New Roman" w:hAnsi="Times New Roman" w:cs="Times New Roman"/>
            <w:bCs/>
            <w:color w:val="333333"/>
            <w:sz w:val="24"/>
            <w:szCs w:val="24"/>
            <w:lang w:eastAsia="es-CO"/>
          </w:rPr>
          <w:t>formó</w:t>
        </w:r>
        <w:r w:rsidR="00935BCD" w:rsidRPr="002F23E0">
          <w:rPr>
            <w:rFonts w:ascii="Times New Roman" w:eastAsia="Times New Roman" w:hAnsi="Times New Roman" w:cs="Times New Roman"/>
            <w:bCs/>
            <w:color w:val="333333"/>
            <w:sz w:val="24"/>
            <w:szCs w:val="24"/>
            <w:lang w:eastAsia="es-CO"/>
          </w:rPr>
          <w:t xml:space="preserve"> </w:t>
        </w:r>
      </w:ins>
      <w:r w:rsidRPr="002F23E0">
        <w:rPr>
          <w:rFonts w:ascii="Times New Roman" w:eastAsia="Times New Roman" w:hAnsi="Times New Roman" w:cs="Times New Roman"/>
          <w:bCs/>
          <w:color w:val="333333"/>
          <w:sz w:val="24"/>
          <w:szCs w:val="24"/>
          <w:lang w:eastAsia="es-CO"/>
        </w:rPr>
        <w:t xml:space="preserve">parte de la provincia de Basora, hoy Irak. Los procesos de descolonización </w:t>
      </w:r>
      <w:r w:rsidR="00EE08BC">
        <w:rPr>
          <w:rFonts w:ascii="Times New Roman" w:eastAsia="Times New Roman" w:hAnsi="Times New Roman" w:cs="Times New Roman"/>
          <w:bCs/>
          <w:color w:val="333333"/>
          <w:sz w:val="24"/>
          <w:szCs w:val="24"/>
          <w:lang w:eastAsia="es-CO"/>
        </w:rPr>
        <w:t xml:space="preserve">le </w:t>
      </w:r>
      <w:r w:rsidRPr="002F23E0">
        <w:rPr>
          <w:rFonts w:ascii="Times New Roman" w:eastAsia="Times New Roman" w:hAnsi="Times New Roman" w:cs="Times New Roman"/>
          <w:bCs/>
          <w:color w:val="333333"/>
          <w:sz w:val="24"/>
          <w:szCs w:val="24"/>
          <w:lang w:eastAsia="es-CO"/>
        </w:rPr>
        <w:t>dieron la independencia a esta región en 1961, y los intento</w:t>
      </w:r>
      <w:r w:rsidR="00EE08BC">
        <w:rPr>
          <w:rFonts w:ascii="Times New Roman" w:eastAsia="Times New Roman" w:hAnsi="Times New Roman" w:cs="Times New Roman"/>
          <w:bCs/>
          <w:color w:val="333333"/>
          <w:sz w:val="24"/>
          <w:szCs w:val="24"/>
          <w:lang w:eastAsia="es-CO"/>
        </w:rPr>
        <w:t xml:space="preserve">s de Irak de anexarla fueron bloqueados por </w:t>
      </w:r>
      <w:ins w:id="1802" w:author="Lilia Carvajal" w:date="2016-05-19T15:42:00Z">
        <w:r w:rsidR="00935BCD">
          <w:rPr>
            <w:rFonts w:ascii="Times New Roman" w:eastAsia="Times New Roman" w:hAnsi="Times New Roman" w:cs="Times New Roman"/>
            <w:bCs/>
            <w:color w:val="333333"/>
            <w:sz w:val="24"/>
            <w:szCs w:val="24"/>
            <w:lang w:eastAsia="es-CO"/>
          </w:rPr>
          <w:t>e</w:t>
        </w:r>
      </w:ins>
      <w:del w:id="1803" w:author="Lilia Carvajal" w:date="2016-05-19T15:42:00Z">
        <w:r w:rsidR="00EE08BC" w:rsidDel="00935BCD">
          <w:rPr>
            <w:rFonts w:ascii="Times New Roman" w:eastAsia="Times New Roman" w:hAnsi="Times New Roman" w:cs="Times New Roman"/>
            <w:bCs/>
            <w:color w:val="333333"/>
            <w:sz w:val="24"/>
            <w:szCs w:val="24"/>
            <w:lang w:eastAsia="es-CO"/>
          </w:rPr>
          <w:delText>E</w:delText>
        </w:r>
      </w:del>
      <w:r w:rsidRPr="002F23E0">
        <w:rPr>
          <w:rFonts w:ascii="Times New Roman" w:eastAsia="Times New Roman" w:hAnsi="Times New Roman" w:cs="Times New Roman"/>
          <w:bCs/>
          <w:color w:val="333333"/>
          <w:sz w:val="24"/>
          <w:szCs w:val="24"/>
          <w:lang w:eastAsia="es-CO"/>
        </w:rPr>
        <w:t>jé</w:t>
      </w:r>
      <w:r w:rsidR="00F16F5A">
        <w:rPr>
          <w:rFonts w:ascii="Times New Roman" w:eastAsia="Times New Roman" w:hAnsi="Times New Roman" w:cs="Times New Roman"/>
          <w:bCs/>
          <w:color w:val="333333"/>
          <w:sz w:val="24"/>
          <w:szCs w:val="24"/>
          <w:lang w:eastAsia="es-CO"/>
        </w:rPr>
        <w:t>rcitos británicos y de la Liga Á</w:t>
      </w:r>
      <w:r w:rsidRPr="002F23E0">
        <w:rPr>
          <w:rFonts w:ascii="Times New Roman" w:eastAsia="Times New Roman" w:hAnsi="Times New Roman" w:cs="Times New Roman"/>
          <w:bCs/>
          <w:color w:val="333333"/>
          <w:sz w:val="24"/>
          <w:szCs w:val="24"/>
          <w:lang w:eastAsia="es-CO"/>
        </w:rPr>
        <w:t xml:space="preserve">rabe. </w:t>
      </w:r>
    </w:p>
    <w:p w14:paraId="5E2A0900" w14:textId="77777777" w:rsidR="00B630B4"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Durante la </w:t>
      </w:r>
      <w:r w:rsidRPr="001C3E80">
        <w:rPr>
          <w:rFonts w:ascii="Times New Roman" w:eastAsia="Times New Roman" w:hAnsi="Times New Roman" w:cs="Times New Roman"/>
          <w:b/>
          <w:bCs/>
          <w:color w:val="333333"/>
          <w:sz w:val="24"/>
          <w:szCs w:val="24"/>
          <w:lang w:eastAsia="es-CO"/>
        </w:rPr>
        <w:t>guerra</w:t>
      </w:r>
      <w:r w:rsidRPr="002F23E0">
        <w:rPr>
          <w:rFonts w:ascii="Times New Roman" w:eastAsia="Times New Roman" w:hAnsi="Times New Roman" w:cs="Times New Roman"/>
          <w:bCs/>
          <w:color w:val="333333"/>
          <w:sz w:val="24"/>
          <w:szCs w:val="24"/>
          <w:lang w:eastAsia="es-CO"/>
        </w:rPr>
        <w:t xml:space="preserve"> entre </w:t>
      </w:r>
      <w:r w:rsidRPr="001C3E80">
        <w:rPr>
          <w:rFonts w:ascii="Times New Roman" w:eastAsia="Times New Roman" w:hAnsi="Times New Roman" w:cs="Times New Roman"/>
          <w:b/>
          <w:bCs/>
          <w:color w:val="333333"/>
          <w:sz w:val="24"/>
          <w:szCs w:val="24"/>
          <w:lang w:eastAsia="es-CO"/>
        </w:rPr>
        <w:t>Irak e Irán</w:t>
      </w:r>
      <w:r w:rsidRPr="002F23E0">
        <w:rPr>
          <w:rFonts w:ascii="Times New Roman" w:eastAsia="Times New Roman" w:hAnsi="Times New Roman" w:cs="Times New Roman"/>
          <w:bCs/>
          <w:color w:val="333333"/>
          <w:sz w:val="24"/>
          <w:szCs w:val="24"/>
          <w:lang w:eastAsia="es-CO"/>
        </w:rPr>
        <w:t xml:space="preserve"> (1980-1988), las monarquías de la </w:t>
      </w:r>
      <w:r w:rsidR="006522B2">
        <w:rPr>
          <w:rFonts w:ascii="Times New Roman" w:eastAsia="Times New Roman" w:hAnsi="Times New Roman" w:cs="Times New Roman"/>
          <w:b/>
          <w:bCs/>
          <w:color w:val="333333"/>
          <w:sz w:val="24"/>
          <w:szCs w:val="24"/>
          <w:lang w:eastAsia="es-CO"/>
        </w:rPr>
        <w:t>península arábig</w:t>
      </w:r>
      <w:r w:rsidRPr="001C3E80">
        <w:rPr>
          <w:rFonts w:ascii="Times New Roman" w:eastAsia="Times New Roman" w:hAnsi="Times New Roman" w:cs="Times New Roman"/>
          <w:b/>
          <w:bCs/>
          <w:color w:val="333333"/>
          <w:sz w:val="24"/>
          <w:szCs w:val="24"/>
          <w:lang w:eastAsia="es-CO"/>
        </w:rPr>
        <w:t>a</w:t>
      </w:r>
      <w:r w:rsidRPr="002F23E0">
        <w:rPr>
          <w:rFonts w:ascii="Times New Roman" w:eastAsia="Times New Roman" w:hAnsi="Times New Roman" w:cs="Times New Roman"/>
          <w:bCs/>
          <w:color w:val="333333"/>
          <w:sz w:val="24"/>
          <w:szCs w:val="24"/>
          <w:lang w:eastAsia="es-CO"/>
        </w:rPr>
        <w:t xml:space="preserve"> apoyaron al régimen de Irak, liderado por Sadam Hussein. Una vez finalizada la guerra, Hussein reclamó a sus aliados la condonación de su deuda externa, el aumento de su cuota de producción petrolífera y facilidades para crear un puerto de aguas profundas en territorio kuwaití.</w:t>
      </w:r>
      <w:r w:rsidR="00277226" w:rsidRPr="002F23E0">
        <w:rPr>
          <w:rFonts w:ascii="Times New Roman" w:eastAsia="Times New Roman" w:hAnsi="Times New Roman" w:cs="Times New Roman"/>
          <w:bCs/>
          <w:color w:val="333333"/>
          <w:sz w:val="24"/>
          <w:szCs w:val="24"/>
          <w:lang w:eastAsia="es-CO"/>
        </w:rPr>
        <w:t xml:space="preserve"> </w:t>
      </w:r>
    </w:p>
    <w:p w14:paraId="0DA834F2" w14:textId="4D1D13D3" w:rsidR="00277226"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negativa de Estados Unidos, Arabia Saudita y Kuwait fue la excusa</w:t>
      </w:r>
      <w:r w:rsidR="006522B2">
        <w:rPr>
          <w:rFonts w:ascii="Times New Roman" w:eastAsia="Times New Roman" w:hAnsi="Times New Roman" w:cs="Times New Roman"/>
          <w:bCs/>
          <w:color w:val="333333"/>
          <w:sz w:val="24"/>
          <w:szCs w:val="24"/>
          <w:lang w:eastAsia="es-CO"/>
        </w:rPr>
        <w:t xml:space="preserve"> de Irak para invadir a Kuwait </w:t>
      </w:r>
      <w:r w:rsidRPr="002F23E0">
        <w:rPr>
          <w:rFonts w:ascii="Times New Roman" w:eastAsia="Times New Roman" w:hAnsi="Times New Roman" w:cs="Times New Roman"/>
          <w:bCs/>
          <w:color w:val="333333"/>
          <w:sz w:val="24"/>
          <w:szCs w:val="24"/>
          <w:lang w:eastAsia="es-CO"/>
        </w:rPr>
        <w:t>e</w:t>
      </w:r>
      <w:ins w:id="1804" w:author="Lilia Carvajal" w:date="2016-05-19T18:53:00Z">
        <w:r w:rsidR="003B7D5C">
          <w:rPr>
            <w:rFonts w:ascii="Times New Roman" w:eastAsia="Times New Roman" w:hAnsi="Times New Roman" w:cs="Times New Roman"/>
            <w:bCs/>
            <w:color w:val="333333"/>
            <w:sz w:val="24"/>
            <w:szCs w:val="24"/>
            <w:lang w:eastAsia="es-CO"/>
          </w:rPr>
          <w:t>n</w:t>
        </w:r>
      </w:ins>
      <w:del w:id="1805" w:author="Lilia Carvajal" w:date="2016-05-19T18:53:00Z">
        <w:r w:rsidRPr="002F23E0" w:rsidDel="003B7D5C">
          <w:rPr>
            <w:rFonts w:ascii="Times New Roman" w:eastAsia="Times New Roman" w:hAnsi="Times New Roman" w:cs="Times New Roman"/>
            <w:bCs/>
            <w:color w:val="333333"/>
            <w:sz w:val="24"/>
            <w:szCs w:val="24"/>
            <w:lang w:eastAsia="es-CO"/>
          </w:rPr>
          <w:delText>l</w:delText>
        </w:r>
      </w:del>
      <w:r w:rsidRPr="002F23E0">
        <w:rPr>
          <w:rFonts w:ascii="Times New Roman" w:eastAsia="Times New Roman" w:hAnsi="Times New Roman" w:cs="Times New Roman"/>
          <w:bCs/>
          <w:color w:val="333333"/>
          <w:sz w:val="24"/>
          <w:szCs w:val="24"/>
          <w:lang w:eastAsia="es-CO"/>
        </w:rPr>
        <w:t xml:space="preserve"> agosto de 1990. Ante este hecho, las Naciones Unidas reclamaron el retiro de las tropas iraquíes de Kuwait</w:t>
      </w:r>
      <w:r w:rsidRPr="006522B2">
        <w:rPr>
          <w:rFonts w:ascii="Times New Roman" w:eastAsia="Times New Roman" w:hAnsi="Times New Roman" w:cs="Times New Roman"/>
          <w:bCs/>
          <w:color w:val="333333"/>
          <w:sz w:val="24"/>
          <w:szCs w:val="24"/>
          <w:lang w:eastAsia="es-CO"/>
        </w:rPr>
        <w:t xml:space="preserve">. </w:t>
      </w:r>
      <w:r w:rsidR="006522B2">
        <w:rPr>
          <w:rFonts w:ascii="Times New Roman" w:eastAsia="Times New Roman" w:hAnsi="Times New Roman" w:cs="Times New Roman"/>
          <w:bCs/>
          <w:color w:val="333333"/>
          <w:sz w:val="24"/>
          <w:szCs w:val="24"/>
          <w:lang w:eastAsia="es-CO"/>
        </w:rPr>
        <w:t xml:space="preserve">Entonces, </w:t>
      </w:r>
      <w:r w:rsidR="006522B2" w:rsidRPr="006522B2">
        <w:rPr>
          <w:rFonts w:ascii="Times New Roman" w:eastAsia="Times New Roman" w:hAnsi="Times New Roman" w:cs="Times New Roman"/>
          <w:bCs/>
          <w:color w:val="333333"/>
          <w:sz w:val="24"/>
          <w:szCs w:val="24"/>
          <w:lang w:eastAsia="es-CO"/>
        </w:rPr>
        <w:t xml:space="preserve">Estados Unidos desencadenó la </w:t>
      </w:r>
      <w:r w:rsidR="006522B2" w:rsidRPr="006522B2">
        <w:rPr>
          <w:rFonts w:ascii="Times New Roman" w:eastAsia="Times New Roman" w:hAnsi="Times New Roman" w:cs="Times New Roman"/>
          <w:b/>
          <w:bCs/>
          <w:color w:val="333333"/>
          <w:sz w:val="24"/>
          <w:szCs w:val="24"/>
          <w:lang w:eastAsia="es-CO"/>
        </w:rPr>
        <w:t>operación Tormenta del Desierto</w:t>
      </w:r>
      <w:r w:rsidR="006522B2" w:rsidRPr="006522B2">
        <w:rPr>
          <w:rFonts w:ascii="Times New Roman" w:eastAsia="Times New Roman" w:hAnsi="Times New Roman" w:cs="Times New Roman"/>
          <w:bCs/>
          <w:color w:val="333333"/>
          <w:sz w:val="24"/>
          <w:szCs w:val="24"/>
          <w:lang w:eastAsia="es-CO"/>
        </w:rPr>
        <w:t xml:space="preserve"> en enero de 1991, que, luego de cuatro días y con la participación de más de 800</w:t>
      </w:r>
      <w:ins w:id="1806" w:author="Lilia Carvajal" w:date="2016-05-19T15:43:00Z">
        <w:r w:rsidR="00935BCD">
          <w:rPr>
            <w:rFonts w:ascii="Times New Roman" w:eastAsia="Times New Roman" w:hAnsi="Times New Roman" w:cs="Times New Roman"/>
            <w:bCs/>
            <w:color w:val="333333"/>
            <w:sz w:val="24"/>
            <w:szCs w:val="24"/>
            <w:lang w:eastAsia="es-CO"/>
          </w:rPr>
          <w:t>.000</w:t>
        </w:r>
      </w:ins>
      <w:r w:rsidR="006522B2" w:rsidRPr="006522B2">
        <w:rPr>
          <w:rFonts w:ascii="Times New Roman" w:eastAsia="Times New Roman" w:hAnsi="Times New Roman" w:cs="Times New Roman"/>
          <w:bCs/>
          <w:color w:val="333333"/>
          <w:sz w:val="24"/>
          <w:szCs w:val="24"/>
          <w:lang w:eastAsia="es-CO"/>
        </w:rPr>
        <w:t xml:space="preserve"> </w:t>
      </w:r>
      <w:del w:id="1807" w:author="Lilia Carvajal" w:date="2016-05-19T15:43:00Z">
        <w:r w:rsidR="006522B2" w:rsidRPr="006522B2" w:rsidDel="00935BCD">
          <w:rPr>
            <w:rFonts w:ascii="Times New Roman" w:eastAsia="Times New Roman" w:hAnsi="Times New Roman" w:cs="Times New Roman"/>
            <w:bCs/>
            <w:color w:val="333333"/>
            <w:sz w:val="24"/>
            <w:szCs w:val="24"/>
            <w:lang w:eastAsia="es-CO"/>
          </w:rPr>
          <w:delText xml:space="preserve">mil </w:delText>
        </w:r>
      </w:del>
      <w:r w:rsidR="006522B2" w:rsidRPr="006522B2">
        <w:rPr>
          <w:rFonts w:ascii="Times New Roman" w:eastAsia="Times New Roman" w:hAnsi="Times New Roman" w:cs="Times New Roman"/>
          <w:bCs/>
          <w:color w:val="333333"/>
          <w:sz w:val="24"/>
          <w:szCs w:val="24"/>
          <w:lang w:eastAsia="es-CO"/>
        </w:rPr>
        <w:t>soldados, obligó el retiro de las tropas de Irak.</w:t>
      </w:r>
    </w:p>
    <w:tbl>
      <w:tblPr>
        <w:tblStyle w:val="Tablaconcuadrcula"/>
        <w:tblW w:w="0" w:type="auto"/>
        <w:tblInd w:w="113" w:type="dxa"/>
        <w:tblLook w:val="04A0" w:firstRow="1" w:lastRow="0" w:firstColumn="1" w:lastColumn="0" w:noHBand="0" w:noVBand="1"/>
      </w:tblPr>
      <w:tblGrid>
        <w:gridCol w:w="2285"/>
        <w:gridCol w:w="155"/>
        <w:gridCol w:w="6302"/>
        <w:gridCol w:w="199"/>
      </w:tblGrid>
      <w:tr w:rsidR="004558C0" w:rsidRPr="005D1738" w:rsidDel="00372A39" w14:paraId="7626846D" w14:textId="5731693D" w:rsidTr="00372A39">
        <w:trPr>
          <w:del w:id="1808" w:author="Cuenta Microsoft" w:date="2016-05-20T11:42:00Z"/>
        </w:trPr>
        <w:tc>
          <w:tcPr>
            <w:tcW w:w="9033" w:type="dxa"/>
            <w:gridSpan w:val="4"/>
            <w:shd w:val="clear" w:color="auto" w:fill="0D0D0D" w:themeFill="text1" w:themeFillTint="F2"/>
          </w:tcPr>
          <w:p w14:paraId="0903E9A1" w14:textId="282965C1" w:rsidR="004558C0" w:rsidRPr="005D1738" w:rsidDel="00372A39" w:rsidRDefault="004558C0" w:rsidP="00876DAC">
            <w:pPr>
              <w:jc w:val="center"/>
              <w:rPr>
                <w:del w:id="1809" w:author="Cuenta Microsoft" w:date="2016-05-20T11:42:00Z"/>
                <w:rFonts w:ascii="Times New Roman" w:hAnsi="Times New Roman" w:cs="Times New Roman"/>
                <w:b/>
                <w:color w:val="FFFFFF" w:themeColor="background1"/>
              </w:rPr>
            </w:pPr>
            <w:del w:id="1810" w:author="Cuenta Microsoft" w:date="2016-05-20T11:42:00Z">
              <w:r w:rsidRPr="005D1738" w:rsidDel="00372A39">
                <w:rPr>
                  <w:rFonts w:ascii="Times New Roman" w:hAnsi="Times New Roman" w:cs="Times New Roman"/>
                  <w:b/>
                  <w:color w:val="FFFFFF" w:themeColor="background1"/>
                </w:rPr>
                <w:delText>Imagen (fotografía, gráfica o ilustración)</w:delText>
              </w:r>
            </w:del>
          </w:p>
        </w:tc>
      </w:tr>
      <w:tr w:rsidR="004558C0" w:rsidDel="00372A39" w14:paraId="73A25F51" w14:textId="236470FB" w:rsidTr="00372A39">
        <w:trPr>
          <w:del w:id="1811" w:author="Cuenta Microsoft" w:date="2016-05-20T11:42:00Z"/>
        </w:trPr>
        <w:tc>
          <w:tcPr>
            <w:tcW w:w="2518" w:type="dxa"/>
            <w:gridSpan w:val="2"/>
          </w:tcPr>
          <w:p w14:paraId="3EB3399E" w14:textId="00336477" w:rsidR="004558C0" w:rsidRPr="00053744" w:rsidDel="00372A39" w:rsidRDefault="004558C0" w:rsidP="00876DAC">
            <w:pPr>
              <w:rPr>
                <w:del w:id="1812" w:author="Cuenta Microsoft" w:date="2016-05-20T11:42:00Z"/>
                <w:rFonts w:ascii="Times New Roman" w:hAnsi="Times New Roman" w:cs="Times New Roman"/>
                <w:b/>
                <w:color w:val="000000"/>
                <w:sz w:val="18"/>
                <w:szCs w:val="18"/>
              </w:rPr>
            </w:pPr>
            <w:del w:id="1813" w:author="Cuenta Microsoft" w:date="2016-05-20T11:42:00Z">
              <w:r w:rsidDel="00372A39">
                <w:rPr>
                  <w:rFonts w:ascii="Times New Roman" w:hAnsi="Times New Roman" w:cs="Times New Roman"/>
                  <w:b/>
                  <w:color w:val="000000"/>
                  <w:sz w:val="18"/>
                  <w:szCs w:val="18"/>
                </w:rPr>
                <w:delText>Código</w:delText>
              </w:r>
            </w:del>
          </w:p>
        </w:tc>
        <w:tc>
          <w:tcPr>
            <w:tcW w:w="6515" w:type="dxa"/>
            <w:gridSpan w:val="2"/>
          </w:tcPr>
          <w:p w14:paraId="7CB62B27" w14:textId="76407F66" w:rsidR="004558C0" w:rsidRPr="00E462B5" w:rsidDel="00372A39" w:rsidRDefault="004558C0" w:rsidP="00876DAC">
            <w:pPr>
              <w:rPr>
                <w:del w:id="1814" w:author="Cuenta Microsoft" w:date="2016-05-20T11:42:00Z"/>
                <w:rFonts w:ascii="Times New Roman" w:hAnsi="Times New Roman" w:cs="Times New Roman"/>
                <w:b/>
                <w:color w:val="000000"/>
                <w:sz w:val="18"/>
                <w:szCs w:val="18"/>
              </w:rPr>
            </w:pPr>
            <w:del w:id="1815" w:author="Cuenta Microsoft" w:date="2016-05-20T11:42:00Z">
              <w:r w:rsidRPr="00E462B5" w:rsidDel="00372A39">
                <w:rPr>
                  <w:rFonts w:ascii="Times New Roman" w:hAnsi="Times New Roman" w:cs="Times New Roman"/>
                  <w:color w:val="000000"/>
                  <w:sz w:val="18"/>
                  <w:szCs w:val="18"/>
                </w:rPr>
                <w:delText>CS_10_02_IMG</w:delText>
              </w:r>
              <w:r w:rsidR="00B73083" w:rsidDel="00372A39">
                <w:rPr>
                  <w:rFonts w:ascii="Times New Roman" w:hAnsi="Times New Roman" w:cs="Times New Roman"/>
                  <w:color w:val="000000"/>
                  <w:sz w:val="18"/>
                  <w:szCs w:val="18"/>
                </w:rPr>
                <w:delText>40</w:delText>
              </w:r>
            </w:del>
          </w:p>
        </w:tc>
      </w:tr>
      <w:tr w:rsidR="004558C0" w:rsidDel="00372A39" w14:paraId="16C7EB06" w14:textId="58125412" w:rsidTr="00372A39">
        <w:trPr>
          <w:del w:id="1816" w:author="Cuenta Microsoft" w:date="2016-05-20T11:42:00Z"/>
        </w:trPr>
        <w:tc>
          <w:tcPr>
            <w:tcW w:w="2518" w:type="dxa"/>
            <w:gridSpan w:val="2"/>
          </w:tcPr>
          <w:p w14:paraId="372F92D9" w14:textId="7632158B" w:rsidR="004558C0" w:rsidDel="00372A39" w:rsidRDefault="004558C0" w:rsidP="00876DAC">
            <w:pPr>
              <w:rPr>
                <w:del w:id="1817" w:author="Cuenta Microsoft" w:date="2016-05-20T11:42:00Z"/>
                <w:rFonts w:ascii="Times New Roman" w:hAnsi="Times New Roman" w:cs="Times New Roman"/>
                <w:color w:val="000000"/>
              </w:rPr>
            </w:pPr>
            <w:del w:id="1818" w:author="Cuenta Microsoft" w:date="2016-05-20T11:42:00Z">
              <w:r w:rsidRPr="00053744" w:rsidDel="00372A39">
                <w:rPr>
                  <w:rFonts w:ascii="Times New Roman" w:hAnsi="Times New Roman" w:cs="Times New Roman"/>
                  <w:b/>
                  <w:color w:val="000000"/>
                  <w:sz w:val="18"/>
                  <w:szCs w:val="18"/>
                </w:rPr>
                <w:delText>Descripción</w:delText>
              </w:r>
            </w:del>
          </w:p>
        </w:tc>
        <w:tc>
          <w:tcPr>
            <w:tcW w:w="6515" w:type="dxa"/>
            <w:gridSpan w:val="2"/>
          </w:tcPr>
          <w:p w14:paraId="37216261" w14:textId="161FABE6" w:rsidR="004558C0" w:rsidRPr="00E462B5" w:rsidDel="00372A39" w:rsidRDefault="00425850" w:rsidP="00876DAC">
            <w:pPr>
              <w:rPr>
                <w:del w:id="1819" w:author="Cuenta Microsoft" w:date="2016-05-20T11:42:00Z"/>
                <w:rFonts w:ascii="Times New Roman" w:hAnsi="Times New Roman" w:cs="Times New Roman"/>
                <w:color w:val="000000"/>
                <w:sz w:val="18"/>
                <w:szCs w:val="18"/>
              </w:rPr>
            </w:pPr>
            <w:del w:id="1820" w:author="Cuenta Microsoft" w:date="2016-05-20T11:42:00Z">
              <w:r w:rsidDel="00372A39">
                <w:rPr>
                  <w:rFonts w:ascii="Times New Roman" w:hAnsi="Times New Roman" w:cs="Times New Roman"/>
                  <w:color w:val="000000"/>
                  <w:sz w:val="18"/>
                  <w:szCs w:val="18"/>
                </w:rPr>
                <w:delText>Imagen de bombardeo durante Guerra del Golfo</w:delText>
              </w:r>
            </w:del>
          </w:p>
        </w:tc>
      </w:tr>
      <w:tr w:rsidR="004558C0" w:rsidDel="00372A39" w14:paraId="7F823818" w14:textId="7DD0F6DF" w:rsidTr="00372A39">
        <w:trPr>
          <w:del w:id="1821" w:author="Cuenta Microsoft" w:date="2016-05-20T11:42:00Z"/>
        </w:trPr>
        <w:tc>
          <w:tcPr>
            <w:tcW w:w="2518" w:type="dxa"/>
            <w:gridSpan w:val="2"/>
          </w:tcPr>
          <w:p w14:paraId="0E8FF91C" w14:textId="603CB2AC" w:rsidR="004558C0" w:rsidDel="00372A39" w:rsidRDefault="004558C0" w:rsidP="00876DAC">
            <w:pPr>
              <w:rPr>
                <w:del w:id="1822" w:author="Cuenta Microsoft" w:date="2016-05-20T11:42:00Z"/>
                <w:rFonts w:ascii="Times New Roman" w:hAnsi="Times New Roman" w:cs="Times New Roman"/>
                <w:color w:val="000000"/>
              </w:rPr>
            </w:pPr>
            <w:del w:id="1823" w:author="Cuenta Microsoft" w:date="2016-05-20T11:42: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515" w:type="dxa"/>
            <w:gridSpan w:val="2"/>
          </w:tcPr>
          <w:p w14:paraId="445455ED" w14:textId="64CA3798" w:rsidR="00425850" w:rsidDel="00372A39" w:rsidRDefault="00425850" w:rsidP="00425850">
            <w:pPr>
              <w:rPr>
                <w:del w:id="1824" w:author="Cuenta Microsoft" w:date="2016-05-20T11:42:00Z"/>
                <w:rFonts w:ascii="Times New Roman" w:hAnsi="Times New Roman" w:cs="Times New Roman"/>
                <w:color w:val="000000"/>
                <w:sz w:val="18"/>
                <w:szCs w:val="18"/>
              </w:rPr>
            </w:pPr>
            <w:del w:id="1825" w:author="Cuenta Microsoft" w:date="2016-05-20T11:42:00Z">
              <w:r w:rsidDel="00372A39">
                <w:rPr>
                  <w:noProof/>
                  <w:lang w:eastAsia="es-CO"/>
                </w:rPr>
                <w:drawing>
                  <wp:inline distT="0" distB="0" distL="0" distR="0" wp14:anchorId="5281DF87" wp14:editId="5B692E95">
                    <wp:extent cx="1182437" cy="846499"/>
                    <wp:effectExtent l="0" t="0" r="0" b="0"/>
                    <wp:docPr id="29" name="Imagen 29" descr="http://thumb9.shutterstock.com/display_pic_with_logo/2733991/244396822/stock-photo-demolished-vehicles-line-highway-the-highway-of-death-were-destroyed-as-iraqi-forces-retreated-24439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humb9.shutterstock.com/display_pic_with_logo/2733991/244396822/stock-photo-demolished-vehicles-line-highway-the-highway-of-death-were-destroyed-as-iraqi-forces-retreated-24439682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1610" cy="853066"/>
                            </a:xfrm>
                            <a:prstGeom prst="rect">
                              <a:avLst/>
                            </a:prstGeom>
                            <a:noFill/>
                            <a:ln>
                              <a:noFill/>
                            </a:ln>
                          </pic:spPr>
                        </pic:pic>
                      </a:graphicData>
                    </a:graphic>
                  </wp:inline>
                </w:drawing>
              </w:r>
            </w:del>
          </w:p>
          <w:p w14:paraId="72714C1F" w14:textId="71950AEC" w:rsidR="004558C0" w:rsidRPr="00E462B5" w:rsidDel="00372A39" w:rsidRDefault="00061134" w:rsidP="00425850">
            <w:pPr>
              <w:rPr>
                <w:del w:id="1826" w:author="Cuenta Microsoft" w:date="2016-05-20T11:42:00Z"/>
                <w:rFonts w:ascii="Times New Roman" w:hAnsi="Times New Roman" w:cs="Times New Roman"/>
                <w:color w:val="000000"/>
                <w:sz w:val="18"/>
                <w:szCs w:val="18"/>
              </w:rPr>
            </w:pPr>
            <w:del w:id="1827" w:author="Cuenta Microsoft" w:date="2016-05-20T11:42:00Z">
              <w:r w:rsidDel="00372A39">
                <w:fldChar w:fldCharType="begin"/>
              </w:r>
              <w:r w:rsidDel="00372A39">
                <w:delInstrText xml:space="preserve"> HYPERLINK "http://thumb9.shutterstock.com/display_pic_with_logo/2733991/244396822/stock-photo-demolished-vehicles-line-highway-the-highway-of-death-were-destroyed-as-iraqi-forces-retreated-244396822.jpg" </w:delInstrText>
              </w:r>
              <w:r w:rsidDel="00372A39">
                <w:fldChar w:fldCharType="separate"/>
              </w:r>
              <w:r w:rsidR="006522B2" w:rsidRPr="005B44D9" w:rsidDel="00372A39">
                <w:rPr>
                  <w:rStyle w:val="Hipervnculo"/>
                  <w:rFonts w:ascii="Times New Roman" w:hAnsi="Times New Roman" w:cs="Times New Roman"/>
                  <w:sz w:val="18"/>
                  <w:szCs w:val="18"/>
                </w:rPr>
                <w:delText>http://thumb9.shutterstock.com/display_pic_with_logo/2733991/244396822/stock-photo-demolished-vehicles-line-highway-the-highway-of-death-were-destroyed-as-iraqi-forces-retreated-244396822.jpg</w:delText>
              </w:r>
              <w:r w:rsidDel="00372A39">
                <w:rPr>
                  <w:rStyle w:val="Hipervnculo"/>
                  <w:rFonts w:ascii="Times New Roman" w:hAnsi="Times New Roman" w:cs="Times New Roman"/>
                  <w:sz w:val="18"/>
                  <w:szCs w:val="18"/>
                </w:rPr>
                <w:fldChar w:fldCharType="end"/>
              </w:r>
            </w:del>
          </w:p>
        </w:tc>
      </w:tr>
      <w:tr w:rsidR="004558C0" w:rsidDel="00372A39" w14:paraId="603F053B" w14:textId="2F69908D" w:rsidTr="00372A39">
        <w:trPr>
          <w:del w:id="1828" w:author="Cuenta Microsoft" w:date="2016-05-20T11:42:00Z"/>
        </w:trPr>
        <w:tc>
          <w:tcPr>
            <w:tcW w:w="2518" w:type="dxa"/>
            <w:gridSpan w:val="2"/>
          </w:tcPr>
          <w:p w14:paraId="41AEF438" w14:textId="63AE18F2" w:rsidR="004558C0" w:rsidDel="00372A39" w:rsidRDefault="004558C0" w:rsidP="00876DAC">
            <w:pPr>
              <w:rPr>
                <w:del w:id="1829" w:author="Cuenta Microsoft" w:date="2016-05-20T11:42:00Z"/>
                <w:rFonts w:ascii="Times New Roman" w:hAnsi="Times New Roman" w:cs="Times New Roman"/>
                <w:color w:val="000000"/>
              </w:rPr>
            </w:pPr>
            <w:del w:id="1830" w:author="Cuenta Microsoft" w:date="2016-05-20T11:42:00Z">
              <w:r w:rsidRPr="00053744" w:rsidDel="00372A39">
                <w:rPr>
                  <w:rFonts w:ascii="Times New Roman" w:hAnsi="Times New Roman" w:cs="Times New Roman"/>
                  <w:b/>
                  <w:color w:val="000000"/>
                  <w:sz w:val="18"/>
                  <w:szCs w:val="18"/>
                </w:rPr>
                <w:delText>Pie de imagen</w:delText>
              </w:r>
            </w:del>
          </w:p>
        </w:tc>
        <w:tc>
          <w:tcPr>
            <w:tcW w:w="6515" w:type="dxa"/>
            <w:gridSpan w:val="2"/>
          </w:tcPr>
          <w:p w14:paraId="6FDBD9CA" w14:textId="2817AD8C" w:rsidR="004558C0" w:rsidRPr="004558C0" w:rsidDel="00372A39" w:rsidRDefault="006522B2" w:rsidP="00935BCD">
            <w:pPr>
              <w:rPr>
                <w:del w:id="1831" w:author="Cuenta Microsoft" w:date="2016-05-20T11:42:00Z"/>
                <w:rFonts w:ascii="Times New Roman" w:hAnsi="Times New Roman" w:cs="Times New Roman"/>
                <w:color w:val="000000"/>
                <w:sz w:val="20"/>
                <w:szCs w:val="20"/>
              </w:rPr>
            </w:pPr>
            <w:del w:id="1832" w:author="Cuenta Microsoft" w:date="2016-05-20T11:42:00Z">
              <w:r w:rsidDel="00372A39">
                <w:rPr>
                  <w:rFonts w:ascii="Times New Roman" w:hAnsi="Times New Roman" w:cs="Times New Roman"/>
                  <w:color w:val="000000"/>
                  <w:sz w:val="20"/>
                  <w:szCs w:val="20"/>
                </w:rPr>
                <w:delText>El principal antecedente de la Guerra del Golfo fue la guerra Irán-Irak, en la cual el régimen iraquí de</w:delText>
              </w:r>
              <w:r w:rsidR="004558C0" w:rsidRPr="004558C0" w:rsidDel="00372A39">
                <w:rPr>
                  <w:rFonts w:ascii="Times New Roman" w:hAnsi="Times New Roman" w:cs="Times New Roman"/>
                  <w:color w:val="000000"/>
                  <w:sz w:val="20"/>
                  <w:szCs w:val="20"/>
                </w:rPr>
                <w:delText xml:space="preserve"> Sadam </w:delText>
              </w:r>
              <w:r w:rsidR="004558C0" w:rsidRPr="004558C0" w:rsidDel="00372A39">
                <w:rPr>
                  <w:rFonts w:ascii="Times New Roman" w:eastAsia="Times New Roman" w:hAnsi="Times New Roman" w:cs="Times New Roman"/>
                  <w:bCs/>
                  <w:color w:val="333333"/>
                  <w:sz w:val="20"/>
                  <w:szCs w:val="20"/>
                  <w:lang w:eastAsia="es-CO"/>
                </w:rPr>
                <w:delText>Hussein</w:delText>
              </w:r>
              <w:r w:rsidDel="00372A39">
                <w:rPr>
                  <w:rFonts w:ascii="Times New Roman" w:eastAsia="Times New Roman" w:hAnsi="Times New Roman" w:cs="Times New Roman"/>
                  <w:bCs/>
                  <w:color w:val="333333"/>
                  <w:sz w:val="20"/>
                  <w:szCs w:val="20"/>
                  <w:lang w:eastAsia="es-CO"/>
                </w:rPr>
                <w:delText>, con el apoyo de Occidente, enfrentó al gobierno revolucionario ch</w:delText>
              </w:r>
            </w:del>
            <w:ins w:id="1833" w:author="Lilia Carvajal" w:date="2016-05-18T20:53:00Z">
              <w:del w:id="1834" w:author="Cuenta Microsoft" w:date="2016-05-20T11:42:00Z">
                <w:r w:rsidR="00415905" w:rsidDel="00372A39">
                  <w:rPr>
                    <w:rFonts w:ascii="Times New Roman" w:eastAsia="Times New Roman" w:hAnsi="Times New Roman" w:cs="Times New Roman"/>
                    <w:bCs/>
                    <w:color w:val="333333"/>
                    <w:sz w:val="20"/>
                    <w:szCs w:val="20"/>
                    <w:lang w:eastAsia="es-CO"/>
                  </w:rPr>
                  <w:delText>i</w:delText>
                </w:r>
              </w:del>
            </w:ins>
            <w:del w:id="1835" w:author="Cuenta Microsoft" w:date="2016-05-20T11:42:00Z">
              <w:r w:rsidDel="00372A39">
                <w:rPr>
                  <w:rFonts w:ascii="Times New Roman" w:eastAsia="Times New Roman" w:hAnsi="Times New Roman" w:cs="Times New Roman"/>
                  <w:bCs/>
                  <w:color w:val="333333"/>
                  <w:sz w:val="20"/>
                  <w:szCs w:val="20"/>
                  <w:lang w:eastAsia="es-CO"/>
                </w:rPr>
                <w:delText>íita que se había adueñado de Irán</w:delText>
              </w:r>
            </w:del>
            <w:ins w:id="1836" w:author="Lilia Carvajal" w:date="2016-05-19T15:45:00Z">
              <w:del w:id="1837" w:author="Cuenta Microsoft" w:date="2016-05-20T11:42:00Z">
                <w:r w:rsidR="00935BCD" w:rsidDel="00372A39">
                  <w:rPr>
                    <w:rFonts w:ascii="Times New Roman" w:eastAsia="Times New Roman" w:hAnsi="Times New Roman" w:cs="Times New Roman"/>
                    <w:bCs/>
                    <w:color w:val="333333"/>
                    <w:sz w:val="20"/>
                    <w:szCs w:val="20"/>
                    <w:lang w:eastAsia="es-CO"/>
                  </w:rPr>
                  <w:delText>, en el poder</w:delText>
                </w:r>
              </w:del>
            </w:ins>
            <w:del w:id="1838" w:author="Cuenta Microsoft" w:date="2016-05-20T11:42:00Z">
              <w:r w:rsidDel="00372A39">
                <w:rPr>
                  <w:rFonts w:ascii="Times New Roman" w:eastAsia="Times New Roman" w:hAnsi="Times New Roman" w:cs="Times New Roman"/>
                  <w:bCs/>
                  <w:color w:val="333333"/>
                  <w:sz w:val="20"/>
                  <w:szCs w:val="20"/>
                  <w:lang w:eastAsia="es-CO"/>
                </w:rPr>
                <w:delText xml:space="preserve"> en </w:delText>
              </w:r>
            </w:del>
            <w:ins w:id="1839" w:author="Lilia Carvajal" w:date="2016-05-19T15:45:00Z">
              <w:del w:id="1840" w:author="Cuenta Microsoft" w:date="2016-05-20T11:42:00Z">
                <w:r w:rsidR="00935BCD" w:rsidDel="00372A39">
                  <w:rPr>
                    <w:rFonts w:ascii="Times New Roman" w:eastAsia="Times New Roman" w:hAnsi="Times New Roman" w:cs="Times New Roman"/>
                    <w:bCs/>
                    <w:color w:val="333333"/>
                    <w:sz w:val="20"/>
                    <w:szCs w:val="20"/>
                    <w:lang w:eastAsia="es-CO"/>
                  </w:rPr>
                  <w:delText>desde</w:delText>
                </w:r>
              </w:del>
            </w:ins>
            <w:del w:id="1841" w:author="Cuenta Microsoft" w:date="2016-05-20T11:42:00Z">
              <w:r w:rsidDel="00372A39">
                <w:rPr>
                  <w:rFonts w:ascii="Times New Roman" w:eastAsia="Times New Roman" w:hAnsi="Times New Roman" w:cs="Times New Roman"/>
                  <w:bCs/>
                  <w:color w:val="333333"/>
                  <w:sz w:val="20"/>
                  <w:szCs w:val="20"/>
                  <w:lang w:eastAsia="es-CO"/>
                </w:rPr>
                <w:delText>1979. Esa guerra concluyó en 1988 sin resultados favorables para ninguna de las partes, e implicó el genocidio de la población kurda iraquí.</w:delText>
              </w:r>
            </w:del>
          </w:p>
        </w:tc>
      </w:tr>
      <w:tr w:rsidR="00372A39" w:rsidRPr="005D1738" w14:paraId="2A7BAACE" w14:textId="77777777" w:rsidTr="00372A39">
        <w:trPr>
          <w:gridAfter w:val="1"/>
          <w:ins w:id="1842" w:author="Cuenta Microsoft" w:date="2016-05-20T11:42:00Z"/>
        </w:trPr>
        <w:tc>
          <w:tcPr>
            <w:tcW w:w="8828" w:type="dxa"/>
            <w:gridSpan w:val="3"/>
            <w:shd w:val="clear" w:color="auto" w:fill="0D0D0D" w:themeFill="text1" w:themeFillTint="F2"/>
          </w:tcPr>
          <w:p w14:paraId="5EFCFCD0" w14:textId="77777777" w:rsidR="00372A39" w:rsidRPr="005D1738" w:rsidRDefault="00372A39" w:rsidP="00C00E85">
            <w:pPr>
              <w:jc w:val="center"/>
              <w:rPr>
                <w:ins w:id="1843" w:author="Cuenta Microsoft" w:date="2016-05-20T11:42:00Z"/>
                <w:rFonts w:ascii="Times New Roman" w:hAnsi="Times New Roman" w:cs="Times New Roman"/>
                <w:b/>
                <w:color w:val="FFFFFF" w:themeColor="background1"/>
              </w:rPr>
            </w:pPr>
            <w:ins w:id="1844" w:author="Cuenta Microsoft" w:date="2016-05-20T11:42:00Z">
              <w:r w:rsidRPr="005D1738">
                <w:rPr>
                  <w:rFonts w:ascii="Times New Roman" w:hAnsi="Times New Roman" w:cs="Times New Roman"/>
                  <w:b/>
                  <w:color w:val="FFFFFF" w:themeColor="background1"/>
                </w:rPr>
                <w:t>Imagen (fotografía, gráfica o ilustración)</w:t>
              </w:r>
            </w:ins>
          </w:p>
        </w:tc>
      </w:tr>
      <w:tr w:rsidR="00372A39" w:rsidRPr="00E462B5" w14:paraId="3E22BF5A" w14:textId="77777777" w:rsidTr="00372A39">
        <w:trPr>
          <w:gridAfter w:val="1"/>
          <w:ins w:id="1845" w:author="Cuenta Microsoft" w:date="2016-05-20T11:42:00Z"/>
        </w:trPr>
        <w:tc>
          <w:tcPr>
            <w:tcW w:w="2354" w:type="dxa"/>
          </w:tcPr>
          <w:p w14:paraId="6554623F" w14:textId="77777777" w:rsidR="00372A39" w:rsidRPr="00053744" w:rsidRDefault="00372A39" w:rsidP="00C00E85">
            <w:pPr>
              <w:rPr>
                <w:ins w:id="1846" w:author="Cuenta Microsoft" w:date="2016-05-20T11:42:00Z"/>
                <w:rFonts w:ascii="Times New Roman" w:hAnsi="Times New Roman" w:cs="Times New Roman"/>
                <w:b/>
                <w:color w:val="000000"/>
                <w:sz w:val="18"/>
                <w:szCs w:val="18"/>
              </w:rPr>
            </w:pPr>
            <w:ins w:id="1847" w:author="Cuenta Microsoft" w:date="2016-05-20T11:42:00Z">
              <w:r>
                <w:rPr>
                  <w:rFonts w:ascii="Times New Roman" w:hAnsi="Times New Roman" w:cs="Times New Roman"/>
                  <w:b/>
                  <w:color w:val="000000"/>
                  <w:sz w:val="18"/>
                  <w:szCs w:val="18"/>
                </w:rPr>
                <w:t>Código</w:t>
              </w:r>
            </w:ins>
          </w:p>
        </w:tc>
        <w:tc>
          <w:tcPr>
            <w:tcW w:w="6474" w:type="dxa"/>
            <w:gridSpan w:val="2"/>
          </w:tcPr>
          <w:p w14:paraId="7149FAAD" w14:textId="77777777" w:rsidR="00372A39" w:rsidRPr="00E462B5" w:rsidRDefault="00372A39" w:rsidP="00C00E85">
            <w:pPr>
              <w:rPr>
                <w:ins w:id="1848" w:author="Cuenta Microsoft" w:date="2016-05-20T11:42:00Z"/>
                <w:rFonts w:ascii="Times New Roman" w:hAnsi="Times New Roman" w:cs="Times New Roman"/>
                <w:b/>
                <w:color w:val="000000"/>
                <w:sz w:val="18"/>
                <w:szCs w:val="18"/>
              </w:rPr>
            </w:pPr>
            <w:ins w:id="1849" w:author="Cuenta Microsoft" w:date="2016-05-20T11:42: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24</w:t>
              </w:r>
            </w:ins>
          </w:p>
        </w:tc>
      </w:tr>
      <w:tr w:rsidR="00372A39" w:rsidRPr="00E462B5" w14:paraId="414BC98E" w14:textId="77777777" w:rsidTr="00372A39">
        <w:trPr>
          <w:gridAfter w:val="1"/>
          <w:ins w:id="1850" w:author="Cuenta Microsoft" w:date="2016-05-20T11:42:00Z"/>
        </w:trPr>
        <w:tc>
          <w:tcPr>
            <w:tcW w:w="2354" w:type="dxa"/>
          </w:tcPr>
          <w:p w14:paraId="5613A6F3" w14:textId="77777777" w:rsidR="00372A39" w:rsidRDefault="00372A39" w:rsidP="00C00E85">
            <w:pPr>
              <w:rPr>
                <w:ins w:id="1851" w:author="Cuenta Microsoft" w:date="2016-05-20T11:42:00Z"/>
                <w:rFonts w:ascii="Times New Roman" w:hAnsi="Times New Roman" w:cs="Times New Roman"/>
                <w:color w:val="000000"/>
              </w:rPr>
            </w:pPr>
            <w:ins w:id="1852" w:author="Cuenta Microsoft" w:date="2016-05-20T11:42:00Z">
              <w:r w:rsidRPr="00053744">
                <w:rPr>
                  <w:rFonts w:ascii="Times New Roman" w:hAnsi="Times New Roman" w:cs="Times New Roman"/>
                  <w:b/>
                  <w:color w:val="000000"/>
                  <w:sz w:val="18"/>
                  <w:szCs w:val="18"/>
                </w:rPr>
                <w:t>Descripción</w:t>
              </w:r>
            </w:ins>
          </w:p>
        </w:tc>
        <w:tc>
          <w:tcPr>
            <w:tcW w:w="6474" w:type="dxa"/>
            <w:gridSpan w:val="2"/>
          </w:tcPr>
          <w:p w14:paraId="4AF8AE84" w14:textId="77777777" w:rsidR="00372A39" w:rsidRPr="00E462B5" w:rsidRDefault="00372A39" w:rsidP="00C00E85">
            <w:pPr>
              <w:rPr>
                <w:ins w:id="1853" w:author="Cuenta Microsoft" w:date="2016-05-20T11:42:00Z"/>
                <w:rFonts w:ascii="Times New Roman" w:hAnsi="Times New Roman" w:cs="Times New Roman"/>
                <w:color w:val="000000"/>
                <w:sz w:val="18"/>
                <w:szCs w:val="18"/>
              </w:rPr>
            </w:pPr>
            <w:ins w:id="1854" w:author="Cuenta Microsoft" w:date="2016-05-20T11:42:00Z">
              <w:r>
                <w:rPr>
                  <w:rFonts w:ascii="Times New Roman" w:hAnsi="Times New Roman" w:cs="Times New Roman"/>
                  <w:color w:val="000000"/>
                  <w:sz w:val="18"/>
                  <w:szCs w:val="18"/>
                </w:rPr>
                <w:t>Imagen de bombardeo durante Guerra del Golfo</w:t>
              </w:r>
            </w:ins>
          </w:p>
        </w:tc>
      </w:tr>
      <w:tr w:rsidR="00372A39" w:rsidRPr="00E462B5" w14:paraId="6E925051" w14:textId="77777777" w:rsidTr="00372A39">
        <w:trPr>
          <w:gridAfter w:val="1"/>
          <w:ins w:id="1855" w:author="Cuenta Microsoft" w:date="2016-05-20T11:42:00Z"/>
        </w:trPr>
        <w:tc>
          <w:tcPr>
            <w:tcW w:w="2354" w:type="dxa"/>
          </w:tcPr>
          <w:p w14:paraId="138030FE" w14:textId="77777777" w:rsidR="00372A39" w:rsidRDefault="00372A39" w:rsidP="00C00E85">
            <w:pPr>
              <w:rPr>
                <w:ins w:id="1856" w:author="Cuenta Microsoft" w:date="2016-05-20T11:42:00Z"/>
                <w:rFonts w:ascii="Times New Roman" w:hAnsi="Times New Roman" w:cs="Times New Roman"/>
                <w:color w:val="000000"/>
              </w:rPr>
            </w:pPr>
            <w:ins w:id="1857" w:author="Cuenta Microsoft" w:date="2016-05-20T11:42: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474" w:type="dxa"/>
            <w:gridSpan w:val="2"/>
          </w:tcPr>
          <w:p w14:paraId="37E44309" w14:textId="77777777" w:rsidR="00372A39" w:rsidRDefault="00372A39" w:rsidP="00C00E85">
            <w:pPr>
              <w:rPr>
                <w:ins w:id="1858" w:author="Cuenta Microsoft" w:date="2016-05-20T11:42:00Z"/>
                <w:rFonts w:ascii="Times New Roman" w:hAnsi="Times New Roman" w:cs="Times New Roman"/>
                <w:color w:val="000000"/>
                <w:sz w:val="18"/>
                <w:szCs w:val="18"/>
              </w:rPr>
            </w:pPr>
            <w:ins w:id="1859" w:author="Cuenta Microsoft" w:date="2016-05-20T11:42:00Z">
              <w:r>
                <w:rPr>
                  <w:noProof/>
                  <w:lang w:eastAsia="es-CO"/>
                </w:rPr>
                <w:drawing>
                  <wp:inline distT="0" distB="0" distL="0" distR="0" wp14:anchorId="02741561" wp14:editId="3A64E25C">
                    <wp:extent cx="1182437" cy="846499"/>
                    <wp:effectExtent l="0" t="0" r="0" b="0"/>
                    <wp:docPr id="36" name="Imagen 36" descr="http://thumb9.shutterstock.com/display_pic_with_logo/2733991/244396822/stock-photo-demolished-vehicles-line-highway-the-highway-of-death-were-destroyed-as-iraqi-forces-retreated-24439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humb9.shutterstock.com/display_pic_with_logo/2733991/244396822/stock-photo-demolished-vehicles-line-highway-the-highway-of-death-were-destroyed-as-iraqi-forces-retreated-24439682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1610" cy="853066"/>
                            </a:xfrm>
                            <a:prstGeom prst="rect">
                              <a:avLst/>
                            </a:prstGeom>
                            <a:noFill/>
                            <a:ln>
                              <a:noFill/>
                            </a:ln>
                          </pic:spPr>
                        </pic:pic>
                      </a:graphicData>
                    </a:graphic>
                  </wp:inline>
                </w:drawing>
              </w:r>
            </w:ins>
          </w:p>
          <w:p w14:paraId="4AEC840A" w14:textId="77777777" w:rsidR="00372A39" w:rsidRPr="00E462B5" w:rsidRDefault="00372A39" w:rsidP="00C00E85">
            <w:pPr>
              <w:rPr>
                <w:ins w:id="1860" w:author="Cuenta Microsoft" w:date="2016-05-20T11:42:00Z"/>
                <w:rFonts w:ascii="Times New Roman" w:hAnsi="Times New Roman" w:cs="Times New Roman"/>
                <w:color w:val="000000"/>
                <w:sz w:val="18"/>
                <w:szCs w:val="18"/>
              </w:rPr>
            </w:pPr>
            <w:ins w:id="1861" w:author="Cuenta Microsoft" w:date="2016-05-20T11:42:00Z">
              <w:r>
                <w:fldChar w:fldCharType="begin"/>
              </w:r>
              <w:r>
                <w:instrText xml:space="preserve"> HYPERLINK "http://thumb9.shutterstock.com/display_pic_with_logo/2733991/244396822/stock-photo-demolished-vehicles-line-highway-the-highway-of-death-were-destroyed-as-iraqi-forces-retreated-244396822.jpg" </w:instrText>
              </w:r>
              <w:r>
                <w:fldChar w:fldCharType="separate"/>
              </w:r>
              <w:r w:rsidRPr="005B44D9">
                <w:rPr>
                  <w:rStyle w:val="Hipervnculo"/>
                  <w:rFonts w:ascii="Times New Roman" w:hAnsi="Times New Roman" w:cs="Times New Roman"/>
                  <w:sz w:val="18"/>
                  <w:szCs w:val="18"/>
                </w:rPr>
                <w:t>http://thumb9.shutterstock.com/display_pic_with_logo/2733991/244396822/stock-photo-demolished-vehicles-line-highway-the-highway-of-death-were-destroyed-as-iraqi-forces-retreated-244396822.jpg</w:t>
              </w:r>
              <w:r>
                <w:rPr>
                  <w:rStyle w:val="Hipervnculo"/>
                  <w:rFonts w:ascii="Times New Roman" w:hAnsi="Times New Roman" w:cs="Times New Roman"/>
                  <w:sz w:val="18"/>
                  <w:szCs w:val="18"/>
                </w:rPr>
                <w:fldChar w:fldCharType="end"/>
              </w:r>
            </w:ins>
          </w:p>
        </w:tc>
      </w:tr>
      <w:tr w:rsidR="00372A39" w:rsidRPr="004558C0" w14:paraId="4F9E2EBE" w14:textId="77777777" w:rsidTr="00372A39">
        <w:trPr>
          <w:gridAfter w:val="1"/>
          <w:ins w:id="1862" w:author="Cuenta Microsoft" w:date="2016-05-20T11:42:00Z"/>
        </w:trPr>
        <w:tc>
          <w:tcPr>
            <w:tcW w:w="2354" w:type="dxa"/>
          </w:tcPr>
          <w:p w14:paraId="7E2027B6" w14:textId="77777777" w:rsidR="00372A39" w:rsidRDefault="00372A39" w:rsidP="00C00E85">
            <w:pPr>
              <w:rPr>
                <w:ins w:id="1863" w:author="Cuenta Microsoft" w:date="2016-05-20T11:42:00Z"/>
                <w:rFonts w:ascii="Times New Roman" w:hAnsi="Times New Roman" w:cs="Times New Roman"/>
                <w:color w:val="000000"/>
              </w:rPr>
            </w:pPr>
            <w:ins w:id="1864" w:author="Cuenta Microsoft" w:date="2016-05-20T11:42:00Z">
              <w:r w:rsidRPr="00053744">
                <w:rPr>
                  <w:rFonts w:ascii="Times New Roman" w:hAnsi="Times New Roman" w:cs="Times New Roman"/>
                  <w:b/>
                  <w:color w:val="000000"/>
                  <w:sz w:val="18"/>
                  <w:szCs w:val="18"/>
                </w:rPr>
                <w:t>Pie de imagen</w:t>
              </w:r>
            </w:ins>
          </w:p>
        </w:tc>
        <w:tc>
          <w:tcPr>
            <w:tcW w:w="6474" w:type="dxa"/>
            <w:gridSpan w:val="2"/>
          </w:tcPr>
          <w:p w14:paraId="32A06DB9" w14:textId="77777777" w:rsidR="00372A39" w:rsidRPr="004558C0" w:rsidRDefault="00372A39" w:rsidP="00C00E85">
            <w:pPr>
              <w:rPr>
                <w:ins w:id="1865" w:author="Cuenta Microsoft" w:date="2016-05-20T11:42:00Z"/>
                <w:rFonts w:ascii="Times New Roman" w:hAnsi="Times New Roman" w:cs="Times New Roman"/>
                <w:color w:val="000000"/>
                <w:sz w:val="20"/>
                <w:szCs w:val="20"/>
              </w:rPr>
            </w:pPr>
            <w:ins w:id="1866" w:author="Cuenta Microsoft" w:date="2016-05-20T11:42:00Z">
              <w:r>
                <w:rPr>
                  <w:rFonts w:ascii="Times New Roman" w:hAnsi="Times New Roman" w:cs="Times New Roman"/>
                  <w:color w:val="000000"/>
                  <w:sz w:val="20"/>
                  <w:szCs w:val="20"/>
                </w:rPr>
                <w:t>El principal antecedente de la Guerra del Golfo fue la guerra Irán-Irak, en la cual el régimen iraquí de</w:t>
              </w:r>
              <w:r w:rsidRPr="004558C0">
                <w:rPr>
                  <w:rFonts w:ascii="Times New Roman" w:hAnsi="Times New Roman" w:cs="Times New Roman"/>
                  <w:color w:val="000000"/>
                  <w:sz w:val="20"/>
                  <w:szCs w:val="20"/>
                </w:rPr>
                <w:t xml:space="preserve"> Sadam </w:t>
              </w:r>
              <w:r w:rsidRPr="004558C0">
                <w:rPr>
                  <w:rFonts w:ascii="Times New Roman" w:eastAsia="Times New Roman" w:hAnsi="Times New Roman" w:cs="Times New Roman"/>
                  <w:bCs/>
                  <w:color w:val="333333"/>
                  <w:sz w:val="20"/>
                  <w:szCs w:val="20"/>
                  <w:lang w:eastAsia="es-CO"/>
                </w:rPr>
                <w:t>Hussein</w:t>
              </w:r>
              <w:r>
                <w:rPr>
                  <w:rFonts w:ascii="Times New Roman" w:eastAsia="Times New Roman" w:hAnsi="Times New Roman" w:cs="Times New Roman"/>
                  <w:bCs/>
                  <w:color w:val="333333"/>
                  <w:sz w:val="20"/>
                  <w:szCs w:val="20"/>
                  <w:lang w:eastAsia="es-CO"/>
                </w:rPr>
                <w:t xml:space="preserve">, con el apoyo de Occidente, enfrentó al gobierno revolucionario </w:t>
              </w:r>
              <w:proofErr w:type="spellStart"/>
              <w:r>
                <w:rPr>
                  <w:rFonts w:ascii="Times New Roman" w:eastAsia="Times New Roman" w:hAnsi="Times New Roman" w:cs="Times New Roman"/>
                  <w:bCs/>
                  <w:color w:val="333333"/>
                  <w:sz w:val="20"/>
                  <w:szCs w:val="20"/>
                  <w:lang w:eastAsia="es-CO"/>
                </w:rPr>
                <w:t>chíita</w:t>
              </w:r>
              <w:proofErr w:type="spellEnd"/>
              <w:r>
                <w:rPr>
                  <w:rFonts w:ascii="Times New Roman" w:eastAsia="Times New Roman" w:hAnsi="Times New Roman" w:cs="Times New Roman"/>
                  <w:bCs/>
                  <w:color w:val="333333"/>
                  <w:sz w:val="20"/>
                  <w:szCs w:val="20"/>
                  <w:lang w:eastAsia="es-CO"/>
                </w:rPr>
                <w:t xml:space="preserve"> que se había adueñado de Irán en 1979. Esa guerra concluyó en 1988 sin resultados favorables para ninguna de las partes, e implicó el genocidio de la población kurda iraquí.</w:t>
              </w:r>
            </w:ins>
          </w:p>
        </w:tc>
      </w:tr>
    </w:tbl>
    <w:p w14:paraId="6CB8832B" w14:textId="77777777" w:rsidR="00B630B4" w:rsidRPr="002F23E0" w:rsidRDefault="00B630B4" w:rsidP="002F23E0">
      <w:pPr>
        <w:spacing w:line="240" w:lineRule="auto"/>
        <w:rPr>
          <w:rFonts w:ascii="Times New Roman" w:eastAsia="Times New Roman" w:hAnsi="Times New Roman" w:cs="Times New Roman"/>
          <w:bCs/>
          <w:color w:val="333333"/>
          <w:sz w:val="24"/>
          <w:szCs w:val="24"/>
          <w:lang w:eastAsia="es-CO"/>
        </w:rPr>
      </w:pPr>
    </w:p>
    <w:p w14:paraId="7D8D078C" w14:textId="6460B2AE" w:rsidR="00B630B4" w:rsidRDefault="006522B2"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derrota de Irak en la Guerra del Golfo no implicó el fin de la dictadura de Saddam</w:t>
      </w:r>
      <w:r w:rsidR="00277226" w:rsidRPr="002F23E0">
        <w:rPr>
          <w:rFonts w:ascii="Times New Roman" w:eastAsia="Times New Roman" w:hAnsi="Times New Roman" w:cs="Times New Roman"/>
          <w:bCs/>
          <w:color w:val="333333"/>
          <w:sz w:val="24"/>
          <w:szCs w:val="24"/>
          <w:lang w:eastAsia="es-CO"/>
        </w:rPr>
        <w:t xml:space="preserve"> Hussein</w:t>
      </w:r>
      <w:r>
        <w:rPr>
          <w:rFonts w:ascii="Times New Roman" w:eastAsia="Times New Roman" w:hAnsi="Times New Roman" w:cs="Times New Roman"/>
          <w:bCs/>
          <w:color w:val="333333"/>
          <w:sz w:val="24"/>
          <w:szCs w:val="24"/>
          <w:lang w:eastAsia="es-CO"/>
        </w:rPr>
        <w:t xml:space="preserve">, por lo cual su </w:t>
      </w:r>
      <w:ins w:id="1867" w:author="Lilia Carvajal" w:date="2016-05-19T15:48:00Z">
        <w:r w:rsidR="00935BCD">
          <w:rPr>
            <w:rFonts w:ascii="Times New Roman" w:eastAsia="Times New Roman" w:hAnsi="Times New Roman" w:cs="Times New Roman"/>
            <w:bCs/>
            <w:color w:val="333333"/>
            <w:sz w:val="24"/>
            <w:szCs w:val="24"/>
            <w:lang w:eastAsia="es-CO"/>
          </w:rPr>
          <w:t>G</w:t>
        </w:r>
      </w:ins>
      <w:del w:id="1868" w:author="Lilia Carvajal" w:date="2016-05-19T15:48:00Z">
        <w:r w:rsidDel="00935BCD">
          <w:rPr>
            <w:rFonts w:ascii="Times New Roman" w:eastAsia="Times New Roman" w:hAnsi="Times New Roman" w:cs="Times New Roman"/>
            <w:bCs/>
            <w:color w:val="333333"/>
            <w:sz w:val="24"/>
            <w:szCs w:val="24"/>
            <w:lang w:eastAsia="es-CO"/>
          </w:rPr>
          <w:delText>g</w:delText>
        </w:r>
      </w:del>
      <w:r>
        <w:rPr>
          <w:rFonts w:ascii="Times New Roman" w:eastAsia="Times New Roman" w:hAnsi="Times New Roman" w:cs="Times New Roman"/>
          <w:bCs/>
          <w:color w:val="333333"/>
          <w:sz w:val="24"/>
          <w:szCs w:val="24"/>
          <w:lang w:eastAsia="es-CO"/>
        </w:rPr>
        <w:t xml:space="preserve">obierno enfrentó sanciones económicas internacionales y una serie de bombardeos adelantados por Estados Unidos y Reino Unido en 1998, durante la denominada </w:t>
      </w:r>
      <w:r>
        <w:rPr>
          <w:rFonts w:ascii="Times New Roman" w:eastAsia="Times New Roman" w:hAnsi="Times New Roman" w:cs="Times New Roman"/>
          <w:b/>
          <w:bCs/>
          <w:color w:val="333333"/>
          <w:sz w:val="24"/>
          <w:szCs w:val="24"/>
          <w:lang w:eastAsia="es-CO"/>
        </w:rPr>
        <w:t>Operación Zorro del Desierto</w:t>
      </w:r>
      <w:r>
        <w:rPr>
          <w:rFonts w:ascii="Times New Roman" w:eastAsia="Times New Roman" w:hAnsi="Times New Roman" w:cs="Times New Roman"/>
          <w:bCs/>
          <w:color w:val="333333"/>
          <w:sz w:val="24"/>
          <w:szCs w:val="24"/>
          <w:lang w:eastAsia="es-CO"/>
        </w:rPr>
        <w:t>. Posteriormente</w:t>
      </w:r>
      <w:r w:rsidR="00277226"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 xml:space="preserve">en 2003, </w:t>
      </w:r>
      <w:del w:id="1869" w:author="Lilia Carvajal" w:date="2016-05-19T15:48:00Z">
        <w:r w:rsidDel="00935BCD">
          <w:rPr>
            <w:rFonts w:ascii="Times New Roman" w:eastAsia="Times New Roman" w:hAnsi="Times New Roman" w:cs="Times New Roman"/>
            <w:bCs/>
            <w:color w:val="333333"/>
            <w:sz w:val="24"/>
            <w:szCs w:val="24"/>
            <w:lang w:eastAsia="es-CO"/>
          </w:rPr>
          <w:delText>los gobiernos</w:delText>
        </w:r>
        <w:r w:rsidR="00277226" w:rsidRPr="002F23E0" w:rsidDel="00935BCD">
          <w:rPr>
            <w:rFonts w:ascii="Times New Roman" w:eastAsia="Times New Roman" w:hAnsi="Times New Roman" w:cs="Times New Roman"/>
            <w:bCs/>
            <w:color w:val="333333"/>
            <w:sz w:val="24"/>
            <w:szCs w:val="24"/>
            <w:lang w:eastAsia="es-CO"/>
          </w:rPr>
          <w:delText xml:space="preserve"> de </w:delText>
        </w:r>
      </w:del>
      <w:r w:rsidR="00277226" w:rsidRPr="002F23E0">
        <w:rPr>
          <w:rFonts w:ascii="Times New Roman" w:eastAsia="Times New Roman" w:hAnsi="Times New Roman" w:cs="Times New Roman"/>
          <w:bCs/>
          <w:color w:val="333333"/>
          <w:sz w:val="24"/>
          <w:szCs w:val="24"/>
          <w:lang w:eastAsia="es-CO"/>
        </w:rPr>
        <w:t>Estados Unidos</w:t>
      </w:r>
      <w:r>
        <w:rPr>
          <w:rFonts w:ascii="Times New Roman" w:eastAsia="Times New Roman" w:hAnsi="Times New Roman" w:cs="Times New Roman"/>
          <w:bCs/>
          <w:color w:val="333333"/>
          <w:sz w:val="24"/>
          <w:szCs w:val="24"/>
          <w:lang w:eastAsia="es-CO"/>
        </w:rPr>
        <w:t xml:space="preserve">, Reino Unido y España, unidos en la </w:t>
      </w:r>
      <w:r>
        <w:rPr>
          <w:rFonts w:ascii="Times New Roman" w:eastAsia="Times New Roman" w:hAnsi="Times New Roman" w:cs="Times New Roman"/>
          <w:b/>
          <w:bCs/>
          <w:color w:val="333333"/>
          <w:sz w:val="24"/>
          <w:szCs w:val="24"/>
          <w:lang w:eastAsia="es-CO"/>
        </w:rPr>
        <w:t>Alianza de las Azores</w:t>
      </w:r>
      <w:r>
        <w:rPr>
          <w:rFonts w:ascii="Times New Roman" w:eastAsia="Times New Roman" w:hAnsi="Times New Roman" w:cs="Times New Roman"/>
          <w:bCs/>
          <w:color w:val="333333"/>
          <w:sz w:val="24"/>
          <w:szCs w:val="24"/>
          <w:lang w:eastAsia="es-CO"/>
        </w:rPr>
        <w:t>, adelantaron</w:t>
      </w:r>
      <w:r w:rsidR="00277226" w:rsidRPr="002F23E0">
        <w:rPr>
          <w:rFonts w:ascii="Times New Roman" w:eastAsia="Times New Roman" w:hAnsi="Times New Roman" w:cs="Times New Roman"/>
          <w:bCs/>
          <w:color w:val="333333"/>
          <w:sz w:val="24"/>
          <w:szCs w:val="24"/>
          <w:lang w:eastAsia="es-CO"/>
        </w:rPr>
        <w:t xml:space="preserve"> la </w:t>
      </w:r>
      <w:r w:rsidR="00277226" w:rsidRPr="001C3E80">
        <w:rPr>
          <w:rFonts w:ascii="Times New Roman" w:eastAsia="Times New Roman" w:hAnsi="Times New Roman" w:cs="Times New Roman"/>
          <w:b/>
          <w:bCs/>
          <w:color w:val="333333"/>
          <w:sz w:val="24"/>
          <w:szCs w:val="24"/>
          <w:lang w:eastAsia="es-CO"/>
        </w:rPr>
        <w:t xml:space="preserve">invasión de </w:t>
      </w:r>
      <w:r w:rsidR="00121B87" w:rsidRPr="001C3E80">
        <w:rPr>
          <w:rFonts w:ascii="Times New Roman" w:eastAsia="Times New Roman" w:hAnsi="Times New Roman" w:cs="Times New Roman"/>
          <w:b/>
          <w:bCs/>
          <w:color w:val="333333"/>
          <w:sz w:val="24"/>
          <w:szCs w:val="24"/>
          <w:lang w:eastAsia="es-CO"/>
        </w:rPr>
        <w:t>Irak</w:t>
      </w:r>
      <w:r w:rsidR="00121B87" w:rsidRPr="002F23E0">
        <w:rPr>
          <w:rFonts w:ascii="Times New Roman" w:eastAsia="Times New Roman" w:hAnsi="Times New Roman" w:cs="Times New Roman"/>
          <w:bCs/>
          <w:color w:val="333333"/>
          <w:sz w:val="24"/>
          <w:szCs w:val="24"/>
          <w:lang w:eastAsia="es-CO"/>
        </w:rPr>
        <w:t xml:space="preserve"> </w:t>
      </w:r>
      <w:del w:id="1870" w:author="Lilia Carvajal" w:date="2016-05-19T15:49:00Z">
        <w:r w:rsidR="00121B87" w:rsidRPr="002F23E0" w:rsidDel="00935BCD">
          <w:rPr>
            <w:rFonts w:ascii="Times New Roman" w:eastAsia="Times New Roman" w:hAnsi="Times New Roman" w:cs="Times New Roman"/>
            <w:bCs/>
            <w:color w:val="333333"/>
            <w:sz w:val="24"/>
            <w:szCs w:val="24"/>
            <w:lang w:eastAsia="es-CO"/>
          </w:rPr>
          <w:delText>bajo</w:delText>
        </w:r>
        <w:r w:rsidR="00277226" w:rsidRPr="002F23E0" w:rsidDel="00935BCD">
          <w:rPr>
            <w:rFonts w:ascii="Times New Roman" w:eastAsia="Times New Roman" w:hAnsi="Times New Roman" w:cs="Times New Roman"/>
            <w:bCs/>
            <w:color w:val="333333"/>
            <w:sz w:val="24"/>
            <w:szCs w:val="24"/>
            <w:lang w:eastAsia="es-CO"/>
          </w:rPr>
          <w:delText xml:space="preserve"> </w:delText>
        </w:r>
      </w:del>
      <w:ins w:id="1871" w:author="Lilia Carvajal" w:date="2016-05-19T15:49:00Z">
        <w:r w:rsidR="00935BCD">
          <w:rPr>
            <w:rFonts w:ascii="Times New Roman" w:eastAsia="Times New Roman" w:hAnsi="Times New Roman" w:cs="Times New Roman"/>
            <w:bCs/>
            <w:color w:val="333333"/>
            <w:sz w:val="24"/>
            <w:szCs w:val="24"/>
            <w:lang w:eastAsia="es-CO"/>
          </w:rPr>
          <w:t>con</w:t>
        </w:r>
        <w:r w:rsidR="00935BCD" w:rsidRPr="002F23E0">
          <w:rPr>
            <w:rFonts w:ascii="Times New Roman" w:eastAsia="Times New Roman" w:hAnsi="Times New Roman" w:cs="Times New Roman"/>
            <w:bCs/>
            <w:color w:val="333333"/>
            <w:sz w:val="24"/>
            <w:szCs w:val="24"/>
            <w:lang w:eastAsia="es-CO"/>
          </w:rPr>
          <w:t xml:space="preserve"> </w:t>
        </w:r>
      </w:ins>
      <w:r w:rsidR="00277226" w:rsidRPr="002F23E0">
        <w:rPr>
          <w:rFonts w:ascii="Times New Roman" w:eastAsia="Times New Roman" w:hAnsi="Times New Roman" w:cs="Times New Roman"/>
          <w:bCs/>
          <w:color w:val="333333"/>
          <w:sz w:val="24"/>
          <w:szCs w:val="24"/>
          <w:lang w:eastAsia="es-CO"/>
        </w:rPr>
        <w:t xml:space="preserve">el argumento </w:t>
      </w:r>
      <w:r w:rsidR="00EE08BC">
        <w:rPr>
          <w:rFonts w:ascii="Times New Roman" w:eastAsia="Times New Roman" w:hAnsi="Times New Roman" w:cs="Times New Roman"/>
          <w:bCs/>
          <w:color w:val="333333"/>
          <w:sz w:val="24"/>
          <w:szCs w:val="24"/>
          <w:lang w:eastAsia="es-CO"/>
        </w:rPr>
        <w:t xml:space="preserve">de </w:t>
      </w:r>
      <w:r w:rsidR="00277226" w:rsidRPr="002F23E0">
        <w:rPr>
          <w:rFonts w:ascii="Times New Roman" w:eastAsia="Times New Roman" w:hAnsi="Times New Roman" w:cs="Times New Roman"/>
          <w:bCs/>
          <w:color w:val="333333"/>
          <w:sz w:val="24"/>
          <w:szCs w:val="24"/>
          <w:lang w:eastAsia="es-CO"/>
        </w:rPr>
        <w:t xml:space="preserve">que el régimen de Hussein tenía armas de destrucción masiva que se negaba a entregar. </w:t>
      </w:r>
      <w:r>
        <w:rPr>
          <w:rFonts w:ascii="Times New Roman" w:eastAsia="Times New Roman" w:hAnsi="Times New Roman" w:cs="Times New Roman"/>
          <w:bCs/>
          <w:color w:val="333333"/>
          <w:sz w:val="24"/>
          <w:szCs w:val="24"/>
          <w:lang w:eastAsia="es-CO"/>
        </w:rPr>
        <w:t xml:space="preserve">Este argumento fue descartado por una misión enviada por la </w:t>
      </w:r>
      <w:r w:rsidR="0069068C" w:rsidRPr="0069068C">
        <w:rPr>
          <w:rFonts w:ascii="Times New Roman" w:eastAsia="Times New Roman" w:hAnsi="Times New Roman" w:cs="Times New Roman"/>
          <w:bCs/>
          <w:smallCaps/>
          <w:color w:val="333333"/>
          <w:sz w:val="24"/>
          <w:szCs w:val="24"/>
          <w:lang w:eastAsia="es-CO"/>
          <w:rPrChange w:id="1872" w:author="Lilia Carvajal" w:date="2016-05-19T19:33:00Z">
            <w:rPr>
              <w:rFonts w:ascii="Times New Roman" w:eastAsia="Times New Roman" w:hAnsi="Times New Roman" w:cs="Times New Roman"/>
              <w:bCs/>
              <w:color w:val="333333"/>
              <w:sz w:val="24"/>
              <w:szCs w:val="24"/>
              <w:lang w:eastAsia="es-CO"/>
            </w:rPr>
          </w:rPrChange>
        </w:rPr>
        <w:t>onu</w:t>
      </w:r>
      <w:r w:rsidR="0069068C">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 xml:space="preserve">y también por la </w:t>
      </w:r>
      <w:r w:rsidR="000A0B1B" w:rsidRPr="000A0B1B">
        <w:rPr>
          <w:rFonts w:ascii="Times New Roman" w:eastAsia="Times New Roman" w:hAnsi="Times New Roman" w:cs="Times New Roman"/>
          <w:bCs/>
          <w:smallCaps/>
          <w:color w:val="333333"/>
          <w:sz w:val="24"/>
          <w:szCs w:val="24"/>
          <w:lang w:eastAsia="es-CO"/>
          <w:rPrChange w:id="1873" w:author="Lilia Carvajal" w:date="2016-05-19T19:32:00Z">
            <w:rPr>
              <w:rFonts w:ascii="Times New Roman" w:eastAsia="Times New Roman" w:hAnsi="Times New Roman" w:cs="Times New Roman"/>
              <w:bCs/>
              <w:color w:val="333333"/>
              <w:sz w:val="24"/>
              <w:szCs w:val="24"/>
              <w:lang w:eastAsia="es-CO"/>
            </w:rPr>
          </w:rPrChange>
        </w:rPr>
        <w:t>otan</w:t>
      </w:r>
      <w:r>
        <w:rPr>
          <w:rFonts w:ascii="Times New Roman" w:eastAsia="Times New Roman" w:hAnsi="Times New Roman" w:cs="Times New Roman"/>
          <w:bCs/>
          <w:color w:val="333333"/>
          <w:sz w:val="24"/>
          <w:szCs w:val="24"/>
          <w:lang w:eastAsia="es-CO"/>
        </w:rPr>
        <w:t xml:space="preserve">; debido a esto, esas organizaciones </w:t>
      </w:r>
      <w:del w:id="1874" w:author="Lilia Carvajal" w:date="2016-05-19T15:49:00Z">
        <w:r w:rsidDel="00935BCD">
          <w:rPr>
            <w:rFonts w:ascii="Times New Roman" w:eastAsia="Times New Roman" w:hAnsi="Times New Roman" w:cs="Times New Roman"/>
            <w:bCs/>
            <w:color w:val="333333"/>
            <w:sz w:val="24"/>
            <w:szCs w:val="24"/>
            <w:lang w:eastAsia="es-CO"/>
          </w:rPr>
          <w:delText>y los gobiernos de</w:delText>
        </w:r>
      </w:del>
      <w:ins w:id="1875" w:author="Lilia Carvajal" w:date="2016-05-19T15:49:00Z">
        <w:r w:rsidR="00935BCD">
          <w:rPr>
            <w:rFonts w:ascii="Times New Roman" w:eastAsia="Times New Roman" w:hAnsi="Times New Roman" w:cs="Times New Roman"/>
            <w:bCs/>
            <w:color w:val="333333"/>
            <w:sz w:val="24"/>
            <w:szCs w:val="24"/>
            <w:lang w:eastAsia="es-CO"/>
          </w:rPr>
          <w:t>así como</w:t>
        </w:r>
      </w:ins>
      <w:r>
        <w:rPr>
          <w:rFonts w:ascii="Times New Roman" w:eastAsia="Times New Roman" w:hAnsi="Times New Roman" w:cs="Times New Roman"/>
          <w:bCs/>
          <w:color w:val="333333"/>
          <w:sz w:val="24"/>
          <w:szCs w:val="24"/>
          <w:lang w:eastAsia="es-CO"/>
        </w:rPr>
        <w:t xml:space="preserve"> Francia, Italia, Alemania y Rusia no respaldaron la invasión.</w:t>
      </w:r>
    </w:p>
    <w:p w14:paraId="26677AAD" w14:textId="219456A3" w:rsidR="00F16F5A"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diciembre de 2003 </w:t>
      </w:r>
      <w:r w:rsidRPr="001C3E80">
        <w:rPr>
          <w:rFonts w:ascii="Times New Roman" w:eastAsia="Times New Roman" w:hAnsi="Times New Roman" w:cs="Times New Roman"/>
          <w:b/>
          <w:bCs/>
          <w:color w:val="333333"/>
          <w:sz w:val="24"/>
          <w:szCs w:val="24"/>
          <w:lang w:eastAsia="es-CO"/>
        </w:rPr>
        <w:t>Saddam Hussein</w:t>
      </w:r>
      <w:r w:rsidRPr="002F23E0">
        <w:rPr>
          <w:rFonts w:ascii="Times New Roman" w:eastAsia="Times New Roman" w:hAnsi="Times New Roman" w:cs="Times New Roman"/>
          <w:bCs/>
          <w:color w:val="333333"/>
          <w:sz w:val="24"/>
          <w:szCs w:val="24"/>
          <w:lang w:eastAsia="es-CO"/>
        </w:rPr>
        <w:t xml:space="preserve">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capturado por tropas estadounidenses; en diciembre de 2005 se inici</w:t>
      </w:r>
      <w:r w:rsidR="00EE08BC">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un juicio contra el dictador</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al final del cual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declarado culpable y mu</w:t>
      </w:r>
      <w:r w:rsidR="00EE08BC">
        <w:rPr>
          <w:rFonts w:ascii="Times New Roman" w:eastAsia="Times New Roman" w:hAnsi="Times New Roman" w:cs="Times New Roman"/>
          <w:bCs/>
          <w:color w:val="333333"/>
          <w:sz w:val="24"/>
          <w:szCs w:val="24"/>
          <w:lang w:eastAsia="es-CO"/>
        </w:rPr>
        <w:t>rió</w:t>
      </w:r>
      <w:r w:rsidRPr="002F23E0">
        <w:rPr>
          <w:rFonts w:ascii="Times New Roman" w:eastAsia="Times New Roman" w:hAnsi="Times New Roman" w:cs="Times New Roman"/>
          <w:bCs/>
          <w:color w:val="333333"/>
          <w:sz w:val="24"/>
          <w:szCs w:val="24"/>
          <w:lang w:eastAsia="es-CO"/>
        </w:rPr>
        <w:t xml:space="preserve"> en la horca en diciembre de 2006. </w:t>
      </w:r>
      <w:r w:rsidR="001D4A80">
        <w:rPr>
          <w:rFonts w:ascii="Times New Roman" w:eastAsia="Times New Roman" w:hAnsi="Times New Roman" w:cs="Times New Roman"/>
          <w:bCs/>
          <w:color w:val="333333"/>
          <w:sz w:val="24"/>
          <w:szCs w:val="24"/>
          <w:lang w:eastAsia="es-CO"/>
        </w:rPr>
        <w:t xml:space="preserve">Tras la expulsión de Hussein del poder, su partido político, el Baaz, fue </w:t>
      </w:r>
      <w:ins w:id="1876" w:author="Lilia Carvajal" w:date="2016-05-19T18:55:00Z">
        <w:r w:rsidR="00B448D9">
          <w:rPr>
            <w:rFonts w:ascii="Times New Roman" w:eastAsia="Times New Roman" w:hAnsi="Times New Roman" w:cs="Times New Roman"/>
            <w:bCs/>
            <w:color w:val="333333"/>
            <w:sz w:val="24"/>
            <w:szCs w:val="24"/>
            <w:lang w:eastAsia="es-CO"/>
          </w:rPr>
          <w:t xml:space="preserve">declarado </w:t>
        </w:r>
      </w:ins>
      <w:r w:rsidR="001D4A80">
        <w:rPr>
          <w:rFonts w:ascii="Times New Roman" w:eastAsia="Times New Roman" w:hAnsi="Times New Roman" w:cs="Times New Roman"/>
          <w:bCs/>
          <w:color w:val="333333"/>
          <w:sz w:val="24"/>
          <w:szCs w:val="24"/>
          <w:lang w:eastAsia="es-CO"/>
        </w:rPr>
        <w:t>ilegal</w:t>
      </w:r>
      <w:del w:id="1877" w:author="Lilia Carvajal" w:date="2016-05-19T18:55:00Z">
        <w:r w:rsidR="001D4A80" w:rsidDel="00B448D9">
          <w:rPr>
            <w:rFonts w:ascii="Times New Roman" w:eastAsia="Times New Roman" w:hAnsi="Times New Roman" w:cs="Times New Roman"/>
            <w:bCs/>
            <w:color w:val="333333"/>
            <w:sz w:val="24"/>
            <w:szCs w:val="24"/>
            <w:lang w:eastAsia="es-CO"/>
          </w:rPr>
          <w:delText>izado</w:delText>
        </w:r>
      </w:del>
      <w:r w:rsidR="001D4A80">
        <w:rPr>
          <w:rFonts w:ascii="Times New Roman" w:eastAsia="Times New Roman" w:hAnsi="Times New Roman" w:cs="Times New Roman"/>
          <w:bCs/>
          <w:color w:val="333333"/>
          <w:sz w:val="24"/>
          <w:szCs w:val="24"/>
          <w:lang w:eastAsia="es-CO"/>
        </w:rPr>
        <w:t xml:space="preserve">, y se formó un nuevo </w:t>
      </w:r>
      <w:ins w:id="1878" w:author="Lilia Carvajal" w:date="2016-05-19T15:50:00Z">
        <w:r w:rsidR="00935BCD">
          <w:rPr>
            <w:rFonts w:ascii="Times New Roman" w:eastAsia="Times New Roman" w:hAnsi="Times New Roman" w:cs="Times New Roman"/>
            <w:bCs/>
            <w:color w:val="333333"/>
            <w:sz w:val="24"/>
            <w:szCs w:val="24"/>
            <w:lang w:eastAsia="es-CO"/>
          </w:rPr>
          <w:t>G</w:t>
        </w:r>
      </w:ins>
      <w:del w:id="1879" w:author="Lilia Carvajal" w:date="2016-05-19T15:50:00Z">
        <w:r w:rsidR="001D4A80" w:rsidDel="00935BCD">
          <w:rPr>
            <w:rFonts w:ascii="Times New Roman" w:eastAsia="Times New Roman" w:hAnsi="Times New Roman" w:cs="Times New Roman"/>
            <w:bCs/>
            <w:color w:val="333333"/>
            <w:sz w:val="24"/>
            <w:szCs w:val="24"/>
            <w:lang w:eastAsia="es-CO"/>
          </w:rPr>
          <w:delText>g</w:delText>
        </w:r>
      </w:del>
      <w:r w:rsidR="001D4A80">
        <w:rPr>
          <w:rFonts w:ascii="Times New Roman" w:eastAsia="Times New Roman" w:hAnsi="Times New Roman" w:cs="Times New Roman"/>
          <w:bCs/>
          <w:color w:val="333333"/>
          <w:sz w:val="24"/>
          <w:szCs w:val="24"/>
          <w:lang w:eastAsia="es-CO"/>
        </w:rPr>
        <w:t>obierno encabezado por los ch</w:t>
      </w:r>
      <w:ins w:id="1880" w:author="Lilia Carvajal" w:date="2016-05-18T20:53:00Z">
        <w:r w:rsidR="00415905">
          <w:rPr>
            <w:rFonts w:ascii="Times New Roman" w:eastAsia="Times New Roman" w:hAnsi="Times New Roman" w:cs="Times New Roman"/>
            <w:bCs/>
            <w:color w:val="333333"/>
            <w:sz w:val="24"/>
            <w:szCs w:val="24"/>
            <w:lang w:eastAsia="es-CO"/>
          </w:rPr>
          <w:t>i</w:t>
        </w:r>
      </w:ins>
      <w:del w:id="1881" w:author="Lilia Carvajal" w:date="2016-05-18T20:53:00Z">
        <w:r w:rsidR="001D4A80" w:rsidDel="00415905">
          <w:rPr>
            <w:rFonts w:ascii="Times New Roman" w:eastAsia="Times New Roman" w:hAnsi="Times New Roman" w:cs="Times New Roman"/>
            <w:bCs/>
            <w:color w:val="333333"/>
            <w:sz w:val="24"/>
            <w:szCs w:val="24"/>
            <w:lang w:eastAsia="es-CO"/>
          </w:rPr>
          <w:delText>í</w:delText>
        </w:r>
      </w:del>
      <w:r w:rsidR="001D4A80">
        <w:rPr>
          <w:rFonts w:ascii="Times New Roman" w:eastAsia="Times New Roman" w:hAnsi="Times New Roman" w:cs="Times New Roman"/>
          <w:bCs/>
          <w:color w:val="333333"/>
          <w:sz w:val="24"/>
          <w:szCs w:val="24"/>
          <w:lang w:eastAsia="es-CO"/>
        </w:rPr>
        <w:t xml:space="preserve">itas; a la vez </w:t>
      </w:r>
      <w:ins w:id="1882" w:author="Lilia Carvajal" w:date="2016-05-19T18:55:00Z">
        <w:r w:rsidR="00B448D9">
          <w:rPr>
            <w:rFonts w:ascii="Times New Roman" w:eastAsia="Times New Roman" w:hAnsi="Times New Roman" w:cs="Times New Roman"/>
            <w:bCs/>
            <w:color w:val="333333"/>
            <w:sz w:val="24"/>
            <w:szCs w:val="24"/>
            <w:lang w:eastAsia="es-CO"/>
          </w:rPr>
          <w:t xml:space="preserve">que </w:t>
        </w:r>
      </w:ins>
      <w:r w:rsidR="001D4A80">
        <w:rPr>
          <w:rFonts w:ascii="Times New Roman" w:eastAsia="Times New Roman" w:hAnsi="Times New Roman" w:cs="Times New Roman"/>
          <w:bCs/>
          <w:color w:val="333333"/>
          <w:sz w:val="24"/>
          <w:szCs w:val="24"/>
          <w:lang w:eastAsia="es-CO"/>
        </w:rPr>
        <w:t>se le otorgó autonomía administrativa a los kurdos.</w:t>
      </w:r>
    </w:p>
    <w:p w14:paraId="6AD9F937" w14:textId="13D57142" w:rsidR="00121B87" w:rsidDel="00B55CA5" w:rsidRDefault="001D4A80" w:rsidP="002F23E0">
      <w:pPr>
        <w:spacing w:line="240" w:lineRule="auto"/>
        <w:rPr>
          <w:del w:id="1883" w:author="Cuenta Microsoft" w:date="2016-05-20T11:43:00Z"/>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lastRenderedPageBreak/>
        <w:t>La presencia de tropas extranjeras en</w:t>
      </w:r>
      <w:r w:rsidR="00121B87" w:rsidRPr="002F23E0">
        <w:rPr>
          <w:rFonts w:ascii="Times New Roman" w:eastAsia="Times New Roman" w:hAnsi="Times New Roman" w:cs="Times New Roman"/>
          <w:bCs/>
          <w:color w:val="333333"/>
          <w:sz w:val="24"/>
          <w:szCs w:val="24"/>
          <w:lang w:eastAsia="es-CO"/>
        </w:rPr>
        <w:t xml:space="preserve"> Irak</w:t>
      </w:r>
      <w:r w:rsidR="00EE08BC">
        <w:rPr>
          <w:rFonts w:ascii="Times New Roman" w:eastAsia="Times New Roman" w:hAnsi="Times New Roman" w:cs="Times New Roman"/>
          <w:bCs/>
          <w:color w:val="333333"/>
          <w:sz w:val="24"/>
          <w:szCs w:val="24"/>
          <w:lang w:eastAsia="es-CO"/>
        </w:rPr>
        <w:t xml:space="preserve"> continuó hasta 2011</w:t>
      </w:r>
      <w:r w:rsidR="00F16F5A">
        <w:rPr>
          <w:rFonts w:ascii="Times New Roman" w:eastAsia="Times New Roman" w:hAnsi="Times New Roman" w:cs="Times New Roman"/>
          <w:bCs/>
          <w:color w:val="333333"/>
          <w:sz w:val="24"/>
          <w:szCs w:val="24"/>
          <w:lang w:eastAsia="es-CO"/>
        </w:rPr>
        <w:t>,</w:t>
      </w:r>
      <w:r w:rsidR="00EE08BC">
        <w:rPr>
          <w:rFonts w:ascii="Times New Roman" w:eastAsia="Times New Roman" w:hAnsi="Times New Roman" w:cs="Times New Roman"/>
          <w:bCs/>
          <w:color w:val="333333"/>
          <w:sz w:val="24"/>
          <w:szCs w:val="24"/>
          <w:lang w:eastAsia="es-CO"/>
        </w:rPr>
        <w:t xml:space="preserve"> cuando </w:t>
      </w:r>
      <w:del w:id="1884" w:author="Lilia Carvajal" w:date="2016-05-19T15:50:00Z">
        <w:r w:rsidR="00EE08BC" w:rsidDel="00935BCD">
          <w:rPr>
            <w:rFonts w:ascii="Times New Roman" w:eastAsia="Times New Roman" w:hAnsi="Times New Roman" w:cs="Times New Roman"/>
            <w:bCs/>
            <w:color w:val="333333"/>
            <w:sz w:val="24"/>
            <w:szCs w:val="24"/>
            <w:lang w:eastAsia="es-CO"/>
          </w:rPr>
          <w:delText>el G</w:delText>
        </w:r>
        <w:r w:rsidR="00121B87" w:rsidRPr="002F23E0" w:rsidDel="00935BCD">
          <w:rPr>
            <w:rFonts w:ascii="Times New Roman" w:eastAsia="Times New Roman" w:hAnsi="Times New Roman" w:cs="Times New Roman"/>
            <w:bCs/>
            <w:color w:val="333333"/>
            <w:sz w:val="24"/>
            <w:szCs w:val="24"/>
            <w:lang w:eastAsia="es-CO"/>
          </w:rPr>
          <w:delText xml:space="preserve">obierno de </w:delText>
        </w:r>
      </w:del>
      <w:r w:rsidR="00121B87" w:rsidRPr="001C3E80">
        <w:rPr>
          <w:rFonts w:ascii="Times New Roman" w:eastAsia="Times New Roman" w:hAnsi="Times New Roman" w:cs="Times New Roman"/>
          <w:b/>
          <w:bCs/>
          <w:color w:val="333333"/>
          <w:sz w:val="24"/>
          <w:szCs w:val="24"/>
          <w:lang w:eastAsia="es-CO"/>
        </w:rPr>
        <w:t>Barak Obama</w:t>
      </w:r>
      <w:r w:rsidR="00121B87" w:rsidRPr="002F23E0">
        <w:rPr>
          <w:rFonts w:ascii="Times New Roman" w:eastAsia="Times New Roman" w:hAnsi="Times New Roman" w:cs="Times New Roman"/>
          <w:bCs/>
          <w:color w:val="333333"/>
          <w:sz w:val="24"/>
          <w:szCs w:val="24"/>
          <w:lang w:eastAsia="es-CO"/>
        </w:rPr>
        <w:t xml:space="preserve"> decid</w:t>
      </w:r>
      <w:r w:rsidR="00EE08BC">
        <w:rPr>
          <w:rFonts w:ascii="Times New Roman" w:eastAsia="Times New Roman" w:hAnsi="Times New Roman" w:cs="Times New Roman"/>
          <w:bCs/>
          <w:color w:val="333333"/>
          <w:sz w:val="24"/>
          <w:szCs w:val="24"/>
          <w:lang w:eastAsia="es-CO"/>
        </w:rPr>
        <w:t>ió</w:t>
      </w:r>
      <w:r>
        <w:rPr>
          <w:rFonts w:ascii="Times New Roman" w:eastAsia="Times New Roman" w:hAnsi="Times New Roman" w:cs="Times New Roman"/>
          <w:bCs/>
          <w:color w:val="333333"/>
          <w:sz w:val="24"/>
          <w:szCs w:val="24"/>
          <w:lang w:eastAsia="es-CO"/>
        </w:rPr>
        <w:t xml:space="preserve"> retirar las tropas de ese país. Sin embargo</w:t>
      </w:r>
      <w:del w:id="1885" w:author="Lilia Carvajal" w:date="2016-05-19T15:50:00Z">
        <w:r w:rsidDel="00935BCD">
          <w:rPr>
            <w:rFonts w:ascii="Times New Roman" w:eastAsia="Times New Roman" w:hAnsi="Times New Roman" w:cs="Times New Roman"/>
            <w:bCs/>
            <w:color w:val="333333"/>
            <w:sz w:val="24"/>
            <w:szCs w:val="24"/>
            <w:lang w:eastAsia="es-CO"/>
          </w:rPr>
          <w:delText>,</w:delText>
        </w:r>
      </w:del>
      <w:r>
        <w:rPr>
          <w:rFonts w:ascii="Times New Roman" w:eastAsia="Times New Roman" w:hAnsi="Times New Roman" w:cs="Times New Roman"/>
          <w:bCs/>
          <w:color w:val="333333"/>
          <w:sz w:val="24"/>
          <w:szCs w:val="24"/>
          <w:lang w:eastAsia="es-CO"/>
        </w:rPr>
        <w:t xml:space="preserve"> esto no representó el fin de</w:t>
      </w:r>
      <w:ins w:id="1886" w:author="Lilia Carvajal" w:date="2016-05-19T15:50:00Z">
        <w:r w:rsidR="00935BCD">
          <w:rPr>
            <w:rFonts w:ascii="Times New Roman" w:eastAsia="Times New Roman" w:hAnsi="Times New Roman" w:cs="Times New Roman"/>
            <w:bCs/>
            <w:color w:val="333333"/>
            <w:sz w:val="24"/>
            <w:szCs w:val="24"/>
            <w:lang w:eastAsia="es-CO"/>
          </w:rPr>
          <w:t>l</w:t>
        </w:r>
      </w:ins>
      <w:r>
        <w:rPr>
          <w:rFonts w:ascii="Times New Roman" w:eastAsia="Times New Roman" w:hAnsi="Times New Roman" w:cs="Times New Roman"/>
          <w:bCs/>
          <w:color w:val="333333"/>
          <w:sz w:val="24"/>
          <w:szCs w:val="24"/>
          <w:lang w:eastAsia="es-CO"/>
        </w:rPr>
        <w:t xml:space="preserve"> </w:t>
      </w:r>
      <w:del w:id="1887" w:author="Lilia Carvajal" w:date="2016-05-19T15:50:00Z">
        <w:r w:rsidDel="00935BCD">
          <w:rPr>
            <w:rFonts w:ascii="Times New Roman" w:eastAsia="Times New Roman" w:hAnsi="Times New Roman" w:cs="Times New Roman"/>
            <w:bCs/>
            <w:color w:val="333333"/>
            <w:sz w:val="24"/>
            <w:szCs w:val="24"/>
            <w:lang w:eastAsia="es-CO"/>
          </w:rPr>
          <w:delText xml:space="preserve">este </w:delText>
        </w:r>
      </w:del>
      <w:r>
        <w:rPr>
          <w:rFonts w:ascii="Times New Roman" w:eastAsia="Times New Roman" w:hAnsi="Times New Roman" w:cs="Times New Roman"/>
          <w:bCs/>
          <w:color w:val="333333"/>
          <w:sz w:val="24"/>
          <w:szCs w:val="24"/>
          <w:lang w:eastAsia="es-CO"/>
        </w:rPr>
        <w:t xml:space="preserve">conflicto, debido a la influencia que han adquirido grupos armados como Al Qaeda, Estado Islámico y las milicias baazistas, que desean el derrocamiento del </w:t>
      </w:r>
      <w:ins w:id="1888" w:author="Lilia Carvajal" w:date="2016-05-19T15:50:00Z">
        <w:r w:rsidR="00935BCD">
          <w:rPr>
            <w:rFonts w:ascii="Times New Roman" w:eastAsia="Times New Roman" w:hAnsi="Times New Roman" w:cs="Times New Roman"/>
            <w:bCs/>
            <w:color w:val="333333"/>
            <w:sz w:val="24"/>
            <w:szCs w:val="24"/>
            <w:lang w:eastAsia="es-CO"/>
          </w:rPr>
          <w:t>G</w:t>
        </w:r>
      </w:ins>
      <w:del w:id="1889" w:author="Lilia Carvajal" w:date="2016-05-19T15:50:00Z">
        <w:r w:rsidDel="00935BCD">
          <w:rPr>
            <w:rFonts w:ascii="Times New Roman" w:eastAsia="Times New Roman" w:hAnsi="Times New Roman" w:cs="Times New Roman"/>
            <w:bCs/>
            <w:color w:val="333333"/>
            <w:sz w:val="24"/>
            <w:szCs w:val="24"/>
            <w:lang w:eastAsia="es-CO"/>
          </w:rPr>
          <w:delText>g</w:delText>
        </w:r>
      </w:del>
      <w:r>
        <w:rPr>
          <w:rFonts w:ascii="Times New Roman" w:eastAsia="Times New Roman" w:hAnsi="Times New Roman" w:cs="Times New Roman"/>
          <w:bCs/>
          <w:color w:val="333333"/>
          <w:sz w:val="24"/>
          <w:szCs w:val="24"/>
          <w:lang w:eastAsia="es-CO"/>
        </w:rPr>
        <w:t>obierno actual.</w:t>
      </w:r>
    </w:p>
    <w:p w14:paraId="473A9FED" w14:textId="77777777"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211945" w:rsidRPr="005D1738" w:rsidDel="00372A39" w14:paraId="7F9B619D" w14:textId="02B7EABF" w:rsidTr="00B0068D">
        <w:trPr>
          <w:del w:id="1890" w:author="Cuenta Microsoft" w:date="2016-05-20T11:43:00Z"/>
        </w:trPr>
        <w:tc>
          <w:tcPr>
            <w:tcW w:w="9033" w:type="dxa"/>
            <w:gridSpan w:val="2"/>
            <w:shd w:val="clear" w:color="auto" w:fill="0D0D0D" w:themeFill="text1" w:themeFillTint="F2"/>
          </w:tcPr>
          <w:p w14:paraId="2F162522" w14:textId="25B097AF" w:rsidR="00211945" w:rsidRPr="005D1738" w:rsidDel="00372A39" w:rsidRDefault="00211945" w:rsidP="00B0068D">
            <w:pPr>
              <w:jc w:val="center"/>
              <w:rPr>
                <w:del w:id="1891" w:author="Cuenta Microsoft" w:date="2016-05-20T11:43:00Z"/>
                <w:rFonts w:ascii="Times New Roman" w:hAnsi="Times New Roman" w:cs="Times New Roman"/>
                <w:b/>
                <w:color w:val="FFFFFF" w:themeColor="background1"/>
              </w:rPr>
            </w:pPr>
            <w:del w:id="1892" w:author="Cuenta Microsoft" w:date="2016-05-20T11:43:00Z">
              <w:r w:rsidRPr="005D1738" w:rsidDel="00372A39">
                <w:rPr>
                  <w:rFonts w:ascii="Times New Roman" w:hAnsi="Times New Roman" w:cs="Times New Roman"/>
                  <w:b/>
                  <w:color w:val="FFFFFF" w:themeColor="background1"/>
                </w:rPr>
                <w:delText>Imagen (fotografía, gráfica o ilustración)</w:delText>
              </w:r>
            </w:del>
          </w:p>
        </w:tc>
      </w:tr>
      <w:tr w:rsidR="00211945" w:rsidDel="00372A39" w14:paraId="01D7BF2D" w14:textId="1C1FB727" w:rsidTr="00B0068D">
        <w:trPr>
          <w:del w:id="1893" w:author="Cuenta Microsoft" w:date="2016-05-20T11:43:00Z"/>
        </w:trPr>
        <w:tc>
          <w:tcPr>
            <w:tcW w:w="2518" w:type="dxa"/>
          </w:tcPr>
          <w:p w14:paraId="06FCC331" w14:textId="1ADEBB76" w:rsidR="00211945" w:rsidRPr="00053744" w:rsidDel="00372A39" w:rsidRDefault="00211945" w:rsidP="00B0068D">
            <w:pPr>
              <w:rPr>
                <w:del w:id="1894" w:author="Cuenta Microsoft" w:date="2016-05-20T11:43:00Z"/>
                <w:rFonts w:ascii="Times New Roman" w:hAnsi="Times New Roman" w:cs="Times New Roman"/>
                <w:b/>
                <w:color w:val="000000"/>
                <w:sz w:val="18"/>
                <w:szCs w:val="18"/>
              </w:rPr>
            </w:pPr>
            <w:del w:id="1895" w:author="Cuenta Microsoft" w:date="2016-05-20T11:43:00Z">
              <w:r w:rsidDel="00372A39">
                <w:rPr>
                  <w:rFonts w:ascii="Times New Roman" w:hAnsi="Times New Roman" w:cs="Times New Roman"/>
                  <w:b/>
                  <w:color w:val="000000"/>
                  <w:sz w:val="18"/>
                  <w:szCs w:val="18"/>
                </w:rPr>
                <w:delText>Código</w:delText>
              </w:r>
            </w:del>
          </w:p>
        </w:tc>
        <w:tc>
          <w:tcPr>
            <w:tcW w:w="6515" w:type="dxa"/>
          </w:tcPr>
          <w:p w14:paraId="29D8EBB8" w14:textId="4DA3B33B" w:rsidR="00211945" w:rsidRPr="00E462B5" w:rsidDel="00372A39" w:rsidRDefault="00211945" w:rsidP="00B0068D">
            <w:pPr>
              <w:rPr>
                <w:del w:id="1896" w:author="Cuenta Microsoft" w:date="2016-05-20T11:43:00Z"/>
                <w:rFonts w:ascii="Times New Roman" w:hAnsi="Times New Roman" w:cs="Times New Roman"/>
                <w:b/>
                <w:color w:val="000000"/>
                <w:sz w:val="18"/>
                <w:szCs w:val="18"/>
              </w:rPr>
            </w:pPr>
            <w:del w:id="1897" w:author="Cuenta Microsoft" w:date="2016-05-20T11:43:00Z">
              <w:r w:rsidRPr="00E462B5" w:rsidDel="00372A39">
                <w:rPr>
                  <w:rFonts w:ascii="Times New Roman" w:hAnsi="Times New Roman" w:cs="Times New Roman"/>
                  <w:color w:val="000000"/>
                  <w:sz w:val="18"/>
                  <w:szCs w:val="18"/>
                </w:rPr>
                <w:delText>CS_10_02_IMG</w:delText>
              </w:r>
              <w:r w:rsidR="00B73083" w:rsidDel="00372A39">
                <w:rPr>
                  <w:rFonts w:ascii="Times New Roman" w:hAnsi="Times New Roman" w:cs="Times New Roman"/>
                  <w:color w:val="000000"/>
                  <w:sz w:val="18"/>
                  <w:szCs w:val="18"/>
                </w:rPr>
                <w:delText>41</w:delText>
              </w:r>
            </w:del>
          </w:p>
        </w:tc>
      </w:tr>
      <w:tr w:rsidR="00211945" w:rsidDel="00372A39" w14:paraId="64F9B328" w14:textId="7ECBA4C3" w:rsidTr="00B0068D">
        <w:trPr>
          <w:del w:id="1898" w:author="Cuenta Microsoft" w:date="2016-05-20T11:43:00Z"/>
        </w:trPr>
        <w:tc>
          <w:tcPr>
            <w:tcW w:w="2518" w:type="dxa"/>
          </w:tcPr>
          <w:p w14:paraId="4CCDBFD8" w14:textId="39E1B57A" w:rsidR="00211945" w:rsidDel="00372A39" w:rsidRDefault="00211945" w:rsidP="00B0068D">
            <w:pPr>
              <w:rPr>
                <w:del w:id="1899" w:author="Cuenta Microsoft" w:date="2016-05-20T11:43:00Z"/>
                <w:rFonts w:ascii="Times New Roman" w:hAnsi="Times New Roman" w:cs="Times New Roman"/>
                <w:color w:val="000000"/>
              </w:rPr>
            </w:pPr>
            <w:del w:id="1900" w:author="Cuenta Microsoft" w:date="2016-05-20T11:43:00Z">
              <w:r w:rsidRPr="00053744" w:rsidDel="00372A39">
                <w:rPr>
                  <w:rFonts w:ascii="Times New Roman" w:hAnsi="Times New Roman" w:cs="Times New Roman"/>
                  <w:b/>
                  <w:color w:val="000000"/>
                  <w:sz w:val="18"/>
                  <w:szCs w:val="18"/>
                </w:rPr>
                <w:delText>Descripción</w:delText>
              </w:r>
            </w:del>
          </w:p>
        </w:tc>
        <w:tc>
          <w:tcPr>
            <w:tcW w:w="6515" w:type="dxa"/>
          </w:tcPr>
          <w:p w14:paraId="0C45988B" w14:textId="79A30A36" w:rsidR="00211945" w:rsidRPr="00E462B5" w:rsidDel="00372A39" w:rsidRDefault="00211945" w:rsidP="00B0068D">
            <w:pPr>
              <w:rPr>
                <w:del w:id="1901" w:author="Cuenta Microsoft" w:date="2016-05-20T11:43:00Z"/>
                <w:rFonts w:ascii="Times New Roman" w:hAnsi="Times New Roman" w:cs="Times New Roman"/>
                <w:color w:val="000000"/>
                <w:sz w:val="18"/>
                <w:szCs w:val="18"/>
              </w:rPr>
            </w:pPr>
            <w:del w:id="1902" w:author="Cuenta Microsoft" w:date="2016-05-20T11:43:00Z">
              <w:r w:rsidDel="00372A39">
                <w:rPr>
                  <w:rFonts w:ascii="Times New Roman" w:hAnsi="Times New Roman" w:cs="Times New Roman"/>
                  <w:color w:val="000000"/>
                  <w:sz w:val="18"/>
                  <w:szCs w:val="18"/>
                </w:rPr>
                <w:delText>Foto que muestra el atentado a las Torres Gemelas</w:delText>
              </w:r>
            </w:del>
          </w:p>
        </w:tc>
      </w:tr>
      <w:tr w:rsidR="00211945" w:rsidDel="00372A39" w14:paraId="197FB965" w14:textId="5957615D" w:rsidTr="00B0068D">
        <w:trPr>
          <w:del w:id="1903" w:author="Cuenta Microsoft" w:date="2016-05-20T11:43:00Z"/>
        </w:trPr>
        <w:tc>
          <w:tcPr>
            <w:tcW w:w="2518" w:type="dxa"/>
          </w:tcPr>
          <w:p w14:paraId="5A5AFB3E" w14:textId="1DFD24E7" w:rsidR="00211945" w:rsidDel="00372A39" w:rsidRDefault="00211945" w:rsidP="00B0068D">
            <w:pPr>
              <w:rPr>
                <w:del w:id="1904" w:author="Cuenta Microsoft" w:date="2016-05-20T11:43:00Z"/>
                <w:rFonts w:ascii="Times New Roman" w:hAnsi="Times New Roman" w:cs="Times New Roman"/>
                <w:color w:val="000000"/>
              </w:rPr>
            </w:pPr>
            <w:del w:id="1905" w:author="Cuenta Microsoft" w:date="2016-05-20T11:43:00Z">
              <w:r w:rsidRPr="00053744" w:rsidDel="00372A39">
                <w:rPr>
                  <w:rFonts w:ascii="Times New Roman" w:hAnsi="Times New Roman" w:cs="Times New Roman"/>
                  <w:b/>
                  <w:color w:val="000000"/>
                  <w:sz w:val="18"/>
                  <w:szCs w:val="18"/>
                </w:rPr>
                <w:delText>Código Shutterstock (o URL</w:delText>
              </w:r>
              <w:r w:rsidDel="00372A39">
                <w:rPr>
                  <w:rFonts w:ascii="Times New Roman" w:hAnsi="Times New Roman" w:cs="Times New Roman"/>
                  <w:b/>
                  <w:color w:val="000000"/>
                  <w:sz w:val="18"/>
                  <w:szCs w:val="18"/>
                </w:rPr>
                <w:delText xml:space="preserve"> o la ruta en AulaPlaneta</w:delText>
              </w:r>
              <w:r w:rsidRPr="00053744" w:rsidDel="00372A39">
                <w:rPr>
                  <w:rFonts w:ascii="Times New Roman" w:hAnsi="Times New Roman" w:cs="Times New Roman"/>
                  <w:b/>
                  <w:color w:val="000000"/>
                  <w:sz w:val="18"/>
                  <w:szCs w:val="18"/>
                </w:rPr>
                <w:delText>)</w:delText>
              </w:r>
            </w:del>
          </w:p>
        </w:tc>
        <w:tc>
          <w:tcPr>
            <w:tcW w:w="6515" w:type="dxa"/>
          </w:tcPr>
          <w:p w14:paraId="6F656112" w14:textId="137D8265" w:rsidR="00532862" w:rsidDel="00372A39" w:rsidRDefault="00532862" w:rsidP="00B0068D">
            <w:pPr>
              <w:rPr>
                <w:del w:id="1906" w:author="Cuenta Microsoft" w:date="2016-05-20T11:43:00Z"/>
                <w:rFonts w:ascii="Times New Roman" w:hAnsi="Times New Roman" w:cs="Times New Roman"/>
                <w:color w:val="000000"/>
                <w:sz w:val="18"/>
                <w:szCs w:val="18"/>
              </w:rPr>
            </w:pPr>
          </w:p>
          <w:p w14:paraId="1F49F0CB" w14:textId="0AF1CDDD" w:rsidR="00532862" w:rsidDel="00372A39" w:rsidRDefault="00532862" w:rsidP="00B0068D">
            <w:pPr>
              <w:rPr>
                <w:del w:id="1907" w:author="Cuenta Microsoft" w:date="2016-05-20T11:43:00Z"/>
                <w:rFonts w:ascii="Times New Roman" w:hAnsi="Times New Roman" w:cs="Times New Roman"/>
                <w:color w:val="000000"/>
                <w:sz w:val="18"/>
                <w:szCs w:val="18"/>
              </w:rPr>
            </w:pPr>
            <w:del w:id="1908" w:author="Cuenta Microsoft" w:date="2016-05-20T11:43:00Z">
              <w:r w:rsidRPr="00532862" w:rsidDel="00372A39">
                <w:rPr>
                  <w:rFonts w:ascii="Times New Roman" w:hAnsi="Times New Roman" w:cs="Times New Roman"/>
                  <w:noProof/>
                  <w:color w:val="000000"/>
                  <w:sz w:val="18"/>
                  <w:szCs w:val="18"/>
                  <w:lang w:eastAsia="es-CO"/>
                </w:rPr>
                <w:drawing>
                  <wp:inline distT="0" distB="0" distL="0" distR="0" wp14:anchorId="6D2D0396" wp14:editId="72EF7C30">
                    <wp:extent cx="841972" cy="89068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49404" cy="898543"/>
                            </a:xfrm>
                            <a:prstGeom prst="rect">
                              <a:avLst/>
                            </a:prstGeom>
                          </pic:spPr>
                        </pic:pic>
                      </a:graphicData>
                    </a:graphic>
                  </wp:inline>
                </w:drawing>
              </w:r>
            </w:del>
          </w:p>
          <w:p w14:paraId="72A75BF5" w14:textId="1ED7D6C7" w:rsidR="00211945" w:rsidRPr="00E462B5" w:rsidDel="00372A39" w:rsidRDefault="00061134" w:rsidP="00B0068D">
            <w:pPr>
              <w:rPr>
                <w:del w:id="1909" w:author="Cuenta Microsoft" w:date="2016-05-20T11:43:00Z"/>
                <w:rFonts w:ascii="Times New Roman" w:hAnsi="Times New Roman" w:cs="Times New Roman"/>
                <w:color w:val="000000"/>
                <w:sz w:val="18"/>
                <w:szCs w:val="18"/>
              </w:rPr>
            </w:pPr>
            <w:del w:id="1910" w:author="Cuenta Microsoft" w:date="2016-05-20T11:43:00Z">
              <w:r w:rsidDel="00372A39">
                <w:fldChar w:fldCharType="begin"/>
              </w:r>
              <w:r w:rsidDel="00372A39">
                <w:delInstrText xml:space="preserve"> HYPERLINK "http://cdn4.eldia.com.do/wp-content/uploads/2014/09/1304320228_1.jpg" </w:delInstrText>
              </w:r>
              <w:r w:rsidDel="00372A39">
                <w:fldChar w:fldCharType="separate"/>
              </w:r>
              <w:r w:rsidR="001D4A80" w:rsidRPr="005B44D9" w:rsidDel="00372A39">
                <w:rPr>
                  <w:rStyle w:val="Hipervnculo"/>
                  <w:rFonts w:ascii="Times New Roman" w:hAnsi="Times New Roman" w:cs="Times New Roman"/>
                  <w:sz w:val="18"/>
                  <w:szCs w:val="18"/>
                </w:rPr>
                <w:delText>http://cdn4.eldia.com.do/wp-content/uploads/2014/09/1304320228_1.jpg</w:delText>
              </w:r>
              <w:r w:rsidDel="00372A39">
                <w:rPr>
                  <w:rStyle w:val="Hipervnculo"/>
                  <w:rFonts w:ascii="Times New Roman" w:hAnsi="Times New Roman" w:cs="Times New Roman"/>
                  <w:sz w:val="18"/>
                  <w:szCs w:val="18"/>
                </w:rPr>
                <w:fldChar w:fldCharType="end"/>
              </w:r>
            </w:del>
          </w:p>
        </w:tc>
      </w:tr>
      <w:tr w:rsidR="00211945" w:rsidDel="00372A39" w14:paraId="4E3AEFF6" w14:textId="1399BA13" w:rsidTr="00B0068D">
        <w:trPr>
          <w:del w:id="1911" w:author="Cuenta Microsoft" w:date="2016-05-20T11:43:00Z"/>
        </w:trPr>
        <w:tc>
          <w:tcPr>
            <w:tcW w:w="2518" w:type="dxa"/>
          </w:tcPr>
          <w:p w14:paraId="53F8270A" w14:textId="6FF2368A" w:rsidR="00211945" w:rsidDel="00372A39" w:rsidRDefault="00211945" w:rsidP="00B0068D">
            <w:pPr>
              <w:rPr>
                <w:del w:id="1912" w:author="Cuenta Microsoft" w:date="2016-05-20T11:43:00Z"/>
                <w:rFonts w:ascii="Times New Roman" w:hAnsi="Times New Roman" w:cs="Times New Roman"/>
                <w:color w:val="000000"/>
              </w:rPr>
            </w:pPr>
            <w:del w:id="1913" w:author="Cuenta Microsoft" w:date="2016-05-20T11:43:00Z">
              <w:r w:rsidRPr="00053744" w:rsidDel="00372A39">
                <w:rPr>
                  <w:rFonts w:ascii="Times New Roman" w:hAnsi="Times New Roman" w:cs="Times New Roman"/>
                  <w:b/>
                  <w:color w:val="000000"/>
                  <w:sz w:val="18"/>
                  <w:szCs w:val="18"/>
                </w:rPr>
                <w:delText>Pie de imagen</w:delText>
              </w:r>
            </w:del>
          </w:p>
        </w:tc>
        <w:tc>
          <w:tcPr>
            <w:tcW w:w="6515" w:type="dxa"/>
          </w:tcPr>
          <w:p w14:paraId="71FE922E" w14:textId="36DB3C01" w:rsidR="00211945" w:rsidRPr="00EB1EEC" w:rsidDel="00372A39" w:rsidRDefault="00211945" w:rsidP="00B448D9">
            <w:pPr>
              <w:rPr>
                <w:del w:id="1914" w:author="Cuenta Microsoft" w:date="2016-05-20T11:43:00Z"/>
                <w:rFonts w:ascii="Times New Roman" w:hAnsi="Times New Roman" w:cs="Times New Roman"/>
                <w:color w:val="000000"/>
                <w:sz w:val="20"/>
                <w:szCs w:val="20"/>
              </w:rPr>
            </w:pPr>
            <w:del w:id="1915" w:author="Cuenta Microsoft" w:date="2016-05-20T11:43:00Z">
              <w:r w:rsidRPr="00EB1EEC" w:rsidDel="00372A39">
                <w:rPr>
                  <w:rFonts w:ascii="Times New Roman" w:hAnsi="Times New Roman" w:cs="Times New Roman"/>
                  <w:color w:val="000000"/>
                  <w:sz w:val="20"/>
                  <w:szCs w:val="20"/>
                </w:rPr>
                <w:delText xml:space="preserve">El atentado a las Torres Gemelas de Nueva York, en septiembre de 2001, desató un mes después la invasión </w:delText>
              </w:r>
            </w:del>
            <w:ins w:id="1916" w:author="Lilia Carvajal" w:date="2016-05-19T15:51:00Z">
              <w:del w:id="1917" w:author="Cuenta Microsoft" w:date="2016-05-20T11:43:00Z">
                <w:r w:rsidR="00935BCD" w:rsidDel="00372A39">
                  <w:rPr>
                    <w:rFonts w:ascii="Times New Roman" w:hAnsi="Times New Roman" w:cs="Times New Roman"/>
                    <w:color w:val="000000"/>
                    <w:sz w:val="20"/>
                    <w:szCs w:val="20"/>
                  </w:rPr>
                  <w:delText>a</w:delText>
                </w:r>
              </w:del>
            </w:ins>
            <w:del w:id="1918" w:author="Cuenta Microsoft" w:date="2016-05-20T11:43:00Z">
              <w:r w:rsidRPr="00EB1EEC" w:rsidDel="00372A39">
                <w:rPr>
                  <w:rFonts w:ascii="Times New Roman" w:hAnsi="Times New Roman" w:cs="Times New Roman"/>
                  <w:color w:val="000000"/>
                  <w:sz w:val="20"/>
                  <w:szCs w:val="20"/>
                </w:rPr>
                <w:delText>de Afganistán.</w:delText>
              </w:r>
              <w:r w:rsidR="00EB1EEC" w:rsidRPr="00EB1EEC" w:rsidDel="00372A39">
                <w:rPr>
                  <w:rFonts w:ascii="Times New Roman" w:hAnsi="Times New Roman" w:cs="Times New Roman"/>
                  <w:color w:val="000000"/>
                  <w:sz w:val="20"/>
                  <w:szCs w:val="20"/>
                </w:rPr>
                <w:delText xml:space="preserve"> </w:delText>
              </w:r>
              <w:r w:rsidR="00EB1EEC" w:rsidRPr="00EB1EEC" w:rsidDel="00372A39">
                <w:rPr>
                  <w:rFonts w:ascii="Times New Roman" w:eastAsia="Times New Roman" w:hAnsi="Times New Roman" w:cs="Times New Roman"/>
                  <w:bCs/>
                  <w:color w:val="333333"/>
                  <w:sz w:val="20"/>
                  <w:szCs w:val="20"/>
                  <w:lang w:eastAsia="es-CO"/>
                </w:rPr>
                <w:delText>Solo diez años después, e</w:delText>
              </w:r>
            </w:del>
            <w:ins w:id="1919" w:author="Lilia Carvajal" w:date="2016-05-19T18:56:00Z">
              <w:del w:id="1920" w:author="Cuenta Microsoft" w:date="2016-05-20T11:43:00Z">
                <w:r w:rsidR="00B448D9" w:rsidDel="00372A39">
                  <w:rPr>
                    <w:rFonts w:ascii="Times New Roman" w:eastAsia="Times New Roman" w:hAnsi="Times New Roman" w:cs="Times New Roman"/>
                    <w:bCs/>
                    <w:color w:val="333333"/>
                    <w:sz w:val="20"/>
                    <w:szCs w:val="20"/>
                    <w:lang w:eastAsia="es-CO"/>
                  </w:rPr>
                  <w:delText>E</w:delText>
                </w:r>
              </w:del>
            </w:ins>
            <w:del w:id="1921" w:author="Cuenta Microsoft" w:date="2016-05-20T11:43:00Z">
              <w:r w:rsidR="00EB1EEC" w:rsidRPr="00EB1EEC" w:rsidDel="00372A39">
                <w:rPr>
                  <w:rFonts w:ascii="Times New Roman" w:eastAsia="Times New Roman" w:hAnsi="Times New Roman" w:cs="Times New Roman"/>
                  <w:bCs/>
                  <w:color w:val="333333"/>
                  <w:sz w:val="20"/>
                  <w:szCs w:val="20"/>
                  <w:lang w:eastAsia="es-CO"/>
                </w:rPr>
                <w:delText>n 2011, fuerzas especiales de la Armada de Estados Unidos logra</w:delText>
              </w:r>
            </w:del>
            <w:ins w:id="1922" w:author="Lilia Carvajal" w:date="2016-05-19T15:51:00Z">
              <w:del w:id="1923" w:author="Cuenta Microsoft" w:date="2016-05-20T11:43:00Z">
                <w:r w:rsidR="00935BCD" w:rsidDel="00372A39">
                  <w:rPr>
                    <w:rFonts w:ascii="Times New Roman" w:eastAsia="Times New Roman" w:hAnsi="Times New Roman" w:cs="Times New Roman"/>
                    <w:bCs/>
                    <w:color w:val="333333"/>
                    <w:sz w:val="20"/>
                    <w:szCs w:val="20"/>
                    <w:lang w:eastAsia="es-CO"/>
                  </w:rPr>
                  <w:delText>ro</w:delText>
                </w:r>
              </w:del>
            </w:ins>
            <w:del w:id="1924" w:author="Cuenta Microsoft" w:date="2016-05-20T11:43:00Z">
              <w:r w:rsidR="00EB1EEC" w:rsidRPr="00EB1EEC" w:rsidDel="00372A39">
                <w:rPr>
                  <w:rFonts w:ascii="Times New Roman" w:eastAsia="Times New Roman" w:hAnsi="Times New Roman" w:cs="Times New Roman"/>
                  <w:bCs/>
                  <w:color w:val="333333"/>
                  <w:sz w:val="20"/>
                  <w:szCs w:val="20"/>
                  <w:lang w:eastAsia="es-CO"/>
                </w:rPr>
                <w:delText>n dar de baja</w:delText>
              </w:r>
            </w:del>
            <w:ins w:id="1925" w:author="Lilia Carvajal" w:date="2016-05-19T15:52:00Z">
              <w:del w:id="1926" w:author="Cuenta Microsoft" w:date="2016-05-20T11:43:00Z">
                <w:r w:rsidR="0024148F" w:rsidDel="00372A39">
                  <w:rPr>
                    <w:rFonts w:ascii="Times New Roman" w:eastAsia="Times New Roman" w:hAnsi="Times New Roman" w:cs="Times New Roman"/>
                    <w:bCs/>
                    <w:color w:val="333333"/>
                    <w:sz w:val="20"/>
                    <w:szCs w:val="20"/>
                    <w:lang w:eastAsia="es-CO"/>
                  </w:rPr>
                  <w:delText>matar</w:delText>
                </w:r>
              </w:del>
            </w:ins>
            <w:del w:id="1927" w:author="Cuenta Microsoft" w:date="2016-05-20T11:43:00Z">
              <w:r w:rsidR="00EB1EEC" w:rsidRPr="00EB1EEC" w:rsidDel="00372A39">
                <w:rPr>
                  <w:rFonts w:ascii="Times New Roman" w:eastAsia="Times New Roman" w:hAnsi="Times New Roman" w:cs="Times New Roman"/>
                  <w:bCs/>
                  <w:color w:val="333333"/>
                  <w:sz w:val="20"/>
                  <w:szCs w:val="20"/>
                  <w:lang w:eastAsia="es-CO"/>
                </w:rPr>
                <w:delText xml:space="preserve"> al líder de Al Qaeda, Osama Bin Laden. </w:delText>
              </w:r>
            </w:del>
          </w:p>
        </w:tc>
      </w:tr>
    </w:tbl>
    <w:p w14:paraId="4B62E0A8" w14:textId="77777777" w:rsidR="00372A39" w:rsidRDefault="00211945" w:rsidP="002F23E0">
      <w:pPr>
        <w:spacing w:line="240" w:lineRule="auto"/>
        <w:rPr>
          <w:ins w:id="1928" w:author="Cuenta Microsoft" w:date="2016-05-20T11:43:00Z"/>
          <w:rFonts w:ascii="Times New Roman" w:eastAsia="Times New Roman" w:hAnsi="Times New Roman" w:cs="Times New Roman"/>
          <w:bCs/>
          <w:color w:val="333333"/>
          <w:sz w:val="24"/>
          <w:szCs w:val="24"/>
          <w:lang w:eastAsia="es-CO"/>
        </w:rPr>
      </w:pPr>
      <w:del w:id="1929" w:author="Cuenta Microsoft" w:date="2016-05-20T11:43:00Z">
        <w:r w:rsidDel="00B55CA5">
          <w:rPr>
            <w:rFonts w:ascii="Times New Roman" w:eastAsia="Times New Roman" w:hAnsi="Times New Roman" w:cs="Times New Roman"/>
            <w:bCs/>
            <w:color w:val="333333"/>
            <w:sz w:val="24"/>
            <w:szCs w:val="24"/>
            <w:lang w:eastAsia="es-CO"/>
          </w:rPr>
          <w:delText xml:space="preserve"> </w:delText>
        </w:r>
      </w:del>
    </w:p>
    <w:tbl>
      <w:tblPr>
        <w:tblStyle w:val="Tablaconcuadrcula"/>
        <w:tblW w:w="0" w:type="auto"/>
        <w:tblLook w:val="04A0" w:firstRow="1" w:lastRow="0" w:firstColumn="1" w:lastColumn="0" w:noHBand="0" w:noVBand="1"/>
      </w:tblPr>
      <w:tblGrid>
        <w:gridCol w:w="1195"/>
        <w:gridCol w:w="7859"/>
      </w:tblGrid>
      <w:tr w:rsidR="00372A39" w:rsidRPr="005D1738" w14:paraId="6F374FE9" w14:textId="77777777" w:rsidTr="00C00E85">
        <w:trPr>
          <w:ins w:id="1930" w:author="Cuenta Microsoft" w:date="2016-05-20T11:43:00Z"/>
        </w:trPr>
        <w:tc>
          <w:tcPr>
            <w:tcW w:w="9033" w:type="dxa"/>
            <w:gridSpan w:val="2"/>
            <w:shd w:val="clear" w:color="auto" w:fill="0D0D0D" w:themeFill="text1" w:themeFillTint="F2"/>
          </w:tcPr>
          <w:p w14:paraId="2B517662" w14:textId="77777777" w:rsidR="00372A39" w:rsidRPr="005D1738" w:rsidRDefault="00372A39" w:rsidP="00C00E85">
            <w:pPr>
              <w:jc w:val="center"/>
              <w:rPr>
                <w:ins w:id="1931" w:author="Cuenta Microsoft" w:date="2016-05-20T11:43:00Z"/>
                <w:rFonts w:ascii="Times New Roman" w:hAnsi="Times New Roman" w:cs="Times New Roman"/>
                <w:b/>
                <w:color w:val="FFFFFF" w:themeColor="background1"/>
              </w:rPr>
            </w:pPr>
            <w:ins w:id="1932" w:author="Cuenta Microsoft" w:date="2016-05-20T11:43:00Z">
              <w:r w:rsidRPr="005D1738">
                <w:rPr>
                  <w:rFonts w:ascii="Times New Roman" w:hAnsi="Times New Roman" w:cs="Times New Roman"/>
                  <w:b/>
                  <w:color w:val="FFFFFF" w:themeColor="background1"/>
                </w:rPr>
                <w:t>Imagen (fotografía, gráfica o ilustración)</w:t>
              </w:r>
            </w:ins>
          </w:p>
        </w:tc>
      </w:tr>
      <w:tr w:rsidR="00372A39" w14:paraId="4D9B2923" w14:textId="77777777" w:rsidTr="00C00E85">
        <w:trPr>
          <w:ins w:id="1933" w:author="Cuenta Microsoft" w:date="2016-05-20T11:43:00Z"/>
        </w:trPr>
        <w:tc>
          <w:tcPr>
            <w:tcW w:w="2518" w:type="dxa"/>
          </w:tcPr>
          <w:p w14:paraId="38019455" w14:textId="77777777" w:rsidR="00372A39" w:rsidRPr="00053744" w:rsidRDefault="00372A39" w:rsidP="00C00E85">
            <w:pPr>
              <w:rPr>
                <w:ins w:id="1934" w:author="Cuenta Microsoft" w:date="2016-05-20T11:43:00Z"/>
                <w:rFonts w:ascii="Times New Roman" w:hAnsi="Times New Roman" w:cs="Times New Roman"/>
                <w:b/>
                <w:color w:val="000000"/>
                <w:sz w:val="18"/>
                <w:szCs w:val="18"/>
              </w:rPr>
            </w:pPr>
            <w:ins w:id="1935" w:author="Cuenta Microsoft" w:date="2016-05-20T11:43:00Z">
              <w:r>
                <w:rPr>
                  <w:rFonts w:ascii="Times New Roman" w:hAnsi="Times New Roman" w:cs="Times New Roman"/>
                  <w:b/>
                  <w:color w:val="000000"/>
                  <w:sz w:val="18"/>
                  <w:szCs w:val="18"/>
                </w:rPr>
                <w:t>Código</w:t>
              </w:r>
            </w:ins>
          </w:p>
        </w:tc>
        <w:tc>
          <w:tcPr>
            <w:tcW w:w="6515" w:type="dxa"/>
          </w:tcPr>
          <w:p w14:paraId="2FA44FEE" w14:textId="77777777" w:rsidR="00372A39" w:rsidRPr="00E462B5" w:rsidRDefault="00372A39" w:rsidP="00C00E85">
            <w:pPr>
              <w:rPr>
                <w:ins w:id="1936" w:author="Cuenta Microsoft" w:date="2016-05-20T11:43:00Z"/>
                <w:rFonts w:ascii="Times New Roman" w:hAnsi="Times New Roman" w:cs="Times New Roman"/>
                <w:b/>
                <w:color w:val="000000"/>
                <w:sz w:val="18"/>
                <w:szCs w:val="18"/>
              </w:rPr>
            </w:pPr>
            <w:ins w:id="1937" w:author="Cuenta Microsoft" w:date="2016-05-20T11:43:00Z">
              <w:r w:rsidRPr="00E462B5">
                <w:rPr>
                  <w:rFonts w:ascii="Times New Roman" w:hAnsi="Times New Roman" w:cs="Times New Roman"/>
                  <w:color w:val="000000"/>
                  <w:sz w:val="18"/>
                  <w:szCs w:val="18"/>
                </w:rPr>
                <w:t>CS_10_02_IMG</w:t>
              </w:r>
              <w:r>
                <w:rPr>
                  <w:rFonts w:ascii="Times New Roman" w:hAnsi="Times New Roman" w:cs="Times New Roman"/>
                  <w:color w:val="000000"/>
                  <w:sz w:val="18"/>
                  <w:szCs w:val="18"/>
                </w:rPr>
                <w:t>25</w:t>
              </w:r>
            </w:ins>
          </w:p>
        </w:tc>
      </w:tr>
      <w:tr w:rsidR="00372A39" w14:paraId="5E8941C8" w14:textId="77777777" w:rsidTr="00C00E85">
        <w:trPr>
          <w:ins w:id="1938" w:author="Cuenta Microsoft" w:date="2016-05-20T11:43:00Z"/>
        </w:trPr>
        <w:tc>
          <w:tcPr>
            <w:tcW w:w="2518" w:type="dxa"/>
          </w:tcPr>
          <w:p w14:paraId="54860F16" w14:textId="77777777" w:rsidR="00372A39" w:rsidRDefault="00372A39" w:rsidP="00C00E85">
            <w:pPr>
              <w:rPr>
                <w:ins w:id="1939" w:author="Cuenta Microsoft" w:date="2016-05-20T11:43:00Z"/>
                <w:rFonts w:ascii="Times New Roman" w:hAnsi="Times New Roman" w:cs="Times New Roman"/>
                <w:color w:val="000000"/>
              </w:rPr>
            </w:pPr>
            <w:ins w:id="1940" w:author="Cuenta Microsoft" w:date="2016-05-20T11:43:00Z">
              <w:r w:rsidRPr="00053744">
                <w:rPr>
                  <w:rFonts w:ascii="Times New Roman" w:hAnsi="Times New Roman" w:cs="Times New Roman"/>
                  <w:b/>
                  <w:color w:val="000000"/>
                  <w:sz w:val="18"/>
                  <w:szCs w:val="18"/>
                </w:rPr>
                <w:t>Descripción</w:t>
              </w:r>
            </w:ins>
          </w:p>
        </w:tc>
        <w:tc>
          <w:tcPr>
            <w:tcW w:w="6515" w:type="dxa"/>
          </w:tcPr>
          <w:p w14:paraId="35FDA3FF" w14:textId="77777777" w:rsidR="00372A39" w:rsidRPr="00E462B5" w:rsidRDefault="00372A39" w:rsidP="00C00E85">
            <w:pPr>
              <w:rPr>
                <w:ins w:id="1941" w:author="Cuenta Microsoft" w:date="2016-05-20T11:43:00Z"/>
                <w:rFonts w:ascii="Times New Roman" w:hAnsi="Times New Roman" w:cs="Times New Roman"/>
                <w:color w:val="000000"/>
                <w:sz w:val="18"/>
                <w:szCs w:val="18"/>
              </w:rPr>
            </w:pPr>
            <w:ins w:id="1942" w:author="Cuenta Microsoft" w:date="2016-05-20T11:43:00Z">
              <w:r>
                <w:rPr>
                  <w:rFonts w:ascii="Times New Roman" w:hAnsi="Times New Roman" w:cs="Times New Roman"/>
                  <w:color w:val="000000"/>
                  <w:sz w:val="18"/>
                  <w:szCs w:val="18"/>
                </w:rPr>
                <w:t>Foto que muestra el atentado a las Torres Gemelas</w:t>
              </w:r>
            </w:ins>
          </w:p>
        </w:tc>
      </w:tr>
      <w:tr w:rsidR="00372A39" w14:paraId="4380DC10" w14:textId="77777777" w:rsidTr="00C00E85">
        <w:trPr>
          <w:ins w:id="1943" w:author="Cuenta Microsoft" w:date="2016-05-20T11:43:00Z"/>
        </w:trPr>
        <w:tc>
          <w:tcPr>
            <w:tcW w:w="2518" w:type="dxa"/>
          </w:tcPr>
          <w:p w14:paraId="52AD6ED2" w14:textId="77777777" w:rsidR="00372A39" w:rsidRDefault="00372A39" w:rsidP="00C00E85">
            <w:pPr>
              <w:rPr>
                <w:ins w:id="1944" w:author="Cuenta Microsoft" w:date="2016-05-20T11:43:00Z"/>
                <w:rFonts w:ascii="Times New Roman" w:hAnsi="Times New Roman" w:cs="Times New Roman"/>
                <w:color w:val="000000"/>
              </w:rPr>
            </w:pPr>
            <w:ins w:id="1945" w:author="Cuenta Microsoft" w:date="2016-05-20T11:43: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515" w:type="dxa"/>
          </w:tcPr>
          <w:p w14:paraId="62814DF9" w14:textId="77777777" w:rsidR="00372A39" w:rsidRDefault="00372A39" w:rsidP="00C00E85">
            <w:pPr>
              <w:rPr>
                <w:ins w:id="1946" w:author="Cuenta Microsoft" w:date="2016-05-20T11:43:00Z"/>
                <w:rFonts w:ascii="Times New Roman" w:hAnsi="Times New Roman" w:cs="Times New Roman"/>
                <w:color w:val="000000"/>
                <w:sz w:val="18"/>
                <w:szCs w:val="18"/>
              </w:rPr>
            </w:pPr>
          </w:p>
          <w:p w14:paraId="15992193" w14:textId="77777777" w:rsidR="00372A39" w:rsidRDefault="00372A39" w:rsidP="00C00E85">
            <w:pPr>
              <w:rPr>
                <w:ins w:id="1947" w:author="Cuenta Microsoft" w:date="2016-05-20T11:43:00Z"/>
                <w:rFonts w:ascii="Times New Roman" w:hAnsi="Times New Roman" w:cs="Times New Roman"/>
                <w:color w:val="000000"/>
                <w:sz w:val="18"/>
                <w:szCs w:val="18"/>
              </w:rPr>
            </w:pPr>
          </w:p>
          <w:p w14:paraId="2EA9CF42" w14:textId="77777777" w:rsidR="00372A39" w:rsidRPr="00E462B5" w:rsidRDefault="00372A39" w:rsidP="00C00E85">
            <w:pPr>
              <w:rPr>
                <w:ins w:id="1948" w:author="Cuenta Microsoft" w:date="2016-05-20T11:43:00Z"/>
                <w:rFonts w:ascii="Times New Roman" w:hAnsi="Times New Roman" w:cs="Times New Roman"/>
                <w:color w:val="000000"/>
                <w:sz w:val="18"/>
                <w:szCs w:val="18"/>
              </w:rPr>
            </w:pPr>
            <w:ins w:id="1949" w:author="Cuenta Microsoft" w:date="2016-05-20T11:43:00Z">
              <w:r w:rsidRPr="00142ED9">
                <w:rPr>
                  <w:rFonts w:ascii="Times New Roman" w:hAnsi="Times New Roman" w:cs="Times New Roman"/>
                  <w:color w:val="000000"/>
                  <w:sz w:val="18"/>
                  <w:szCs w:val="18"/>
                </w:rPr>
                <w:t>http://hispanicasaber.planetasaber.com/encyclopedia/default.asp?idpack=9&amp;idpil=00188E01&amp;ruta=Buscador</w:t>
              </w:r>
            </w:ins>
          </w:p>
        </w:tc>
      </w:tr>
      <w:tr w:rsidR="00372A39" w14:paraId="1A856F85" w14:textId="77777777" w:rsidTr="00C00E85">
        <w:trPr>
          <w:ins w:id="1950" w:author="Cuenta Microsoft" w:date="2016-05-20T11:43:00Z"/>
        </w:trPr>
        <w:tc>
          <w:tcPr>
            <w:tcW w:w="2518" w:type="dxa"/>
          </w:tcPr>
          <w:p w14:paraId="4187176C" w14:textId="77777777" w:rsidR="00372A39" w:rsidRDefault="00372A39" w:rsidP="00C00E85">
            <w:pPr>
              <w:rPr>
                <w:ins w:id="1951" w:author="Cuenta Microsoft" w:date="2016-05-20T11:43:00Z"/>
                <w:rFonts w:ascii="Times New Roman" w:hAnsi="Times New Roman" w:cs="Times New Roman"/>
                <w:color w:val="000000"/>
              </w:rPr>
            </w:pPr>
            <w:ins w:id="1952" w:author="Cuenta Microsoft" w:date="2016-05-20T11:43:00Z">
              <w:r w:rsidRPr="00053744">
                <w:rPr>
                  <w:rFonts w:ascii="Times New Roman" w:hAnsi="Times New Roman" w:cs="Times New Roman"/>
                  <w:b/>
                  <w:color w:val="000000"/>
                  <w:sz w:val="18"/>
                  <w:szCs w:val="18"/>
                </w:rPr>
                <w:t>Pie de imagen</w:t>
              </w:r>
            </w:ins>
          </w:p>
        </w:tc>
        <w:tc>
          <w:tcPr>
            <w:tcW w:w="6515" w:type="dxa"/>
          </w:tcPr>
          <w:p w14:paraId="769A5A41" w14:textId="77777777" w:rsidR="00372A39" w:rsidRPr="00EB1EEC" w:rsidRDefault="00372A39" w:rsidP="00C00E85">
            <w:pPr>
              <w:rPr>
                <w:ins w:id="1953" w:author="Cuenta Microsoft" w:date="2016-05-20T11:43:00Z"/>
                <w:rFonts w:ascii="Times New Roman" w:hAnsi="Times New Roman" w:cs="Times New Roman"/>
                <w:color w:val="000000"/>
                <w:sz w:val="20"/>
                <w:szCs w:val="20"/>
              </w:rPr>
            </w:pPr>
            <w:ins w:id="1954" w:author="Cuenta Microsoft" w:date="2016-05-20T11:43:00Z">
              <w:r w:rsidRPr="00EB1EEC">
                <w:rPr>
                  <w:rFonts w:ascii="Times New Roman" w:hAnsi="Times New Roman" w:cs="Times New Roman"/>
                  <w:color w:val="000000"/>
                  <w:sz w:val="20"/>
                  <w:szCs w:val="20"/>
                </w:rPr>
                <w:t xml:space="preserve">El atentado a las Torres Gemelas de Nueva York, en septiembre de 2001, desató un mes después la invasión de Afganistán. </w:t>
              </w:r>
              <w:r w:rsidRPr="00EB1EEC">
                <w:rPr>
                  <w:rFonts w:ascii="Times New Roman" w:eastAsia="Times New Roman" w:hAnsi="Times New Roman" w:cs="Times New Roman"/>
                  <w:bCs/>
                  <w:color w:val="333333"/>
                  <w:sz w:val="20"/>
                  <w:szCs w:val="20"/>
                  <w:lang w:eastAsia="es-CO"/>
                </w:rPr>
                <w:t xml:space="preserve">Solo diez años después, en 2011, fuerzas especiales de la </w:t>
              </w:r>
              <w:r>
                <w:rPr>
                  <w:rFonts w:ascii="Times New Roman" w:eastAsia="Times New Roman" w:hAnsi="Times New Roman" w:cs="Times New Roman"/>
                  <w:bCs/>
                  <w:color w:val="333333"/>
                  <w:sz w:val="20"/>
                  <w:szCs w:val="20"/>
                  <w:lang w:eastAsia="es-CO"/>
                </w:rPr>
                <w:t xml:space="preserve">Armada de Estados Unidos lograron </w:t>
              </w:r>
              <w:r w:rsidRPr="00EB1EEC">
                <w:rPr>
                  <w:rFonts w:ascii="Times New Roman" w:eastAsia="Times New Roman" w:hAnsi="Times New Roman" w:cs="Times New Roman"/>
                  <w:bCs/>
                  <w:color w:val="333333"/>
                  <w:sz w:val="20"/>
                  <w:szCs w:val="20"/>
                  <w:lang w:eastAsia="es-CO"/>
                </w:rPr>
                <w:t xml:space="preserve">dar de baja al líder de Al Qaeda, Osama </w:t>
              </w:r>
              <w:proofErr w:type="spellStart"/>
              <w:r w:rsidRPr="00EB1EEC">
                <w:rPr>
                  <w:rFonts w:ascii="Times New Roman" w:eastAsia="Times New Roman" w:hAnsi="Times New Roman" w:cs="Times New Roman"/>
                  <w:bCs/>
                  <w:color w:val="333333"/>
                  <w:sz w:val="20"/>
                  <w:szCs w:val="20"/>
                  <w:lang w:eastAsia="es-CO"/>
                </w:rPr>
                <w:t>Bin</w:t>
              </w:r>
              <w:proofErr w:type="spellEnd"/>
              <w:r w:rsidRPr="00EB1EEC">
                <w:rPr>
                  <w:rFonts w:ascii="Times New Roman" w:eastAsia="Times New Roman" w:hAnsi="Times New Roman" w:cs="Times New Roman"/>
                  <w:bCs/>
                  <w:color w:val="333333"/>
                  <w:sz w:val="20"/>
                  <w:szCs w:val="20"/>
                  <w:lang w:eastAsia="es-CO"/>
                </w:rPr>
                <w:t xml:space="preserve"> Laden</w:t>
              </w:r>
              <w:r>
                <w:rPr>
                  <w:rFonts w:ascii="Times New Roman" w:eastAsia="Times New Roman" w:hAnsi="Times New Roman" w:cs="Times New Roman"/>
                  <w:bCs/>
                  <w:color w:val="333333"/>
                  <w:sz w:val="20"/>
                  <w:szCs w:val="20"/>
                  <w:lang w:eastAsia="es-CO"/>
                </w:rPr>
                <w:t>, quien se había fugado a Pakistán tras el inicio de la confrontación</w:t>
              </w:r>
              <w:r w:rsidRPr="00EB1EEC">
                <w:rPr>
                  <w:rFonts w:ascii="Times New Roman" w:eastAsia="Times New Roman" w:hAnsi="Times New Roman" w:cs="Times New Roman"/>
                  <w:bCs/>
                  <w:color w:val="333333"/>
                  <w:sz w:val="20"/>
                  <w:szCs w:val="20"/>
                  <w:lang w:eastAsia="es-CO"/>
                </w:rPr>
                <w:t xml:space="preserve">. </w:t>
              </w:r>
            </w:ins>
          </w:p>
        </w:tc>
      </w:tr>
    </w:tbl>
    <w:p w14:paraId="461496F2" w14:textId="2EAD5A03" w:rsidR="00211945" w:rsidRDefault="00211945" w:rsidP="002F23E0">
      <w:pPr>
        <w:spacing w:line="240" w:lineRule="auto"/>
        <w:rPr>
          <w:rFonts w:ascii="Times New Roman" w:eastAsia="Times New Roman" w:hAnsi="Times New Roman" w:cs="Times New Roman"/>
          <w:bCs/>
          <w:color w:val="333333"/>
          <w:sz w:val="24"/>
          <w:szCs w:val="24"/>
          <w:lang w:eastAsia="es-CO"/>
        </w:rPr>
      </w:pPr>
    </w:p>
    <w:p w14:paraId="1EEF8EF1" w14:textId="3633D434" w:rsidR="00F16F5A" w:rsidRDefault="001D4A80" w:rsidP="002F23E0">
      <w:pPr>
        <w:spacing w:line="240" w:lineRule="auto"/>
        <w:rPr>
          <w:rFonts w:ascii="Times New Roman" w:eastAsia="Times New Roman" w:hAnsi="Times New Roman" w:cs="Times New Roman"/>
          <w:bCs/>
          <w:color w:val="333333"/>
          <w:sz w:val="24"/>
          <w:szCs w:val="24"/>
          <w:lang w:eastAsia="es-CO"/>
        </w:rPr>
      </w:pPr>
      <w:del w:id="1955" w:author="Lilia Carvajal" w:date="2016-05-19T18:56:00Z">
        <w:r w:rsidDel="00B448D9">
          <w:rPr>
            <w:rFonts w:ascii="Times New Roman" w:eastAsia="Times New Roman" w:hAnsi="Times New Roman" w:cs="Times New Roman"/>
            <w:bCs/>
            <w:color w:val="333333"/>
            <w:sz w:val="24"/>
            <w:szCs w:val="24"/>
            <w:lang w:eastAsia="es-CO"/>
          </w:rPr>
          <w:delText>Previamente a</w:delText>
        </w:r>
      </w:del>
      <w:ins w:id="1956" w:author="Lilia Carvajal" w:date="2016-05-19T18:56:00Z">
        <w:r w:rsidR="00B448D9">
          <w:rPr>
            <w:rFonts w:ascii="Times New Roman" w:eastAsia="Times New Roman" w:hAnsi="Times New Roman" w:cs="Times New Roman"/>
            <w:bCs/>
            <w:color w:val="333333"/>
            <w:sz w:val="24"/>
            <w:szCs w:val="24"/>
            <w:lang w:eastAsia="es-CO"/>
          </w:rPr>
          <w:t>Antes de</w:t>
        </w:r>
      </w:ins>
      <w:r>
        <w:rPr>
          <w:rFonts w:ascii="Times New Roman" w:eastAsia="Times New Roman" w:hAnsi="Times New Roman" w:cs="Times New Roman"/>
          <w:bCs/>
          <w:color w:val="333333"/>
          <w:sz w:val="24"/>
          <w:szCs w:val="24"/>
          <w:lang w:eastAsia="es-CO"/>
        </w:rPr>
        <w:t xml:space="preserve"> la invasión </w:t>
      </w:r>
      <w:ins w:id="1957" w:author="Lilia Carvajal" w:date="2016-05-19T18:57:00Z">
        <w:r w:rsidR="00B448D9">
          <w:rPr>
            <w:rFonts w:ascii="Times New Roman" w:eastAsia="Times New Roman" w:hAnsi="Times New Roman" w:cs="Times New Roman"/>
            <w:bCs/>
            <w:color w:val="333333"/>
            <w:sz w:val="24"/>
            <w:szCs w:val="24"/>
            <w:lang w:eastAsia="es-CO"/>
          </w:rPr>
          <w:t>a</w:t>
        </w:r>
      </w:ins>
      <w:del w:id="1958" w:author="Lilia Carvajal" w:date="2016-05-19T18:57:00Z">
        <w:r w:rsidDel="00B448D9">
          <w:rPr>
            <w:rFonts w:ascii="Times New Roman" w:eastAsia="Times New Roman" w:hAnsi="Times New Roman" w:cs="Times New Roman"/>
            <w:bCs/>
            <w:color w:val="333333"/>
            <w:sz w:val="24"/>
            <w:szCs w:val="24"/>
            <w:lang w:eastAsia="es-CO"/>
          </w:rPr>
          <w:delText>de</w:delText>
        </w:r>
      </w:del>
      <w:r>
        <w:rPr>
          <w:rFonts w:ascii="Times New Roman" w:eastAsia="Times New Roman" w:hAnsi="Times New Roman" w:cs="Times New Roman"/>
          <w:bCs/>
          <w:color w:val="333333"/>
          <w:sz w:val="24"/>
          <w:szCs w:val="24"/>
          <w:lang w:eastAsia="es-CO"/>
        </w:rPr>
        <w:t xml:space="preserve"> Irak se produjo</w:t>
      </w:r>
      <w:r w:rsidR="00EE08BC">
        <w:rPr>
          <w:rFonts w:ascii="Times New Roman" w:eastAsia="Times New Roman" w:hAnsi="Times New Roman" w:cs="Times New Roman"/>
          <w:bCs/>
          <w:color w:val="333333"/>
          <w:sz w:val="24"/>
          <w:szCs w:val="24"/>
          <w:lang w:eastAsia="es-CO"/>
        </w:rPr>
        <w:t xml:space="preserve"> </w:t>
      </w:r>
      <w:r w:rsidR="00121B87" w:rsidRPr="002F23E0">
        <w:rPr>
          <w:rFonts w:ascii="Times New Roman" w:eastAsia="Times New Roman" w:hAnsi="Times New Roman" w:cs="Times New Roman"/>
          <w:bCs/>
          <w:color w:val="333333"/>
          <w:sz w:val="24"/>
          <w:szCs w:val="24"/>
          <w:lang w:eastAsia="es-CO"/>
        </w:rPr>
        <w:t>la de Afgani</w:t>
      </w:r>
      <w:r>
        <w:rPr>
          <w:rFonts w:ascii="Times New Roman" w:eastAsia="Times New Roman" w:hAnsi="Times New Roman" w:cs="Times New Roman"/>
          <w:bCs/>
          <w:color w:val="333333"/>
          <w:sz w:val="24"/>
          <w:szCs w:val="24"/>
          <w:lang w:eastAsia="es-CO"/>
        </w:rPr>
        <w:t xml:space="preserve">stán, que ocurrió como consecuencia del </w:t>
      </w:r>
      <w:r w:rsidRPr="001D4A80">
        <w:rPr>
          <w:rFonts w:ascii="Times New Roman" w:eastAsia="Times New Roman" w:hAnsi="Times New Roman" w:cs="Times New Roman"/>
          <w:b/>
          <w:bCs/>
          <w:color w:val="333333"/>
          <w:sz w:val="24"/>
          <w:szCs w:val="24"/>
          <w:lang w:eastAsia="es-CO"/>
        </w:rPr>
        <w:t>atentado</w:t>
      </w:r>
      <w:r w:rsidR="00121B87" w:rsidRPr="001D4A80">
        <w:rPr>
          <w:rFonts w:ascii="Times New Roman" w:eastAsia="Times New Roman" w:hAnsi="Times New Roman" w:cs="Times New Roman"/>
          <w:b/>
          <w:bCs/>
          <w:color w:val="333333"/>
          <w:sz w:val="24"/>
          <w:szCs w:val="24"/>
          <w:lang w:eastAsia="es-CO"/>
        </w:rPr>
        <w:t xml:space="preserve"> </w:t>
      </w:r>
      <w:r w:rsidRPr="001D4A80">
        <w:rPr>
          <w:rFonts w:ascii="Times New Roman" w:eastAsia="Times New Roman" w:hAnsi="Times New Roman" w:cs="Times New Roman"/>
          <w:b/>
          <w:bCs/>
          <w:color w:val="333333"/>
          <w:sz w:val="24"/>
          <w:szCs w:val="24"/>
          <w:lang w:eastAsia="es-CO"/>
        </w:rPr>
        <w:t>contr</w:t>
      </w:r>
      <w:r w:rsidR="00121B87" w:rsidRPr="001D4A80">
        <w:rPr>
          <w:rFonts w:ascii="Times New Roman" w:eastAsia="Times New Roman" w:hAnsi="Times New Roman" w:cs="Times New Roman"/>
          <w:b/>
          <w:bCs/>
          <w:color w:val="333333"/>
          <w:sz w:val="24"/>
          <w:szCs w:val="24"/>
          <w:lang w:eastAsia="es-CO"/>
        </w:rPr>
        <w:t>a las Torres Gemelas</w:t>
      </w:r>
      <w:r w:rsidR="00121B87" w:rsidRPr="002F23E0">
        <w:rPr>
          <w:rFonts w:ascii="Times New Roman" w:eastAsia="Times New Roman" w:hAnsi="Times New Roman" w:cs="Times New Roman"/>
          <w:bCs/>
          <w:color w:val="333333"/>
          <w:sz w:val="24"/>
          <w:szCs w:val="24"/>
          <w:lang w:eastAsia="es-CO"/>
        </w:rPr>
        <w:t xml:space="preserve"> en septiembre de 2001. </w:t>
      </w:r>
    </w:p>
    <w:p w14:paraId="674B82E6" w14:textId="4D90BC1D" w:rsidR="00121B87" w:rsidRPr="001D4A80"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Un mes</w:t>
      </w:r>
      <w:r w:rsidR="001D4A80">
        <w:rPr>
          <w:rFonts w:ascii="Times New Roman" w:eastAsia="Times New Roman" w:hAnsi="Times New Roman" w:cs="Times New Roman"/>
          <w:bCs/>
          <w:color w:val="333333"/>
          <w:sz w:val="24"/>
          <w:szCs w:val="24"/>
          <w:lang w:eastAsia="es-CO"/>
        </w:rPr>
        <w:t xml:space="preserve"> después, tropas de la </w:t>
      </w:r>
      <w:r w:rsidR="000A0B1B" w:rsidRPr="000A0B1B">
        <w:rPr>
          <w:rFonts w:ascii="Times New Roman" w:eastAsia="Times New Roman" w:hAnsi="Times New Roman" w:cs="Times New Roman"/>
          <w:bCs/>
          <w:smallCaps/>
          <w:color w:val="333333"/>
          <w:sz w:val="24"/>
          <w:szCs w:val="24"/>
          <w:lang w:eastAsia="es-CO"/>
          <w:rPrChange w:id="1959" w:author="Lilia Carvajal" w:date="2016-05-19T19:32:00Z">
            <w:rPr>
              <w:rFonts w:ascii="Times New Roman" w:eastAsia="Times New Roman" w:hAnsi="Times New Roman" w:cs="Times New Roman"/>
              <w:bCs/>
              <w:color w:val="333333"/>
              <w:sz w:val="24"/>
              <w:szCs w:val="24"/>
              <w:lang w:eastAsia="es-CO"/>
            </w:rPr>
          </w:rPrChange>
        </w:rPr>
        <w:t>otan</w:t>
      </w:r>
      <w:r w:rsidR="000A0B1B">
        <w:rPr>
          <w:rFonts w:ascii="Times New Roman" w:eastAsia="Times New Roman" w:hAnsi="Times New Roman" w:cs="Times New Roman"/>
          <w:bCs/>
          <w:color w:val="333333"/>
          <w:sz w:val="24"/>
          <w:szCs w:val="24"/>
          <w:lang w:eastAsia="es-CO"/>
        </w:rPr>
        <w:t xml:space="preserve"> </w:t>
      </w:r>
      <w:r w:rsidR="001D4A80">
        <w:rPr>
          <w:rFonts w:ascii="Times New Roman" w:eastAsia="Times New Roman" w:hAnsi="Times New Roman" w:cs="Times New Roman"/>
          <w:bCs/>
          <w:color w:val="333333"/>
          <w:sz w:val="24"/>
          <w:szCs w:val="24"/>
          <w:lang w:eastAsia="es-CO"/>
        </w:rPr>
        <w:t>invadieron</w:t>
      </w:r>
      <w:r w:rsidRPr="002F23E0">
        <w:rPr>
          <w:rFonts w:ascii="Times New Roman" w:eastAsia="Times New Roman" w:hAnsi="Times New Roman" w:cs="Times New Roman"/>
          <w:bCs/>
          <w:color w:val="333333"/>
          <w:sz w:val="24"/>
          <w:szCs w:val="24"/>
          <w:lang w:eastAsia="es-CO"/>
        </w:rPr>
        <w:t xml:space="preserve"> Afganistán en busca de </w:t>
      </w:r>
      <w:r w:rsidRPr="001C3E80">
        <w:rPr>
          <w:rFonts w:ascii="Times New Roman" w:eastAsia="Times New Roman" w:hAnsi="Times New Roman" w:cs="Times New Roman"/>
          <w:b/>
          <w:bCs/>
          <w:color w:val="333333"/>
          <w:sz w:val="24"/>
          <w:szCs w:val="24"/>
          <w:lang w:eastAsia="es-CO"/>
        </w:rPr>
        <w:t>Osama Bin Laden,</w:t>
      </w:r>
      <w:r w:rsidRPr="002F23E0">
        <w:rPr>
          <w:rFonts w:ascii="Times New Roman" w:eastAsia="Times New Roman" w:hAnsi="Times New Roman" w:cs="Times New Roman"/>
          <w:bCs/>
          <w:color w:val="333333"/>
          <w:sz w:val="24"/>
          <w:szCs w:val="24"/>
          <w:lang w:eastAsia="es-CO"/>
        </w:rPr>
        <w:t xml:space="preserve"> líder </w:t>
      </w:r>
      <w:r w:rsidR="00BC5EF1" w:rsidRPr="002F23E0">
        <w:rPr>
          <w:rFonts w:ascii="Times New Roman" w:eastAsia="Times New Roman" w:hAnsi="Times New Roman" w:cs="Times New Roman"/>
          <w:bCs/>
          <w:color w:val="333333"/>
          <w:sz w:val="24"/>
          <w:szCs w:val="24"/>
          <w:lang w:eastAsia="es-CO"/>
        </w:rPr>
        <w:t>de Al</w:t>
      </w:r>
      <w:r w:rsidRPr="002F23E0">
        <w:rPr>
          <w:rFonts w:ascii="Times New Roman" w:eastAsia="Times New Roman" w:hAnsi="Times New Roman" w:cs="Times New Roman"/>
          <w:bCs/>
          <w:color w:val="333333"/>
          <w:sz w:val="24"/>
          <w:szCs w:val="24"/>
          <w:lang w:eastAsia="es-CO"/>
        </w:rPr>
        <w:t xml:space="preserve"> Qa</w:t>
      </w:r>
      <w:r w:rsidR="00F16F5A">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da, grupo extremista musulmán responsable del </w:t>
      </w:r>
      <w:del w:id="1960" w:author="Lilia Carvajal" w:date="2016-05-19T18:58:00Z">
        <w:r w:rsidR="001D4A80" w:rsidDel="00B448D9">
          <w:rPr>
            <w:rFonts w:ascii="Times New Roman" w:eastAsia="Times New Roman" w:hAnsi="Times New Roman" w:cs="Times New Roman"/>
            <w:b/>
            <w:bCs/>
            <w:color w:val="333333"/>
            <w:sz w:val="24"/>
            <w:szCs w:val="24"/>
            <w:lang w:eastAsia="es-CO"/>
          </w:rPr>
          <w:delText>atentado</w:delText>
        </w:r>
      </w:del>
      <w:ins w:id="1961" w:author="Lilia Carvajal" w:date="2016-05-19T18:58:00Z">
        <w:r w:rsidR="00B448D9">
          <w:rPr>
            <w:rFonts w:ascii="Times New Roman" w:eastAsia="Times New Roman" w:hAnsi="Times New Roman" w:cs="Times New Roman"/>
            <w:b/>
            <w:bCs/>
            <w:color w:val="333333"/>
            <w:sz w:val="24"/>
            <w:szCs w:val="24"/>
            <w:lang w:eastAsia="es-CO"/>
          </w:rPr>
          <w:t>ataque</w:t>
        </w:r>
      </w:ins>
      <w:del w:id="1962" w:author="Lilia Carvajal" w:date="2016-05-19T18:57:00Z">
        <w:r w:rsidR="001D4A80" w:rsidDel="00B448D9">
          <w:rPr>
            <w:rFonts w:ascii="Times New Roman" w:eastAsia="Times New Roman" w:hAnsi="Times New Roman" w:cs="Times New Roman"/>
            <w:b/>
            <w:bCs/>
            <w:color w:val="333333"/>
            <w:sz w:val="24"/>
            <w:szCs w:val="24"/>
            <w:lang w:eastAsia="es-CO"/>
          </w:rPr>
          <w:delText xml:space="preserve"> a las Torres Gemelas</w:delText>
        </w:r>
      </w:del>
      <w:r w:rsidR="001D4A80">
        <w:rPr>
          <w:rFonts w:ascii="Times New Roman" w:eastAsia="Times New Roman" w:hAnsi="Times New Roman" w:cs="Times New Roman"/>
          <w:b/>
          <w:bCs/>
          <w:color w:val="333333"/>
          <w:sz w:val="24"/>
          <w:szCs w:val="24"/>
          <w:lang w:eastAsia="es-CO"/>
        </w:rPr>
        <w:t>,</w:t>
      </w:r>
      <w:r w:rsidR="001D4A80">
        <w:rPr>
          <w:rFonts w:ascii="Times New Roman" w:eastAsia="Times New Roman" w:hAnsi="Times New Roman" w:cs="Times New Roman"/>
          <w:bCs/>
          <w:color w:val="333333"/>
          <w:sz w:val="24"/>
          <w:szCs w:val="24"/>
          <w:lang w:eastAsia="es-CO"/>
        </w:rPr>
        <w:t xml:space="preserve"> y quien se refugiaba en ese país.</w:t>
      </w:r>
    </w:p>
    <w:p w14:paraId="56E9991B" w14:textId="07AEEDE6" w:rsidR="00F16F5A" w:rsidRDefault="001D4A80"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invasión tuvo</w:t>
      </w:r>
      <w:r w:rsidR="00BC5EF1" w:rsidRPr="002F23E0">
        <w:rPr>
          <w:rFonts w:ascii="Times New Roman" w:eastAsia="Times New Roman" w:hAnsi="Times New Roman" w:cs="Times New Roman"/>
          <w:bCs/>
          <w:color w:val="333333"/>
          <w:sz w:val="24"/>
          <w:szCs w:val="24"/>
          <w:lang w:eastAsia="es-CO"/>
        </w:rPr>
        <w:t xml:space="preserve"> como consecuencia inicial </w:t>
      </w:r>
      <w:r>
        <w:rPr>
          <w:rFonts w:ascii="Times New Roman" w:eastAsia="Times New Roman" w:hAnsi="Times New Roman" w:cs="Times New Roman"/>
          <w:bCs/>
          <w:color w:val="333333"/>
          <w:sz w:val="24"/>
          <w:szCs w:val="24"/>
          <w:lang w:eastAsia="es-CO"/>
        </w:rPr>
        <w:t xml:space="preserve">el </w:t>
      </w:r>
      <w:r w:rsidR="00BC5EF1" w:rsidRPr="002F23E0">
        <w:rPr>
          <w:rFonts w:ascii="Times New Roman" w:eastAsia="Times New Roman" w:hAnsi="Times New Roman" w:cs="Times New Roman"/>
          <w:bCs/>
          <w:color w:val="333333"/>
          <w:sz w:val="24"/>
          <w:szCs w:val="24"/>
          <w:lang w:eastAsia="es-CO"/>
        </w:rPr>
        <w:t>d</w:t>
      </w:r>
      <w:r>
        <w:rPr>
          <w:rFonts w:ascii="Times New Roman" w:eastAsia="Times New Roman" w:hAnsi="Times New Roman" w:cs="Times New Roman"/>
          <w:bCs/>
          <w:color w:val="333333"/>
          <w:sz w:val="24"/>
          <w:szCs w:val="24"/>
          <w:lang w:eastAsia="es-CO"/>
        </w:rPr>
        <w:t xml:space="preserve">errocamiento del </w:t>
      </w:r>
      <w:ins w:id="1963" w:author="Lilia Carvajal" w:date="2016-05-19T15:53:00Z">
        <w:r w:rsidR="0024148F">
          <w:rPr>
            <w:rFonts w:ascii="Times New Roman" w:eastAsia="Times New Roman" w:hAnsi="Times New Roman" w:cs="Times New Roman"/>
            <w:bCs/>
            <w:color w:val="333333"/>
            <w:sz w:val="24"/>
            <w:szCs w:val="24"/>
            <w:lang w:eastAsia="es-CO"/>
          </w:rPr>
          <w:t>G</w:t>
        </w:r>
      </w:ins>
      <w:del w:id="1964" w:author="Lilia Carvajal" w:date="2016-05-19T15:53:00Z">
        <w:r w:rsidDel="0024148F">
          <w:rPr>
            <w:rFonts w:ascii="Times New Roman" w:eastAsia="Times New Roman" w:hAnsi="Times New Roman" w:cs="Times New Roman"/>
            <w:bCs/>
            <w:color w:val="333333"/>
            <w:sz w:val="24"/>
            <w:szCs w:val="24"/>
            <w:lang w:eastAsia="es-CO"/>
          </w:rPr>
          <w:delText>g</w:delText>
        </w:r>
      </w:del>
      <w:r>
        <w:rPr>
          <w:rFonts w:ascii="Times New Roman" w:eastAsia="Times New Roman" w:hAnsi="Times New Roman" w:cs="Times New Roman"/>
          <w:bCs/>
          <w:color w:val="333333"/>
          <w:sz w:val="24"/>
          <w:szCs w:val="24"/>
          <w:lang w:eastAsia="es-CO"/>
        </w:rPr>
        <w:t>obierno encabezado por la milicia islámica</w:t>
      </w:r>
      <w:r w:rsidR="00EE08BC" w:rsidRPr="001C3E80">
        <w:rPr>
          <w:rFonts w:ascii="Times New Roman" w:eastAsia="Times New Roman" w:hAnsi="Times New Roman" w:cs="Times New Roman"/>
          <w:b/>
          <w:bCs/>
          <w:color w:val="333333"/>
          <w:sz w:val="24"/>
          <w:szCs w:val="24"/>
          <w:lang w:eastAsia="es-CO"/>
        </w:rPr>
        <w:t xml:space="preserve"> </w:t>
      </w:r>
      <w:ins w:id="1965" w:author="Lilia Carvajal" w:date="2016-05-19T15:53:00Z">
        <w:r w:rsidR="0024148F">
          <w:rPr>
            <w:rFonts w:ascii="Times New Roman" w:eastAsia="Times New Roman" w:hAnsi="Times New Roman" w:cs="Times New Roman"/>
            <w:b/>
            <w:bCs/>
            <w:color w:val="333333"/>
            <w:sz w:val="24"/>
            <w:szCs w:val="24"/>
            <w:lang w:eastAsia="es-CO"/>
          </w:rPr>
          <w:t>t</w:t>
        </w:r>
      </w:ins>
      <w:del w:id="1966" w:author="Lilia Carvajal" w:date="2016-05-19T15:53:00Z">
        <w:r w:rsidR="00EE08BC" w:rsidRPr="001C3E80" w:rsidDel="0024148F">
          <w:rPr>
            <w:rFonts w:ascii="Times New Roman" w:eastAsia="Times New Roman" w:hAnsi="Times New Roman" w:cs="Times New Roman"/>
            <w:b/>
            <w:bCs/>
            <w:color w:val="333333"/>
            <w:sz w:val="24"/>
            <w:szCs w:val="24"/>
            <w:lang w:eastAsia="es-CO"/>
          </w:rPr>
          <w:delText>T</w:delText>
        </w:r>
      </w:del>
      <w:r w:rsidR="00EE08BC" w:rsidRPr="001C3E80">
        <w:rPr>
          <w:rFonts w:ascii="Times New Roman" w:eastAsia="Times New Roman" w:hAnsi="Times New Roman" w:cs="Times New Roman"/>
          <w:b/>
          <w:bCs/>
          <w:color w:val="333333"/>
          <w:sz w:val="24"/>
          <w:szCs w:val="24"/>
          <w:lang w:eastAsia="es-CO"/>
        </w:rPr>
        <w:t xml:space="preserve">alibán. </w:t>
      </w:r>
      <w:r w:rsidR="00EE08BC">
        <w:rPr>
          <w:rFonts w:ascii="Times New Roman" w:eastAsia="Times New Roman" w:hAnsi="Times New Roman" w:cs="Times New Roman"/>
          <w:bCs/>
          <w:color w:val="333333"/>
          <w:sz w:val="24"/>
          <w:szCs w:val="24"/>
          <w:lang w:eastAsia="es-CO"/>
        </w:rPr>
        <w:t xml:space="preserve">El </w:t>
      </w:r>
      <w:del w:id="1967" w:author="Lilia Carvajal" w:date="2016-05-19T19:01:00Z">
        <w:r w:rsidR="00EE08BC" w:rsidDel="003B578E">
          <w:rPr>
            <w:rFonts w:ascii="Times New Roman" w:eastAsia="Times New Roman" w:hAnsi="Times New Roman" w:cs="Times New Roman"/>
            <w:bCs/>
            <w:color w:val="333333"/>
            <w:sz w:val="24"/>
            <w:szCs w:val="24"/>
            <w:lang w:eastAsia="es-CO"/>
          </w:rPr>
          <w:delText>G</w:delText>
        </w:r>
        <w:r w:rsidR="00BC5EF1" w:rsidRPr="002F23E0" w:rsidDel="003B578E">
          <w:rPr>
            <w:rFonts w:ascii="Times New Roman" w:eastAsia="Times New Roman" w:hAnsi="Times New Roman" w:cs="Times New Roman"/>
            <w:bCs/>
            <w:color w:val="333333"/>
            <w:sz w:val="24"/>
            <w:szCs w:val="24"/>
            <w:lang w:eastAsia="es-CO"/>
          </w:rPr>
          <w:delText>obier</w:delText>
        </w:r>
        <w:r w:rsidR="00EE08BC" w:rsidDel="003B578E">
          <w:rPr>
            <w:rFonts w:ascii="Times New Roman" w:eastAsia="Times New Roman" w:hAnsi="Times New Roman" w:cs="Times New Roman"/>
            <w:bCs/>
            <w:color w:val="333333"/>
            <w:sz w:val="24"/>
            <w:szCs w:val="24"/>
            <w:lang w:eastAsia="es-CO"/>
          </w:rPr>
          <w:delText xml:space="preserve">no del </w:delText>
        </w:r>
      </w:del>
      <w:r w:rsidR="00EE08BC">
        <w:rPr>
          <w:rFonts w:ascii="Times New Roman" w:eastAsia="Times New Roman" w:hAnsi="Times New Roman" w:cs="Times New Roman"/>
          <w:bCs/>
          <w:color w:val="333333"/>
          <w:sz w:val="24"/>
          <w:szCs w:val="24"/>
          <w:lang w:eastAsia="es-CO"/>
        </w:rPr>
        <w:t>país qued</w:t>
      </w:r>
      <w:ins w:id="1968" w:author="Lilia Carvajal" w:date="2016-05-19T16:01:00Z">
        <w:r w:rsidR="006B1B78">
          <w:rPr>
            <w:rFonts w:ascii="Times New Roman" w:eastAsia="Times New Roman" w:hAnsi="Times New Roman" w:cs="Times New Roman"/>
            <w:bCs/>
            <w:color w:val="333333"/>
            <w:sz w:val="24"/>
            <w:szCs w:val="24"/>
            <w:lang w:eastAsia="es-CO"/>
          </w:rPr>
          <w:t>ó</w:t>
        </w:r>
      </w:ins>
      <w:del w:id="1969" w:author="Lilia Carvajal" w:date="2016-05-19T16:01:00Z">
        <w:r w:rsidR="00EE08BC" w:rsidDel="006B1B78">
          <w:rPr>
            <w:rFonts w:ascii="Times New Roman" w:eastAsia="Times New Roman" w:hAnsi="Times New Roman" w:cs="Times New Roman"/>
            <w:bCs/>
            <w:color w:val="333333"/>
            <w:sz w:val="24"/>
            <w:szCs w:val="24"/>
            <w:lang w:eastAsia="es-CO"/>
          </w:rPr>
          <w:delText>a</w:delText>
        </w:r>
      </w:del>
      <w:r w:rsidR="00EE08BC">
        <w:rPr>
          <w:rFonts w:ascii="Times New Roman" w:eastAsia="Times New Roman" w:hAnsi="Times New Roman" w:cs="Times New Roman"/>
          <w:bCs/>
          <w:color w:val="333333"/>
          <w:sz w:val="24"/>
          <w:szCs w:val="24"/>
          <w:lang w:eastAsia="es-CO"/>
        </w:rPr>
        <w:t xml:space="preserve"> en manos del E</w:t>
      </w:r>
      <w:r w:rsidR="00BC5EF1" w:rsidRPr="002F23E0">
        <w:rPr>
          <w:rFonts w:ascii="Times New Roman" w:eastAsia="Times New Roman" w:hAnsi="Times New Roman" w:cs="Times New Roman"/>
          <w:bCs/>
          <w:color w:val="333333"/>
          <w:sz w:val="24"/>
          <w:szCs w:val="24"/>
          <w:lang w:eastAsia="es-CO"/>
        </w:rPr>
        <w:t>jército de los Estados Unidos hasta el año 2003</w:t>
      </w:r>
      <w:r w:rsidR="00EE08BC">
        <w:rPr>
          <w:rFonts w:ascii="Times New Roman" w:eastAsia="Times New Roman" w:hAnsi="Times New Roman" w:cs="Times New Roman"/>
          <w:bCs/>
          <w:color w:val="333333"/>
          <w:sz w:val="24"/>
          <w:szCs w:val="24"/>
          <w:lang w:eastAsia="es-CO"/>
        </w:rPr>
        <w:t>,</w:t>
      </w:r>
      <w:r w:rsidR="00BC5EF1" w:rsidRPr="002F23E0">
        <w:rPr>
          <w:rFonts w:ascii="Times New Roman" w:eastAsia="Times New Roman" w:hAnsi="Times New Roman" w:cs="Times New Roman"/>
          <w:bCs/>
          <w:color w:val="333333"/>
          <w:sz w:val="24"/>
          <w:szCs w:val="24"/>
          <w:lang w:eastAsia="es-CO"/>
        </w:rPr>
        <w:t xml:space="preserve"> cuando se inici</w:t>
      </w:r>
      <w:ins w:id="1970" w:author="Lilia Carvajal" w:date="2016-05-19T16:02:00Z">
        <w:r w:rsidR="006B1B78">
          <w:rPr>
            <w:rFonts w:ascii="Times New Roman" w:eastAsia="Times New Roman" w:hAnsi="Times New Roman" w:cs="Times New Roman"/>
            <w:bCs/>
            <w:color w:val="333333"/>
            <w:sz w:val="24"/>
            <w:szCs w:val="24"/>
            <w:lang w:eastAsia="es-CO"/>
          </w:rPr>
          <w:t>ó</w:t>
        </w:r>
      </w:ins>
      <w:del w:id="1971" w:author="Lilia Carvajal" w:date="2016-05-19T16:01:00Z">
        <w:r w:rsidR="00BC5EF1" w:rsidRPr="002F23E0" w:rsidDel="006B1B78">
          <w:rPr>
            <w:rFonts w:ascii="Times New Roman" w:eastAsia="Times New Roman" w:hAnsi="Times New Roman" w:cs="Times New Roman"/>
            <w:bCs/>
            <w:color w:val="333333"/>
            <w:sz w:val="24"/>
            <w:szCs w:val="24"/>
            <w:lang w:eastAsia="es-CO"/>
          </w:rPr>
          <w:delText>a</w:delText>
        </w:r>
      </w:del>
      <w:r w:rsidR="00BC5EF1" w:rsidRPr="002F23E0">
        <w:rPr>
          <w:rFonts w:ascii="Times New Roman" w:eastAsia="Times New Roman" w:hAnsi="Times New Roman" w:cs="Times New Roman"/>
          <w:bCs/>
          <w:color w:val="333333"/>
          <w:sz w:val="24"/>
          <w:szCs w:val="24"/>
          <w:lang w:eastAsia="es-CO"/>
        </w:rPr>
        <w:t xml:space="preserve"> un proceso de transición </w:t>
      </w:r>
      <w:r w:rsidR="00EE08BC">
        <w:rPr>
          <w:rFonts w:ascii="Times New Roman" w:eastAsia="Times New Roman" w:hAnsi="Times New Roman" w:cs="Times New Roman"/>
          <w:bCs/>
          <w:color w:val="333333"/>
          <w:sz w:val="24"/>
          <w:szCs w:val="24"/>
          <w:lang w:eastAsia="es-CO"/>
        </w:rPr>
        <w:t xml:space="preserve">que </w:t>
      </w:r>
      <w:del w:id="1972" w:author="Lilia Carvajal" w:date="2016-05-19T16:02:00Z">
        <w:r w:rsidR="00EE08BC" w:rsidDel="006B1B78">
          <w:rPr>
            <w:rFonts w:ascii="Times New Roman" w:eastAsia="Times New Roman" w:hAnsi="Times New Roman" w:cs="Times New Roman"/>
            <w:bCs/>
            <w:color w:val="333333"/>
            <w:sz w:val="24"/>
            <w:szCs w:val="24"/>
            <w:lang w:eastAsia="es-CO"/>
          </w:rPr>
          <w:delText xml:space="preserve">incluye </w:delText>
        </w:r>
      </w:del>
      <w:ins w:id="1973" w:author="Lilia Carvajal" w:date="2016-05-19T16:02:00Z">
        <w:r w:rsidR="006B1B78">
          <w:rPr>
            <w:rFonts w:ascii="Times New Roman" w:eastAsia="Times New Roman" w:hAnsi="Times New Roman" w:cs="Times New Roman"/>
            <w:bCs/>
            <w:color w:val="333333"/>
            <w:sz w:val="24"/>
            <w:szCs w:val="24"/>
            <w:lang w:eastAsia="es-CO"/>
          </w:rPr>
          <w:t xml:space="preserve">incluía </w:t>
        </w:r>
      </w:ins>
      <w:r w:rsidR="00EE08BC">
        <w:rPr>
          <w:rFonts w:ascii="Times New Roman" w:eastAsia="Times New Roman" w:hAnsi="Times New Roman" w:cs="Times New Roman"/>
          <w:bCs/>
          <w:color w:val="333333"/>
          <w:sz w:val="24"/>
          <w:szCs w:val="24"/>
          <w:lang w:eastAsia="es-CO"/>
        </w:rPr>
        <w:t>redactar una nueva C</w:t>
      </w:r>
      <w:r w:rsidR="00BC5EF1" w:rsidRPr="002F23E0">
        <w:rPr>
          <w:rFonts w:ascii="Times New Roman" w:eastAsia="Times New Roman" w:hAnsi="Times New Roman" w:cs="Times New Roman"/>
          <w:bCs/>
          <w:color w:val="333333"/>
          <w:sz w:val="24"/>
          <w:szCs w:val="24"/>
          <w:lang w:eastAsia="es-CO"/>
        </w:rPr>
        <w:t xml:space="preserve">onstitución y llamar a elecciones. </w:t>
      </w:r>
    </w:p>
    <w:p w14:paraId="5AA37BB2" w14:textId="7B3D2B41" w:rsidR="00EB1EEC" w:rsidRPr="001D4A80" w:rsidRDefault="00EB1EEC" w:rsidP="00EB1EEC">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En </w:t>
      </w:r>
      <w:r w:rsidRPr="002F23E0">
        <w:rPr>
          <w:rFonts w:ascii="Times New Roman" w:eastAsia="Times New Roman" w:hAnsi="Times New Roman" w:cs="Times New Roman"/>
          <w:bCs/>
          <w:color w:val="333333"/>
          <w:sz w:val="24"/>
          <w:szCs w:val="24"/>
          <w:lang w:eastAsia="es-CO"/>
        </w:rPr>
        <w:t>2013</w:t>
      </w:r>
      <w:r w:rsidR="001D4A8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 xml:space="preserve">la </w:t>
      </w:r>
      <w:r w:rsidRPr="00A33392">
        <w:rPr>
          <w:rFonts w:ascii="Times New Roman" w:eastAsia="Times New Roman" w:hAnsi="Times New Roman" w:cs="Times New Roman"/>
          <w:b/>
          <w:bCs/>
          <w:smallCaps/>
          <w:color w:val="333333"/>
          <w:sz w:val="24"/>
          <w:szCs w:val="24"/>
          <w:lang w:eastAsia="es-CO"/>
          <w:rPrChange w:id="1974" w:author="Lilia Carvajal" w:date="2016-05-19T19:02:00Z">
            <w:rPr>
              <w:rFonts w:ascii="Times New Roman" w:eastAsia="Times New Roman" w:hAnsi="Times New Roman" w:cs="Times New Roman"/>
              <w:bCs/>
              <w:smallCaps/>
              <w:color w:val="333333"/>
              <w:sz w:val="24"/>
              <w:szCs w:val="24"/>
              <w:lang w:eastAsia="es-CO"/>
            </w:rPr>
          </w:rPrChange>
        </w:rPr>
        <w:t>otan</w:t>
      </w:r>
      <w:r w:rsidRPr="002F23E0">
        <w:rPr>
          <w:rFonts w:ascii="Times New Roman" w:eastAsia="Times New Roman" w:hAnsi="Times New Roman" w:cs="Times New Roman"/>
          <w:bCs/>
          <w:color w:val="333333"/>
          <w:sz w:val="24"/>
          <w:szCs w:val="24"/>
          <w:lang w:eastAsia="es-CO"/>
        </w:rPr>
        <w:t xml:space="preserve"> </w:t>
      </w:r>
      <w:r w:rsidR="001D4A80">
        <w:rPr>
          <w:rFonts w:ascii="Times New Roman" w:eastAsia="Times New Roman" w:hAnsi="Times New Roman" w:cs="Times New Roman"/>
          <w:bCs/>
          <w:color w:val="333333"/>
          <w:sz w:val="24"/>
          <w:szCs w:val="24"/>
          <w:lang w:eastAsia="es-CO"/>
        </w:rPr>
        <w:t>le regresó</w:t>
      </w:r>
      <w:r w:rsidRPr="002F23E0">
        <w:rPr>
          <w:rFonts w:ascii="Times New Roman" w:eastAsia="Times New Roman" w:hAnsi="Times New Roman" w:cs="Times New Roman"/>
          <w:bCs/>
          <w:color w:val="333333"/>
          <w:sz w:val="24"/>
          <w:szCs w:val="24"/>
          <w:lang w:eastAsia="es-CO"/>
        </w:rPr>
        <w:t xml:space="preserve"> la administrac</w:t>
      </w:r>
      <w:r w:rsidR="001D4A80">
        <w:rPr>
          <w:rFonts w:ascii="Times New Roman" w:eastAsia="Times New Roman" w:hAnsi="Times New Roman" w:cs="Times New Roman"/>
          <w:bCs/>
          <w:color w:val="333333"/>
          <w:sz w:val="24"/>
          <w:szCs w:val="24"/>
          <w:lang w:eastAsia="es-CO"/>
        </w:rPr>
        <w:t>ión de</w:t>
      </w:r>
      <w:r>
        <w:rPr>
          <w:rFonts w:ascii="Times New Roman" w:eastAsia="Times New Roman" w:hAnsi="Times New Roman" w:cs="Times New Roman"/>
          <w:bCs/>
          <w:color w:val="333333"/>
          <w:sz w:val="24"/>
          <w:szCs w:val="24"/>
          <w:lang w:eastAsia="es-CO"/>
        </w:rPr>
        <w:t xml:space="preserve"> la seguridad </w:t>
      </w:r>
      <w:r w:rsidR="001D4A80">
        <w:rPr>
          <w:rFonts w:ascii="Times New Roman" w:eastAsia="Times New Roman" w:hAnsi="Times New Roman" w:cs="Times New Roman"/>
          <w:bCs/>
          <w:color w:val="333333"/>
          <w:sz w:val="24"/>
          <w:szCs w:val="24"/>
          <w:lang w:eastAsia="es-CO"/>
        </w:rPr>
        <w:t xml:space="preserve">del país </w:t>
      </w:r>
      <w:r>
        <w:rPr>
          <w:rFonts w:ascii="Times New Roman" w:eastAsia="Times New Roman" w:hAnsi="Times New Roman" w:cs="Times New Roman"/>
          <w:bCs/>
          <w:color w:val="333333"/>
          <w:sz w:val="24"/>
          <w:szCs w:val="24"/>
          <w:lang w:eastAsia="es-CO"/>
        </w:rPr>
        <w:t>al G</w:t>
      </w:r>
      <w:r w:rsidR="001D4A80">
        <w:rPr>
          <w:rFonts w:ascii="Times New Roman" w:eastAsia="Times New Roman" w:hAnsi="Times New Roman" w:cs="Times New Roman"/>
          <w:bCs/>
          <w:color w:val="333333"/>
          <w:sz w:val="24"/>
          <w:szCs w:val="24"/>
          <w:lang w:eastAsia="es-CO"/>
        </w:rPr>
        <w:t>obierno afgano y en</w:t>
      </w:r>
      <w:r>
        <w:rPr>
          <w:rFonts w:ascii="Times New Roman" w:eastAsia="Times New Roman" w:hAnsi="Times New Roman" w:cs="Times New Roman"/>
          <w:bCs/>
          <w:color w:val="333333"/>
          <w:sz w:val="24"/>
          <w:szCs w:val="24"/>
          <w:lang w:eastAsia="es-CO"/>
        </w:rPr>
        <w:t xml:space="preserve"> 2014 retir</w:t>
      </w:r>
      <w:ins w:id="1975" w:author="Lilia Carvajal" w:date="2016-05-19T16:02:00Z">
        <w:r w:rsidR="006B1B78">
          <w:rPr>
            <w:rFonts w:ascii="Times New Roman" w:eastAsia="Times New Roman" w:hAnsi="Times New Roman" w:cs="Times New Roman"/>
            <w:bCs/>
            <w:color w:val="333333"/>
            <w:sz w:val="24"/>
            <w:szCs w:val="24"/>
            <w:lang w:eastAsia="es-CO"/>
          </w:rPr>
          <w:t>ó</w:t>
        </w:r>
      </w:ins>
      <w:del w:id="1976" w:author="Lilia Carvajal" w:date="2016-05-19T16:02:00Z">
        <w:r w:rsidDel="006B1B78">
          <w:rPr>
            <w:rFonts w:ascii="Times New Roman" w:eastAsia="Times New Roman" w:hAnsi="Times New Roman" w:cs="Times New Roman"/>
            <w:bCs/>
            <w:color w:val="333333"/>
            <w:sz w:val="24"/>
            <w:szCs w:val="24"/>
            <w:lang w:eastAsia="es-CO"/>
          </w:rPr>
          <w:delText>aron</w:delText>
        </w:r>
      </w:del>
      <w:r>
        <w:rPr>
          <w:rFonts w:ascii="Times New Roman" w:eastAsia="Times New Roman" w:hAnsi="Times New Roman" w:cs="Times New Roman"/>
          <w:bCs/>
          <w:color w:val="333333"/>
          <w:sz w:val="24"/>
          <w:szCs w:val="24"/>
          <w:lang w:eastAsia="es-CO"/>
        </w:rPr>
        <w:t xml:space="preserve"> sus</w:t>
      </w:r>
      <w:r w:rsidRPr="002F23E0">
        <w:rPr>
          <w:rFonts w:ascii="Times New Roman" w:eastAsia="Times New Roman" w:hAnsi="Times New Roman" w:cs="Times New Roman"/>
          <w:bCs/>
          <w:color w:val="333333"/>
          <w:sz w:val="24"/>
          <w:szCs w:val="24"/>
          <w:lang w:eastAsia="es-CO"/>
        </w:rPr>
        <w:t xml:space="preserve"> tropas</w:t>
      </w:r>
      <w:del w:id="1977" w:author="Lilia Carvajal" w:date="2016-05-19T19:00:00Z">
        <w:r w:rsidRPr="002F23E0" w:rsidDel="003B578E">
          <w:rPr>
            <w:rFonts w:ascii="Times New Roman" w:eastAsia="Times New Roman" w:hAnsi="Times New Roman" w:cs="Times New Roman"/>
            <w:bCs/>
            <w:color w:val="333333"/>
            <w:sz w:val="24"/>
            <w:szCs w:val="24"/>
            <w:lang w:eastAsia="es-CO"/>
          </w:rPr>
          <w:delText xml:space="preserve"> de </w:delText>
        </w:r>
        <w:r w:rsidRPr="001C3E80" w:rsidDel="003B578E">
          <w:rPr>
            <w:rFonts w:ascii="Times New Roman" w:eastAsia="Times New Roman" w:hAnsi="Times New Roman" w:cs="Times New Roman"/>
            <w:b/>
            <w:bCs/>
            <w:color w:val="333333"/>
            <w:sz w:val="24"/>
            <w:szCs w:val="24"/>
            <w:lang w:eastAsia="es-CO"/>
          </w:rPr>
          <w:delText>Afganistán</w:delText>
        </w:r>
      </w:del>
      <w:r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1D4A80">
        <w:rPr>
          <w:rFonts w:ascii="Times New Roman" w:eastAsia="Times New Roman" w:hAnsi="Times New Roman" w:cs="Times New Roman"/>
          <w:bCs/>
          <w:color w:val="333333"/>
          <w:sz w:val="24"/>
          <w:szCs w:val="24"/>
          <w:lang w:eastAsia="es-CO"/>
        </w:rPr>
        <w:t>Sin embargo</w:t>
      </w:r>
      <w:del w:id="1978" w:author="Lilia Carvajal" w:date="2016-05-19T16:02:00Z">
        <w:r w:rsidR="001D4A80" w:rsidDel="006B1B78">
          <w:rPr>
            <w:rFonts w:ascii="Times New Roman" w:eastAsia="Times New Roman" w:hAnsi="Times New Roman" w:cs="Times New Roman"/>
            <w:bCs/>
            <w:color w:val="333333"/>
            <w:sz w:val="24"/>
            <w:szCs w:val="24"/>
            <w:lang w:eastAsia="es-CO"/>
          </w:rPr>
          <w:delText>,</w:delText>
        </w:r>
      </w:del>
      <w:r w:rsidR="001D4A80">
        <w:rPr>
          <w:rFonts w:ascii="Times New Roman" w:eastAsia="Times New Roman" w:hAnsi="Times New Roman" w:cs="Times New Roman"/>
          <w:bCs/>
          <w:color w:val="333333"/>
          <w:sz w:val="24"/>
          <w:szCs w:val="24"/>
          <w:lang w:eastAsia="es-CO"/>
        </w:rPr>
        <w:t xml:space="preserve"> el conflicto </w:t>
      </w:r>
      <w:del w:id="1979" w:author="Lilia Carvajal" w:date="2016-05-19T16:02:00Z">
        <w:r w:rsidR="001D4A80" w:rsidDel="006B1B78">
          <w:rPr>
            <w:rFonts w:ascii="Times New Roman" w:eastAsia="Times New Roman" w:hAnsi="Times New Roman" w:cs="Times New Roman"/>
            <w:bCs/>
            <w:color w:val="333333"/>
            <w:sz w:val="24"/>
            <w:szCs w:val="24"/>
            <w:lang w:eastAsia="es-CO"/>
          </w:rPr>
          <w:delText>ha persistido,</w:delText>
        </w:r>
      </w:del>
      <w:ins w:id="1980" w:author="Lilia Carvajal" w:date="2016-05-19T16:02:00Z">
        <w:r w:rsidR="006B1B78">
          <w:rPr>
            <w:rFonts w:ascii="Times New Roman" w:eastAsia="Times New Roman" w:hAnsi="Times New Roman" w:cs="Times New Roman"/>
            <w:bCs/>
            <w:color w:val="333333"/>
            <w:sz w:val="24"/>
            <w:szCs w:val="24"/>
            <w:lang w:eastAsia="es-CO"/>
          </w:rPr>
          <w:t>persiste</w:t>
        </w:r>
      </w:ins>
      <w:r w:rsidR="001D4A80">
        <w:rPr>
          <w:rFonts w:ascii="Times New Roman" w:eastAsia="Times New Roman" w:hAnsi="Times New Roman" w:cs="Times New Roman"/>
          <w:bCs/>
          <w:color w:val="333333"/>
          <w:sz w:val="24"/>
          <w:szCs w:val="24"/>
          <w:lang w:eastAsia="es-CO"/>
        </w:rPr>
        <w:t xml:space="preserve"> debido a </w:t>
      </w:r>
      <w:ins w:id="1981" w:author="Lilia Carvajal" w:date="2016-05-19T16:04:00Z">
        <w:r w:rsidR="006B1B78">
          <w:rPr>
            <w:rFonts w:ascii="Times New Roman" w:eastAsia="Times New Roman" w:hAnsi="Times New Roman" w:cs="Times New Roman"/>
            <w:bCs/>
            <w:color w:val="333333"/>
            <w:sz w:val="24"/>
            <w:szCs w:val="24"/>
            <w:lang w:eastAsia="es-CO"/>
          </w:rPr>
          <w:t xml:space="preserve">que </w:t>
        </w:r>
      </w:ins>
      <w:ins w:id="1982" w:author="Lilia Carvajal" w:date="2016-05-19T16:05:00Z">
        <w:r w:rsidR="006B1B78">
          <w:rPr>
            <w:rFonts w:ascii="Times New Roman" w:eastAsia="Times New Roman" w:hAnsi="Times New Roman" w:cs="Times New Roman"/>
            <w:bCs/>
            <w:color w:val="333333"/>
            <w:sz w:val="24"/>
            <w:szCs w:val="24"/>
            <w:lang w:eastAsia="es-CO"/>
          </w:rPr>
          <w:t xml:space="preserve">el Gobierno no tiene el control de todo el país y hay varias zonas </w:t>
        </w:r>
      </w:ins>
      <w:del w:id="1983" w:author="Lilia Carvajal" w:date="2016-05-19T16:05:00Z">
        <w:r w:rsidR="001D4A80" w:rsidDel="006B1B78">
          <w:rPr>
            <w:rFonts w:ascii="Times New Roman" w:eastAsia="Times New Roman" w:hAnsi="Times New Roman" w:cs="Times New Roman"/>
            <w:bCs/>
            <w:color w:val="333333"/>
            <w:sz w:val="24"/>
            <w:szCs w:val="24"/>
            <w:lang w:eastAsia="es-CO"/>
          </w:rPr>
          <w:delText xml:space="preserve">la gran influencia que sigue teniendo la milicia </w:delText>
        </w:r>
      </w:del>
      <w:ins w:id="1984" w:author="Lilia Carvajal" w:date="2016-05-19T16:05:00Z">
        <w:r w:rsidR="006B1B78">
          <w:rPr>
            <w:rFonts w:ascii="Times New Roman" w:eastAsia="Times New Roman" w:hAnsi="Times New Roman" w:cs="Times New Roman"/>
            <w:bCs/>
            <w:color w:val="333333"/>
            <w:sz w:val="24"/>
            <w:szCs w:val="24"/>
            <w:lang w:eastAsia="es-CO"/>
          </w:rPr>
          <w:t xml:space="preserve">tomadas por los </w:t>
        </w:r>
        <w:r w:rsidR="006B1B78">
          <w:rPr>
            <w:rFonts w:ascii="Times New Roman" w:eastAsia="Times New Roman" w:hAnsi="Times New Roman" w:cs="Times New Roman"/>
            <w:b/>
            <w:bCs/>
            <w:color w:val="333333"/>
            <w:sz w:val="24"/>
            <w:szCs w:val="24"/>
            <w:lang w:eastAsia="es-CO"/>
          </w:rPr>
          <w:t>t</w:t>
        </w:r>
      </w:ins>
      <w:del w:id="1985" w:author="Lilia Carvajal" w:date="2016-05-19T16:05:00Z">
        <w:r w:rsidR="001D4A80" w:rsidDel="006B1B78">
          <w:rPr>
            <w:rFonts w:ascii="Times New Roman" w:eastAsia="Times New Roman" w:hAnsi="Times New Roman" w:cs="Times New Roman"/>
            <w:b/>
            <w:bCs/>
            <w:color w:val="333333"/>
            <w:sz w:val="24"/>
            <w:szCs w:val="24"/>
            <w:lang w:eastAsia="es-CO"/>
          </w:rPr>
          <w:delText>T</w:delText>
        </w:r>
      </w:del>
      <w:r w:rsidR="001D4A80">
        <w:rPr>
          <w:rFonts w:ascii="Times New Roman" w:eastAsia="Times New Roman" w:hAnsi="Times New Roman" w:cs="Times New Roman"/>
          <w:b/>
          <w:bCs/>
          <w:color w:val="333333"/>
          <w:sz w:val="24"/>
          <w:szCs w:val="24"/>
          <w:lang w:eastAsia="es-CO"/>
        </w:rPr>
        <w:t>alib</w:t>
      </w:r>
      <w:ins w:id="1986" w:author="Lilia Carvajal" w:date="2016-05-19T16:05:00Z">
        <w:r w:rsidR="006B1B78">
          <w:rPr>
            <w:rFonts w:ascii="Times New Roman" w:eastAsia="Times New Roman" w:hAnsi="Times New Roman" w:cs="Times New Roman"/>
            <w:b/>
            <w:bCs/>
            <w:color w:val="333333"/>
            <w:sz w:val="24"/>
            <w:szCs w:val="24"/>
            <w:lang w:eastAsia="es-CO"/>
          </w:rPr>
          <w:t>a</w:t>
        </w:r>
      </w:ins>
      <w:del w:id="1987" w:author="Lilia Carvajal" w:date="2016-05-19T16:05:00Z">
        <w:r w:rsidR="001D4A80" w:rsidDel="006B1B78">
          <w:rPr>
            <w:rFonts w:ascii="Times New Roman" w:eastAsia="Times New Roman" w:hAnsi="Times New Roman" w:cs="Times New Roman"/>
            <w:b/>
            <w:bCs/>
            <w:color w:val="333333"/>
            <w:sz w:val="24"/>
            <w:szCs w:val="24"/>
            <w:lang w:eastAsia="es-CO"/>
          </w:rPr>
          <w:delText>á</w:delText>
        </w:r>
      </w:del>
      <w:r w:rsidR="001D4A80">
        <w:rPr>
          <w:rFonts w:ascii="Times New Roman" w:eastAsia="Times New Roman" w:hAnsi="Times New Roman" w:cs="Times New Roman"/>
          <w:b/>
          <w:bCs/>
          <w:color w:val="333333"/>
          <w:sz w:val="24"/>
          <w:szCs w:val="24"/>
          <w:lang w:eastAsia="es-CO"/>
        </w:rPr>
        <w:t>n</w:t>
      </w:r>
      <w:ins w:id="1988" w:author="Lilia Carvajal" w:date="2016-05-19T16:05:00Z">
        <w:r w:rsidR="006B1B78">
          <w:rPr>
            <w:rFonts w:ascii="Times New Roman" w:eastAsia="Times New Roman" w:hAnsi="Times New Roman" w:cs="Times New Roman"/>
            <w:b/>
            <w:bCs/>
            <w:color w:val="333333"/>
            <w:sz w:val="24"/>
            <w:szCs w:val="24"/>
            <w:lang w:eastAsia="es-CO"/>
          </w:rPr>
          <w:t>es</w:t>
        </w:r>
      </w:ins>
      <w:del w:id="1989" w:author="Lilia Carvajal" w:date="2016-05-19T16:05:00Z">
        <w:r w:rsidR="001D4A80" w:rsidDel="006B1B78">
          <w:rPr>
            <w:rFonts w:ascii="Times New Roman" w:eastAsia="Times New Roman" w:hAnsi="Times New Roman" w:cs="Times New Roman"/>
            <w:bCs/>
            <w:color w:val="333333"/>
            <w:sz w:val="24"/>
            <w:szCs w:val="24"/>
            <w:lang w:eastAsia="es-CO"/>
          </w:rPr>
          <w:delText xml:space="preserve"> en las zonas rurales del país</w:delText>
        </w:r>
      </w:del>
      <w:r w:rsidR="001D4A80">
        <w:rPr>
          <w:rFonts w:ascii="Times New Roman" w:eastAsia="Times New Roman" w:hAnsi="Times New Roman" w:cs="Times New Roman"/>
          <w:bCs/>
          <w:color w:val="333333"/>
          <w:sz w:val="24"/>
          <w:szCs w:val="24"/>
          <w:lang w:eastAsia="es-CO"/>
        </w:rPr>
        <w:t xml:space="preserve">, especialmente en las que limitan con </w:t>
      </w:r>
      <w:r w:rsidR="001D4A80" w:rsidRPr="003B578E">
        <w:rPr>
          <w:rFonts w:ascii="Times New Roman" w:eastAsia="Times New Roman" w:hAnsi="Times New Roman" w:cs="Times New Roman"/>
          <w:b/>
          <w:bCs/>
          <w:color w:val="333333"/>
          <w:sz w:val="24"/>
          <w:szCs w:val="24"/>
          <w:lang w:eastAsia="es-CO"/>
          <w:rPrChange w:id="1990" w:author="Lilia Carvajal" w:date="2016-05-19T19:02:00Z">
            <w:rPr>
              <w:rFonts w:ascii="Times New Roman" w:eastAsia="Times New Roman" w:hAnsi="Times New Roman" w:cs="Times New Roman"/>
              <w:bCs/>
              <w:color w:val="333333"/>
              <w:sz w:val="24"/>
              <w:szCs w:val="24"/>
              <w:lang w:eastAsia="es-CO"/>
            </w:rPr>
          </w:rPrChange>
        </w:rPr>
        <w:t>Pakistán</w:t>
      </w:r>
      <w:r w:rsidR="001D4A80">
        <w:rPr>
          <w:rFonts w:ascii="Times New Roman" w:eastAsia="Times New Roman" w:hAnsi="Times New Roman" w:cs="Times New Roman"/>
          <w:bCs/>
          <w:color w:val="333333"/>
          <w:sz w:val="24"/>
          <w:szCs w:val="24"/>
          <w:lang w:eastAsia="es-CO"/>
        </w:rPr>
        <w:t>. A esto se ha sumado la incursión de grupos ligados a Estado Islámico</w:t>
      </w:r>
      <w:del w:id="1991" w:author="Lilia Carvajal" w:date="2016-05-19T16:06:00Z">
        <w:r w:rsidR="001D4A80" w:rsidDel="006B1B78">
          <w:rPr>
            <w:rFonts w:ascii="Times New Roman" w:eastAsia="Times New Roman" w:hAnsi="Times New Roman" w:cs="Times New Roman"/>
            <w:bCs/>
            <w:color w:val="333333"/>
            <w:sz w:val="24"/>
            <w:szCs w:val="24"/>
            <w:lang w:eastAsia="es-CO"/>
          </w:rPr>
          <w:delText xml:space="preserve"> en ese país</w:delText>
        </w:r>
      </w:del>
      <w:r w:rsidR="001D4A80">
        <w:rPr>
          <w:rFonts w:ascii="Times New Roman" w:eastAsia="Times New Roman" w:hAnsi="Times New Roman" w:cs="Times New Roman"/>
          <w:bCs/>
          <w:color w:val="333333"/>
          <w:sz w:val="24"/>
          <w:szCs w:val="24"/>
          <w:lang w:eastAsia="es-CO"/>
        </w:rPr>
        <w:t>.</w:t>
      </w:r>
    </w:p>
    <w:p w14:paraId="4CCD422A" w14:textId="77777777" w:rsidR="00EB1EEC" w:rsidRDefault="00EB1EEC"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4"/>
        <w:gridCol w:w="6364"/>
      </w:tblGrid>
      <w:tr w:rsidR="005B418C" w:rsidRPr="005D1738" w14:paraId="602EB3AE" w14:textId="77777777" w:rsidTr="0068547A">
        <w:tc>
          <w:tcPr>
            <w:tcW w:w="8828" w:type="dxa"/>
            <w:gridSpan w:val="2"/>
            <w:shd w:val="clear" w:color="auto" w:fill="000000" w:themeFill="text1"/>
          </w:tcPr>
          <w:p w14:paraId="797031AD" w14:textId="77777777" w:rsidR="005B418C" w:rsidRPr="005D1738" w:rsidRDefault="005B418C" w:rsidP="00C558E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B418C" w:rsidRPr="00053744" w14:paraId="715E388C" w14:textId="77777777" w:rsidTr="0068547A">
        <w:tc>
          <w:tcPr>
            <w:tcW w:w="2464" w:type="dxa"/>
          </w:tcPr>
          <w:p w14:paraId="7AB00189" w14:textId="77777777" w:rsidR="005B418C" w:rsidRPr="00053744" w:rsidRDefault="005B418C" w:rsidP="00C558E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4" w:type="dxa"/>
          </w:tcPr>
          <w:p w14:paraId="4D37D11E" w14:textId="3059C9EB" w:rsidR="005B418C" w:rsidRPr="0000246E" w:rsidRDefault="0029530B" w:rsidP="00C558EE">
            <w:pPr>
              <w:rPr>
                <w:rFonts w:ascii="Times New Roman" w:hAnsi="Times New Roman" w:cs="Times New Roman"/>
                <w:b/>
                <w:sz w:val="20"/>
                <w:szCs w:val="20"/>
              </w:rPr>
            </w:pPr>
            <w:r>
              <w:rPr>
                <w:rFonts w:ascii="Times New Roman" w:hAnsi="Times New Roman" w:cs="Times New Roman"/>
                <w:sz w:val="20"/>
                <w:szCs w:val="20"/>
                <w:lang w:val="es-ES_tradnl"/>
              </w:rPr>
              <w:t>CS_10_02_CO_REC1</w:t>
            </w:r>
            <w:ins w:id="1992" w:author="Cuenta Microsoft" w:date="2016-05-20T12:07:00Z">
              <w:r w:rsidR="00765016">
                <w:rPr>
                  <w:rFonts w:ascii="Times New Roman" w:hAnsi="Times New Roman" w:cs="Times New Roman"/>
                  <w:sz w:val="20"/>
                  <w:szCs w:val="20"/>
                  <w:lang w:val="es-ES_tradnl"/>
                </w:rPr>
                <w:t>1</w:t>
              </w:r>
              <w:r w:rsidR="006A06FE">
                <w:rPr>
                  <w:rFonts w:ascii="Times New Roman" w:hAnsi="Times New Roman" w:cs="Times New Roman"/>
                  <w:sz w:val="20"/>
                  <w:szCs w:val="20"/>
                  <w:lang w:val="es-ES_tradnl"/>
                </w:rPr>
                <w:t>0</w:t>
              </w:r>
            </w:ins>
            <w:del w:id="1993" w:author="Cuenta Microsoft" w:date="2016-05-20T12:07:00Z">
              <w:r w:rsidDel="006A06FE">
                <w:rPr>
                  <w:rFonts w:ascii="Times New Roman" w:hAnsi="Times New Roman" w:cs="Times New Roman"/>
                  <w:sz w:val="20"/>
                  <w:szCs w:val="20"/>
                  <w:lang w:val="es-ES_tradnl"/>
                </w:rPr>
                <w:delText>6</w:delText>
              </w:r>
              <w:r w:rsidR="005B418C" w:rsidRPr="0000246E" w:rsidDel="006A06FE">
                <w:rPr>
                  <w:rFonts w:ascii="Times New Roman" w:hAnsi="Times New Roman" w:cs="Times New Roman"/>
                  <w:sz w:val="20"/>
                  <w:szCs w:val="20"/>
                  <w:lang w:val="es-ES_tradnl"/>
                </w:rPr>
                <w:delText>0</w:delText>
              </w:r>
            </w:del>
          </w:p>
        </w:tc>
      </w:tr>
      <w:tr w:rsidR="005B418C" w:rsidRPr="00053744" w14:paraId="45D5DC59" w14:textId="77777777" w:rsidTr="0068547A">
        <w:tc>
          <w:tcPr>
            <w:tcW w:w="2464" w:type="dxa"/>
          </w:tcPr>
          <w:p w14:paraId="46AC4C18" w14:textId="77777777" w:rsidR="005B418C" w:rsidRPr="00053744" w:rsidRDefault="005B418C" w:rsidP="00C558E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364" w:type="dxa"/>
          </w:tcPr>
          <w:p w14:paraId="5AF00AA9" w14:textId="77777777" w:rsidR="005B418C" w:rsidRPr="0000246E" w:rsidRDefault="00AB6DB7" w:rsidP="0000246E">
            <w:pPr>
              <w:pStyle w:val="Ttulo2"/>
              <w:shd w:val="clear" w:color="auto" w:fill="FFFFFF"/>
              <w:spacing w:before="0" w:beforeAutospacing="0" w:after="0" w:afterAutospacing="0"/>
              <w:outlineLvl w:val="1"/>
              <w:rPr>
                <w:sz w:val="20"/>
                <w:szCs w:val="20"/>
              </w:rPr>
            </w:pPr>
            <w:r w:rsidRPr="0000246E">
              <w:rPr>
                <w:b w:val="0"/>
                <w:bCs w:val="0"/>
                <w:sz w:val="20"/>
                <w:szCs w:val="20"/>
              </w:rPr>
              <w:t>4º ESO</w:t>
            </w:r>
            <w:r w:rsidR="0000246E">
              <w:rPr>
                <w:b w:val="0"/>
                <w:bCs w:val="0"/>
                <w:sz w:val="20"/>
                <w:szCs w:val="20"/>
              </w:rPr>
              <w:t xml:space="preserve"> / Cuaderno del profesor</w:t>
            </w:r>
            <w:r w:rsidRPr="0000246E">
              <w:rPr>
                <w:sz w:val="20"/>
                <w:szCs w:val="20"/>
              </w:rPr>
              <w:t xml:space="preserve"> / </w:t>
            </w:r>
            <w:r w:rsidRPr="0000246E">
              <w:rPr>
                <w:b w:val="0"/>
                <w:bCs w:val="0"/>
                <w:sz w:val="20"/>
                <w:szCs w:val="20"/>
              </w:rPr>
              <w:t>Ciencias sociales, geografía e historia</w:t>
            </w:r>
            <w:r w:rsidRPr="0000246E">
              <w:rPr>
                <w:sz w:val="20"/>
                <w:szCs w:val="20"/>
              </w:rPr>
              <w:t xml:space="preserve"> /</w:t>
            </w:r>
            <w:r w:rsidRPr="0000246E">
              <w:rPr>
                <w:b w:val="0"/>
                <w:sz w:val="20"/>
                <w:szCs w:val="20"/>
              </w:rPr>
              <w:t xml:space="preserve"> El mundo actual / 8 El mundo islámico: entre la tradición y el cambio</w:t>
            </w:r>
          </w:p>
        </w:tc>
      </w:tr>
      <w:tr w:rsidR="005B418C" w:rsidRPr="00053744" w14:paraId="1CDFFB42" w14:textId="77777777" w:rsidTr="0068547A">
        <w:tc>
          <w:tcPr>
            <w:tcW w:w="2464" w:type="dxa"/>
          </w:tcPr>
          <w:p w14:paraId="38730BD6" w14:textId="77777777" w:rsidR="005B418C" w:rsidRDefault="005B418C" w:rsidP="00C558E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364" w:type="dxa"/>
          </w:tcPr>
          <w:p w14:paraId="3099F1DA" w14:textId="77777777" w:rsidR="005B418C" w:rsidRPr="00053744" w:rsidRDefault="005B418C" w:rsidP="00C558EE">
            <w:pPr>
              <w:rPr>
                <w:rFonts w:ascii="Times New Roman" w:hAnsi="Times New Roman" w:cs="Times New Roman"/>
                <w:color w:val="000000"/>
              </w:rPr>
            </w:pPr>
          </w:p>
        </w:tc>
      </w:tr>
      <w:tr w:rsidR="005B418C" w:rsidRPr="00053744" w14:paraId="53706022" w14:textId="77777777" w:rsidTr="0068547A">
        <w:tc>
          <w:tcPr>
            <w:tcW w:w="2464" w:type="dxa"/>
          </w:tcPr>
          <w:p w14:paraId="57B6DC41" w14:textId="77777777"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4" w:type="dxa"/>
          </w:tcPr>
          <w:p w14:paraId="1D2C9C2E" w14:textId="77777777" w:rsidR="005B418C" w:rsidRPr="00053744" w:rsidRDefault="005B418C" w:rsidP="00C558EE">
            <w:pPr>
              <w:rPr>
                <w:rFonts w:ascii="Times New Roman" w:hAnsi="Times New Roman" w:cs="Times New Roman"/>
                <w:color w:val="000000"/>
              </w:rPr>
            </w:pPr>
            <w:r w:rsidRPr="005B418C">
              <w:rPr>
                <w:rFonts w:ascii="Times New Roman" w:hAnsi="Times New Roman" w:cs="Times New Roman"/>
                <w:color w:val="000000"/>
              </w:rPr>
              <w:t>El mundo isl</w:t>
            </w:r>
            <w:r w:rsidRPr="005B418C">
              <w:rPr>
                <w:rFonts w:ascii="Times New Roman" w:hAnsi="Times New Roman" w:cs="Times New Roman" w:hint="cs"/>
                <w:color w:val="000000"/>
              </w:rPr>
              <w:t>á</w:t>
            </w:r>
            <w:r w:rsidRPr="005B418C">
              <w:rPr>
                <w:rFonts w:ascii="Times New Roman" w:hAnsi="Times New Roman" w:cs="Times New Roman"/>
                <w:color w:val="000000"/>
              </w:rPr>
              <w:t>mico: entre la tradici</w:t>
            </w:r>
            <w:r w:rsidRPr="005B418C">
              <w:rPr>
                <w:rFonts w:ascii="Times New Roman" w:hAnsi="Times New Roman" w:cs="Times New Roman" w:hint="cs"/>
                <w:color w:val="000000"/>
              </w:rPr>
              <w:t>ó</w:t>
            </w:r>
            <w:r w:rsidRPr="005B418C">
              <w:rPr>
                <w:rFonts w:ascii="Times New Roman" w:hAnsi="Times New Roman" w:cs="Times New Roman"/>
                <w:color w:val="000000"/>
              </w:rPr>
              <w:t>n y el cambio</w:t>
            </w:r>
          </w:p>
        </w:tc>
      </w:tr>
      <w:tr w:rsidR="005B418C" w:rsidRPr="00053744" w14:paraId="6E64EC2B" w14:textId="77777777" w:rsidTr="0068547A">
        <w:tc>
          <w:tcPr>
            <w:tcW w:w="2464" w:type="dxa"/>
          </w:tcPr>
          <w:p w14:paraId="1924E6E0" w14:textId="77777777"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4" w:type="dxa"/>
          </w:tcPr>
          <w:p w14:paraId="37B9CFC8" w14:textId="77777777" w:rsidR="005B418C" w:rsidRPr="009C3AEE" w:rsidRDefault="005B418C" w:rsidP="009C3AEE">
            <w:pPr>
              <w:rPr>
                <w:rFonts w:ascii="Times New Roman" w:hAnsi="Times New Roman" w:cs="Times New Roman"/>
                <w:color w:val="000000" w:themeColor="text1"/>
                <w:sz w:val="20"/>
                <w:szCs w:val="20"/>
                <w:shd w:val="clear" w:color="auto" w:fill="FFFFFF"/>
              </w:rPr>
            </w:pPr>
            <w:r w:rsidRPr="00233731">
              <w:rPr>
                <w:rFonts w:ascii="Times New Roman" w:hAnsi="Times New Roman" w:cs="Times New Roman"/>
                <w:color w:val="000000" w:themeColor="text1"/>
                <w:sz w:val="20"/>
                <w:szCs w:val="20"/>
                <w:shd w:val="clear" w:color="auto" w:fill="FFFFFF"/>
              </w:rPr>
              <w:t>Galería de elementos que ayuda a reflexionar sobre el islam actual</w:t>
            </w:r>
          </w:p>
        </w:tc>
      </w:tr>
    </w:tbl>
    <w:p w14:paraId="30C51686" w14:textId="77777777" w:rsidR="005B418C" w:rsidRPr="005B418C" w:rsidRDefault="005B418C"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FE65AC" w:rsidRPr="005D1738" w14:paraId="0B5CAA8D" w14:textId="77777777" w:rsidTr="00B0068D">
        <w:tc>
          <w:tcPr>
            <w:tcW w:w="9033" w:type="dxa"/>
            <w:gridSpan w:val="2"/>
            <w:shd w:val="clear" w:color="auto" w:fill="000000" w:themeFill="text1"/>
          </w:tcPr>
          <w:p w14:paraId="13FDD18C" w14:textId="77777777" w:rsidR="00FE65AC" w:rsidRPr="005D1738" w:rsidRDefault="00FE65A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E65AC" w14:paraId="15BD0D72" w14:textId="77777777" w:rsidTr="00B0068D">
        <w:tc>
          <w:tcPr>
            <w:tcW w:w="2518" w:type="dxa"/>
          </w:tcPr>
          <w:p w14:paraId="7D0789A8" w14:textId="77777777" w:rsidR="00FE65AC" w:rsidRPr="00053744" w:rsidRDefault="00FE65A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2538F934" w14:textId="51AD8D0D" w:rsidR="00FE65AC" w:rsidRPr="00D873FD" w:rsidRDefault="0029530B" w:rsidP="00B0068D">
            <w:pPr>
              <w:rPr>
                <w:rFonts w:ascii="Times New Roman" w:hAnsi="Times New Roman" w:cs="Times New Roman"/>
                <w:b/>
                <w:color w:val="000000"/>
                <w:sz w:val="18"/>
                <w:szCs w:val="18"/>
              </w:rPr>
            </w:pPr>
            <w:r>
              <w:rPr>
                <w:rFonts w:ascii="Arial" w:hAnsi="Arial"/>
                <w:sz w:val="18"/>
                <w:szCs w:val="18"/>
                <w:lang w:val="es-ES_tradnl"/>
              </w:rPr>
              <w:t>CS_10_02_CO_REC1</w:t>
            </w:r>
            <w:ins w:id="1994" w:author="Cuenta Microsoft" w:date="2016-05-20T12:16:00Z">
              <w:r w:rsidR="00765016">
                <w:rPr>
                  <w:rFonts w:ascii="Arial" w:hAnsi="Arial"/>
                  <w:sz w:val="18"/>
                  <w:szCs w:val="18"/>
                  <w:lang w:val="es-ES_tradnl"/>
                </w:rPr>
                <w:t>2</w:t>
              </w:r>
            </w:ins>
            <w:del w:id="1995" w:author="Cuenta Microsoft" w:date="2016-05-20T12:07:00Z">
              <w:r w:rsidDel="006A06FE">
                <w:rPr>
                  <w:rFonts w:ascii="Arial" w:hAnsi="Arial"/>
                  <w:sz w:val="18"/>
                  <w:szCs w:val="18"/>
                  <w:lang w:val="es-ES_tradnl"/>
                </w:rPr>
                <w:delText>7</w:delText>
              </w:r>
            </w:del>
            <w:r w:rsidR="00FE65AC" w:rsidRPr="00D873FD">
              <w:rPr>
                <w:rFonts w:ascii="Arial" w:hAnsi="Arial"/>
                <w:sz w:val="18"/>
                <w:szCs w:val="18"/>
                <w:lang w:val="es-ES_tradnl"/>
              </w:rPr>
              <w:t>0</w:t>
            </w:r>
          </w:p>
        </w:tc>
      </w:tr>
      <w:tr w:rsidR="00FE65AC" w14:paraId="5B3672FF" w14:textId="77777777" w:rsidTr="00B0068D">
        <w:tc>
          <w:tcPr>
            <w:tcW w:w="2518" w:type="dxa"/>
          </w:tcPr>
          <w:p w14:paraId="10B981D1" w14:textId="77777777" w:rsidR="00FE65AC" w:rsidRDefault="00FE65A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B5F9A1" w14:textId="19A46E0B" w:rsidR="00FE65AC" w:rsidRPr="00FE65AC" w:rsidRDefault="006A06FE" w:rsidP="00B0068D">
            <w:pPr>
              <w:rPr>
                <w:rFonts w:ascii="Arial" w:hAnsi="Arial"/>
                <w:sz w:val="18"/>
                <w:szCs w:val="18"/>
                <w:lang w:val="es-ES_tradnl"/>
              </w:rPr>
            </w:pPr>
            <w:ins w:id="1996" w:author="Cuenta Microsoft" w:date="2016-05-20T12:08:00Z">
              <w:r w:rsidRPr="006A06FE">
                <w:rPr>
                  <w:rFonts w:ascii="Arial" w:hAnsi="Arial"/>
                  <w:sz w:val="18"/>
                  <w:szCs w:val="18"/>
                  <w:lang w:val="es-ES_tradnl"/>
                </w:rPr>
                <w:t>Conoce aspectos de la guerra del Golfo Pérsico</w:t>
              </w:r>
            </w:ins>
            <w:del w:id="1997" w:author="Cuenta Microsoft" w:date="2016-05-20T12:08:00Z">
              <w:r w:rsidR="00FE65AC" w:rsidRPr="00CA30BD" w:rsidDel="006A06FE">
                <w:rPr>
                  <w:rFonts w:ascii="Arial" w:hAnsi="Arial"/>
                  <w:sz w:val="18"/>
                  <w:szCs w:val="18"/>
                  <w:lang w:val="es-ES_tradnl"/>
                </w:rPr>
                <w:delText xml:space="preserve">Frases y </w:delText>
              </w:r>
              <w:r w:rsidR="00FE65AC" w:rsidDel="006A06FE">
                <w:rPr>
                  <w:rFonts w:ascii="Arial" w:hAnsi="Arial"/>
                  <w:sz w:val="18"/>
                  <w:szCs w:val="18"/>
                  <w:lang w:val="es-ES_tradnl"/>
                </w:rPr>
                <w:delText>palabras</w:delText>
              </w:r>
              <w:r w:rsidR="00FE65AC" w:rsidRPr="00CA30BD" w:rsidDel="006A06FE">
                <w:rPr>
                  <w:rFonts w:ascii="Arial" w:hAnsi="Arial"/>
                  <w:sz w:val="18"/>
                  <w:szCs w:val="18"/>
                  <w:lang w:val="es-ES_tradnl"/>
                </w:rPr>
                <w:delText xml:space="preserve"> </w:delText>
              </w:r>
              <w:r w:rsidR="00FE65AC" w:rsidDel="006A06FE">
                <w:rPr>
                  <w:rFonts w:ascii="Arial" w:hAnsi="Arial"/>
                  <w:sz w:val="18"/>
                  <w:szCs w:val="18"/>
                  <w:lang w:val="es-ES_tradnl"/>
                </w:rPr>
                <w:delText>de</w:delText>
              </w:r>
              <w:r w:rsidR="00FE65AC" w:rsidRPr="00CA30BD" w:rsidDel="006A06FE">
                <w:rPr>
                  <w:rFonts w:ascii="Arial" w:hAnsi="Arial"/>
                  <w:sz w:val="18"/>
                  <w:szCs w:val="18"/>
                  <w:lang w:val="es-ES_tradnl"/>
                </w:rPr>
                <w:delText xml:space="preserve"> Asia, África y Medio Oriente</w:delText>
              </w:r>
            </w:del>
          </w:p>
        </w:tc>
      </w:tr>
      <w:tr w:rsidR="00FE65AC" w14:paraId="790E622C" w14:textId="77777777" w:rsidTr="00B0068D">
        <w:tc>
          <w:tcPr>
            <w:tcW w:w="2518" w:type="dxa"/>
          </w:tcPr>
          <w:p w14:paraId="52E694DA" w14:textId="77777777" w:rsidR="00FE65AC" w:rsidRDefault="00FE65A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2E93E77" w14:textId="3A4F626B" w:rsidR="00FE65AC" w:rsidRPr="00FE65AC" w:rsidRDefault="006A06FE" w:rsidP="00712AF5">
            <w:pPr>
              <w:rPr>
                <w:rFonts w:ascii="Arial" w:hAnsi="Arial" w:cs="Arial"/>
                <w:sz w:val="18"/>
                <w:szCs w:val="18"/>
                <w:lang w:val="es-ES_tradnl"/>
              </w:rPr>
            </w:pPr>
            <w:ins w:id="1998" w:author="Cuenta Microsoft" w:date="2016-05-20T12:09:00Z">
              <w:r w:rsidRPr="006A06FE">
                <w:rPr>
                  <w:rFonts w:ascii="Arial" w:hAnsi="Arial" w:cs="Arial"/>
                  <w:sz w:val="18"/>
                  <w:szCs w:val="18"/>
                  <w:lang w:val="es-ES_tradnl"/>
                </w:rPr>
                <w:t>Actividad que permite relacionar los intereses que se pusieron en juego durante la Guerra del Golfo con sus principales prot</w:t>
              </w:r>
              <w:r>
                <w:rPr>
                  <w:rFonts w:ascii="Arial" w:hAnsi="Arial" w:cs="Arial"/>
                  <w:sz w:val="18"/>
                  <w:szCs w:val="18"/>
                  <w:lang w:val="es-ES_tradnl"/>
                </w:rPr>
                <w:t>a</w:t>
              </w:r>
              <w:r w:rsidRPr="006A06FE">
                <w:rPr>
                  <w:rFonts w:ascii="Arial" w:hAnsi="Arial" w:cs="Arial"/>
                  <w:sz w:val="18"/>
                  <w:szCs w:val="18"/>
                  <w:lang w:val="es-ES_tradnl"/>
                </w:rPr>
                <w:t>gonistas</w:t>
              </w:r>
            </w:ins>
            <w:del w:id="1999" w:author="Cuenta Microsoft" w:date="2016-05-20T12:09:00Z">
              <w:r w:rsidR="00712AF5" w:rsidDel="006A06FE">
                <w:rPr>
                  <w:rFonts w:ascii="Arial" w:hAnsi="Arial" w:cs="Arial"/>
                  <w:sz w:val="18"/>
                  <w:szCs w:val="18"/>
                  <w:lang w:val="es-ES_tradnl"/>
                </w:rPr>
                <w:delText>A</w:delText>
              </w:r>
              <w:r w:rsidR="00FE65AC" w:rsidDel="006A06FE">
                <w:rPr>
                  <w:rFonts w:ascii="Arial" w:hAnsi="Arial" w:cs="Arial"/>
                  <w:sz w:val="18"/>
                  <w:szCs w:val="18"/>
                  <w:lang w:val="es-ES_tradnl"/>
                </w:rPr>
                <w:delText>rrastra</w:delText>
              </w:r>
              <w:r w:rsidR="00712AF5" w:rsidDel="006A06FE">
                <w:rPr>
                  <w:rFonts w:ascii="Arial" w:hAnsi="Arial" w:cs="Arial"/>
                  <w:sz w:val="18"/>
                  <w:szCs w:val="18"/>
                  <w:lang w:val="es-ES_tradnl"/>
                </w:rPr>
                <w:delText xml:space="preserve"> </w:delText>
              </w:r>
            </w:del>
            <w:del w:id="2000" w:author="Cuenta Microsoft" w:date="2016-05-20T12:08:00Z">
              <w:r w:rsidR="00712AF5" w:rsidDel="006A06FE">
                <w:rPr>
                  <w:rFonts w:ascii="Arial" w:hAnsi="Arial" w:cs="Arial"/>
                  <w:sz w:val="18"/>
                  <w:szCs w:val="18"/>
                  <w:lang w:val="es-ES_tradnl"/>
                </w:rPr>
                <w:delText>las</w:delText>
              </w:r>
              <w:r w:rsidR="00FE65AC" w:rsidDel="006A06FE">
                <w:rPr>
                  <w:rFonts w:ascii="Arial" w:hAnsi="Arial" w:cs="Arial"/>
                  <w:sz w:val="18"/>
                  <w:szCs w:val="18"/>
                  <w:lang w:val="es-ES_tradnl"/>
                </w:rPr>
                <w:delText xml:space="preserve"> frases y palabras </w:delText>
              </w:r>
              <w:r w:rsidR="00712AF5" w:rsidDel="006A06FE">
                <w:rPr>
                  <w:rFonts w:ascii="Arial" w:hAnsi="Arial" w:cs="Arial"/>
                  <w:sz w:val="18"/>
                  <w:szCs w:val="18"/>
                  <w:lang w:val="es-ES_tradnl"/>
                </w:rPr>
                <w:delText>a la categoría que corresponda</w:delText>
              </w:r>
            </w:del>
          </w:p>
        </w:tc>
      </w:tr>
    </w:tbl>
    <w:p w14:paraId="37D9376F" w14:textId="77777777" w:rsidR="004E4AB7" w:rsidRDefault="004E4AB7">
      <w:pPr>
        <w:rPr>
          <w:rFonts w:ascii="Times New Roman" w:eastAsia="Times New Roman" w:hAnsi="Times New Roman" w:cs="Times New Roman"/>
          <w:bCs/>
          <w:color w:val="333333"/>
          <w:sz w:val="24"/>
          <w:szCs w:val="24"/>
          <w:lang w:eastAsia="es-CO"/>
        </w:rPr>
      </w:pPr>
    </w:p>
    <w:p w14:paraId="23306422" w14:textId="3845BCB3" w:rsidR="006E35C4" w:rsidRDefault="006E35C4" w:rsidP="006E35C4">
      <w:pPr>
        <w:spacing w:after="0"/>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ins w:id="2001" w:author="Lilia Carvajal" w:date="2016-05-19T16:24:00Z">
        <w:r w:rsidR="00E4631A">
          <w:rPr>
            <w:rFonts w:ascii="Times" w:hAnsi="Times"/>
            <w:b/>
          </w:rPr>
          <w:t>4</w:t>
        </w:r>
      </w:ins>
      <w:del w:id="2002" w:author="Lilia Carvajal" w:date="2016-05-19T16:24:00Z">
        <w:r w:rsidDel="00E4631A">
          <w:rPr>
            <w:rFonts w:ascii="Times" w:hAnsi="Times"/>
            <w:b/>
          </w:rPr>
          <w:delText>5</w:delText>
        </w:r>
      </w:del>
      <w:r>
        <w:rPr>
          <w:rFonts w:ascii="Times" w:hAnsi="Times"/>
          <w:b/>
        </w:rPr>
        <w:t>.1 Consolidación</w:t>
      </w:r>
    </w:p>
    <w:p w14:paraId="127E38C8" w14:textId="77777777" w:rsidR="006E35C4" w:rsidRDefault="006E35C4" w:rsidP="006E35C4">
      <w:pPr>
        <w:spacing w:after="0"/>
        <w:rPr>
          <w:rFonts w:ascii="Times" w:hAnsi="Times"/>
          <w:b/>
        </w:rPr>
      </w:pPr>
    </w:p>
    <w:p w14:paraId="0F550EA0" w14:textId="77777777" w:rsidR="006E35C4" w:rsidRPr="00F911A3" w:rsidRDefault="006E35C4" w:rsidP="006E35C4">
      <w:pPr>
        <w:spacing w:after="0"/>
        <w:rPr>
          <w:rFonts w:ascii="Times New Roman" w:hAnsi="Times New Roman"/>
          <w:b/>
        </w:rPr>
      </w:pPr>
      <w:r w:rsidRPr="00F911A3">
        <w:rPr>
          <w:rFonts w:ascii="Times New Roman" w:hAnsi="Times New Roman"/>
          <w:color w:val="333333"/>
          <w:shd w:val="clear" w:color="auto" w:fill="FFFFFF"/>
        </w:rPr>
        <w:t>Actividades para consolidar lo que has aprendido en esta sección.</w:t>
      </w:r>
    </w:p>
    <w:p w14:paraId="4D1ECBEB" w14:textId="77777777" w:rsidR="006E35C4" w:rsidRDefault="006E35C4" w:rsidP="006E35C4">
      <w:pPr>
        <w:spacing w:after="0"/>
        <w:rPr>
          <w:rFonts w:ascii="Times" w:hAnsi="Times"/>
          <w:highlight w:val="yellow"/>
        </w:rPr>
      </w:pPr>
      <w:r w:rsidRPr="008D5B0F">
        <w:rPr>
          <w:rFonts w:ascii="Times" w:hAnsi="Times"/>
          <w:highlight w:val="yellow"/>
        </w:rPr>
        <w:t xml:space="preserve"> </w:t>
      </w:r>
    </w:p>
    <w:tbl>
      <w:tblPr>
        <w:tblStyle w:val="Tablaconcuadrcula4"/>
        <w:tblW w:w="0" w:type="auto"/>
        <w:tblLook w:val="04A0" w:firstRow="1" w:lastRow="0" w:firstColumn="1" w:lastColumn="0" w:noHBand="0" w:noVBand="1"/>
      </w:tblPr>
      <w:tblGrid>
        <w:gridCol w:w="2518"/>
        <w:gridCol w:w="6536"/>
      </w:tblGrid>
      <w:tr w:rsidR="006E35C4" w:rsidRPr="00D45DAA" w14:paraId="5BD2BCA6" w14:textId="77777777" w:rsidTr="006E35C4">
        <w:tc>
          <w:tcPr>
            <w:tcW w:w="9054" w:type="dxa"/>
            <w:gridSpan w:val="2"/>
            <w:shd w:val="clear" w:color="auto" w:fill="000000" w:themeFill="text1"/>
          </w:tcPr>
          <w:p w14:paraId="3181CE43" w14:textId="77777777" w:rsidR="006E35C4" w:rsidRPr="00D45DAA" w:rsidRDefault="006E35C4" w:rsidP="006E35C4">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6E35C4" w:rsidRPr="00D45DAA" w14:paraId="4B7F2531" w14:textId="77777777" w:rsidTr="006E35C4">
        <w:tc>
          <w:tcPr>
            <w:tcW w:w="2518" w:type="dxa"/>
          </w:tcPr>
          <w:p w14:paraId="3E9C241E"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14:paraId="07225763" w14:textId="19381F31" w:rsidR="006E35C4" w:rsidRPr="00D45DAA" w:rsidRDefault="0029530B" w:rsidP="006E35C4">
            <w:pPr>
              <w:rPr>
                <w:rFonts w:ascii="Times New Roman" w:hAnsi="Times New Roman" w:cs="Times New Roman"/>
                <w:b/>
                <w:color w:val="000000"/>
                <w:sz w:val="18"/>
                <w:szCs w:val="18"/>
              </w:rPr>
            </w:pPr>
            <w:r>
              <w:rPr>
                <w:rFonts w:ascii="Times New Roman" w:hAnsi="Times New Roman" w:cs="Times New Roman"/>
                <w:color w:val="000000"/>
              </w:rPr>
              <w:t>CS_10_02</w:t>
            </w:r>
            <w:r w:rsidR="006E35C4" w:rsidRPr="00D45DAA">
              <w:rPr>
                <w:rFonts w:ascii="Times New Roman" w:hAnsi="Times New Roman" w:cs="Times New Roman"/>
                <w:color w:val="000000"/>
              </w:rPr>
              <w:t>_REC</w:t>
            </w:r>
            <w:r>
              <w:rPr>
                <w:rFonts w:ascii="Times New Roman" w:hAnsi="Times New Roman" w:cs="Times New Roman"/>
                <w:color w:val="000000"/>
              </w:rPr>
              <w:t>1</w:t>
            </w:r>
            <w:ins w:id="2003" w:author="Cuenta Microsoft" w:date="2016-05-20T12:09:00Z">
              <w:r w:rsidR="00765016">
                <w:rPr>
                  <w:rFonts w:ascii="Times New Roman" w:hAnsi="Times New Roman" w:cs="Times New Roman"/>
                  <w:color w:val="000000"/>
                </w:rPr>
                <w:t>3</w:t>
              </w:r>
            </w:ins>
            <w:del w:id="2004" w:author="Cuenta Microsoft" w:date="2016-05-20T12:09:00Z">
              <w:r w:rsidDel="006A06FE">
                <w:rPr>
                  <w:rFonts w:ascii="Times New Roman" w:hAnsi="Times New Roman" w:cs="Times New Roman"/>
                  <w:color w:val="000000"/>
                </w:rPr>
                <w:delText>8</w:delText>
              </w:r>
            </w:del>
            <w:r>
              <w:rPr>
                <w:rFonts w:ascii="Times New Roman" w:hAnsi="Times New Roman" w:cs="Times New Roman"/>
                <w:color w:val="000000"/>
              </w:rPr>
              <w:t>0</w:t>
            </w:r>
          </w:p>
        </w:tc>
      </w:tr>
      <w:tr w:rsidR="006E35C4" w:rsidRPr="00D45DAA" w14:paraId="1A3F5BD6" w14:textId="77777777" w:rsidTr="006E35C4">
        <w:tc>
          <w:tcPr>
            <w:tcW w:w="2518" w:type="dxa"/>
          </w:tcPr>
          <w:p w14:paraId="67C2936D"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14:paraId="2E9EB981" w14:textId="77777777" w:rsidR="006E35C4" w:rsidRPr="00D45DAA" w:rsidRDefault="006E35C4" w:rsidP="006E35C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080D4A" w:rsidRPr="00080D4A">
              <w:rPr>
                <w:rFonts w:ascii="Times New Roman" w:hAnsi="Times New Roman" w:cs="Times New Roman"/>
                <w:color w:val="000000"/>
              </w:rPr>
              <w:t>La Guerra del Golfo</w:t>
            </w:r>
          </w:p>
        </w:tc>
      </w:tr>
      <w:tr w:rsidR="006E35C4" w:rsidRPr="00D45DAA" w14:paraId="225DE8D4" w14:textId="77777777" w:rsidTr="006E35C4">
        <w:tc>
          <w:tcPr>
            <w:tcW w:w="2518" w:type="dxa"/>
          </w:tcPr>
          <w:p w14:paraId="0BB2EFA5" w14:textId="77777777" w:rsidR="006E35C4" w:rsidRPr="00D45DAA" w:rsidRDefault="006E35C4" w:rsidP="006E35C4">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14:paraId="6AA04AAE" w14:textId="77777777" w:rsidR="006E35C4" w:rsidRPr="00D45DAA" w:rsidRDefault="006E35C4" w:rsidP="006E35C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080D4A" w:rsidRPr="00080D4A">
              <w:rPr>
                <w:rFonts w:ascii="Times New Roman" w:hAnsi="Times New Roman" w:cs="Times New Roman"/>
                <w:color w:val="000000"/>
              </w:rPr>
              <w:t>La Guerra del Golfo</w:t>
            </w:r>
          </w:p>
        </w:tc>
      </w:tr>
    </w:tbl>
    <w:p w14:paraId="07B9CAE9" w14:textId="77777777" w:rsidR="006E35C4" w:rsidRDefault="006E35C4">
      <w:pPr>
        <w:rPr>
          <w:rFonts w:ascii="Times New Roman" w:eastAsia="Times New Roman" w:hAnsi="Times New Roman" w:cs="Times New Roman"/>
          <w:bCs/>
          <w:color w:val="333333"/>
          <w:sz w:val="24"/>
          <w:szCs w:val="24"/>
          <w:lang w:eastAsia="es-CO"/>
        </w:rPr>
      </w:pPr>
    </w:p>
    <w:p w14:paraId="7DAA0177" w14:textId="7D438744" w:rsidR="006E35C4" w:rsidRPr="003A5775" w:rsidRDefault="006E35C4" w:rsidP="006E35C4">
      <w:pPr>
        <w:spacing w:after="0"/>
        <w:rPr>
          <w:rFonts w:ascii="Times" w:hAnsi="Times"/>
        </w:rPr>
      </w:pPr>
      <w:r w:rsidRPr="00954435">
        <w:rPr>
          <w:rFonts w:ascii="Times" w:hAnsi="Times"/>
          <w:highlight w:val="yellow"/>
        </w:rPr>
        <w:t xml:space="preserve">[SECCIÓN </w:t>
      </w:r>
      <w:r>
        <w:rPr>
          <w:rFonts w:ascii="Times" w:hAnsi="Times"/>
          <w:highlight w:val="yellow"/>
        </w:rPr>
        <w:t>1</w:t>
      </w:r>
      <w:r w:rsidRPr="00954435">
        <w:rPr>
          <w:rFonts w:ascii="Times" w:hAnsi="Times"/>
          <w:highlight w:val="yellow"/>
        </w:rPr>
        <w:t>]</w:t>
      </w:r>
      <w:r w:rsidRPr="00954435">
        <w:rPr>
          <w:rFonts w:ascii="Times" w:hAnsi="Times"/>
        </w:rPr>
        <w:t xml:space="preserve"> </w:t>
      </w:r>
      <w:ins w:id="2005" w:author="Lilia Carvajal" w:date="2016-05-19T16:25:00Z">
        <w:r w:rsidR="00E4631A">
          <w:rPr>
            <w:rFonts w:ascii="Times" w:hAnsi="Times"/>
            <w:b/>
          </w:rPr>
          <w:t>5</w:t>
        </w:r>
      </w:ins>
      <w:del w:id="2006" w:author="Lilia Carvajal" w:date="2016-05-19T16:25:00Z">
        <w:r w:rsidRPr="006E35C4" w:rsidDel="00E4631A">
          <w:rPr>
            <w:rFonts w:ascii="Times" w:hAnsi="Times"/>
            <w:b/>
          </w:rPr>
          <w:delText>6</w:delText>
        </w:r>
      </w:del>
      <w:r>
        <w:rPr>
          <w:rFonts w:ascii="Times" w:hAnsi="Times"/>
          <w:b/>
        </w:rPr>
        <w:t xml:space="preserve"> Competencias</w:t>
      </w:r>
    </w:p>
    <w:p w14:paraId="7E07349A" w14:textId="77777777" w:rsidR="006E35C4" w:rsidRDefault="006E35C4" w:rsidP="006E35C4">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E35C4" w:rsidRPr="005D1738" w14:paraId="638217EE" w14:textId="77777777" w:rsidTr="006E35C4">
        <w:tc>
          <w:tcPr>
            <w:tcW w:w="8828" w:type="dxa"/>
            <w:gridSpan w:val="2"/>
            <w:shd w:val="clear" w:color="auto" w:fill="000000" w:themeFill="text1"/>
          </w:tcPr>
          <w:p w14:paraId="7579FA3E" w14:textId="77777777" w:rsidR="006E35C4" w:rsidRPr="005D1738" w:rsidRDefault="006E35C4" w:rsidP="006E35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6E35C4" w14:paraId="6EA97825" w14:textId="77777777" w:rsidTr="006E35C4">
        <w:tc>
          <w:tcPr>
            <w:tcW w:w="2470" w:type="dxa"/>
          </w:tcPr>
          <w:p w14:paraId="10DCE599" w14:textId="77777777" w:rsidR="006E35C4" w:rsidRPr="00053744" w:rsidRDefault="006E35C4" w:rsidP="006E35C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560D3C9" w14:textId="493C7CB9" w:rsidR="006E35C4" w:rsidRPr="00053744" w:rsidRDefault="0029530B" w:rsidP="006E35C4">
            <w:pPr>
              <w:rPr>
                <w:rFonts w:ascii="Times New Roman" w:hAnsi="Times New Roman" w:cs="Times New Roman"/>
                <w:b/>
                <w:color w:val="000000"/>
                <w:sz w:val="18"/>
                <w:szCs w:val="18"/>
              </w:rPr>
            </w:pPr>
            <w:r>
              <w:rPr>
                <w:rFonts w:ascii="Times New Roman" w:hAnsi="Times New Roman" w:cs="Times New Roman"/>
                <w:color w:val="000000"/>
              </w:rPr>
              <w:t>CS_10_02</w:t>
            </w:r>
            <w:r w:rsidRPr="00D45DAA">
              <w:rPr>
                <w:rFonts w:ascii="Times New Roman" w:hAnsi="Times New Roman" w:cs="Times New Roman"/>
                <w:color w:val="000000"/>
              </w:rPr>
              <w:t>_REC</w:t>
            </w:r>
            <w:r>
              <w:rPr>
                <w:rFonts w:ascii="Times New Roman" w:hAnsi="Times New Roman" w:cs="Times New Roman"/>
                <w:color w:val="000000"/>
              </w:rPr>
              <w:t>1</w:t>
            </w:r>
            <w:ins w:id="2007" w:author="Cuenta Microsoft" w:date="2016-05-20T12:09:00Z">
              <w:r w:rsidR="00765016">
                <w:rPr>
                  <w:rFonts w:ascii="Times New Roman" w:hAnsi="Times New Roman" w:cs="Times New Roman"/>
                  <w:color w:val="000000"/>
                </w:rPr>
                <w:t>4</w:t>
              </w:r>
            </w:ins>
            <w:del w:id="2008" w:author="Cuenta Microsoft" w:date="2016-05-20T12:09:00Z">
              <w:r w:rsidDel="006A06FE">
                <w:rPr>
                  <w:rFonts w:ascii="Times New Roman" w:hAnsi="Times New Roman" w:cs="Times New Roman"/>
                  <w:color w:val="000000"/>
                </w:rPr>
                <w:delText>9</w:delText>
              </w:r>
            </w:del>
            <w:r>
              <w:rPr>
                <w:rFonts w:ascii="Times New Roman" w:hAnsi="Times New Roman" w:cs="Times New Roman"/>
                <w:color w:val="000000"/>
              </w:rPr>
              <w:t>0</w:t>
            </w:r>
          </w:p>
        </w:tc>
      </w:tr>
      <w:tr w:rsidR="006E35C4" w14:paraId="42B72F82" w14:textId="77777777" w:rsidTr="006E35C4">
        <w:tc>
          <w:tcPr>
            <w:tcW w:w="2470" w:type="dxa"/>
          </w:tcPr>
          <w:p w14:paraId="76731122" w14:textId="77777777" w:rsidR="006E35C4" w:rsidRDefault="006E35C4" w:rsidP="006E35C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8" w:type="dxa"/>
          </w:tcPr>
          <w:p w14:paraId="3765428F" w14:textId="0D4F57AF" w:rsidR="006E35C4" w:rsidRDefault="006A06FE" w:rsidP="006E35C4">
            <w:pPr>
              <w:rPr>
                <w:rFonts w:ascii="Times New Roman" w:hAnsi="Times New Roman" w:cs="Times New Roman"/>
                <w:color w:val="000000"/>
              </w:rPr>
            </w:pPr>
            <w:ins w:id="2009" w:author="Cuenta Microsoft" w:date="2016-05-20T12:10:00Z">
              <w:r w:rsidRPr="006A06FE">
                <w:rPr>
                  <w:rFonts w:ascii="Times New Roman" w:hAnsi="Times New Roman" w:cs="Times New Roman"/>
                  <w:color w:val="000000"/>
                </w:rPr>
                <w:t>Competencias: elaboración de la reseña de un texto sobre conflictos poscoloniales</w:t>
              </w:r>
            </w:ins>
          </w:p>
        </w:tc>
      </w:tr>
      <w:tr w:rsidR="006E35C4" w14:paraId="5BE8E312" w14:textId="77777777" w:rsidTr="006E35C4">
        <w:tc>
          <w:tcPr>
            <w:tcW w:w="2470" w:type="dxa"/>
          </w:tcPr>
          <w:p w14:paraId="08A6539D" w14:textId="77777777" w:rsidR="006E35C4" w:rsidRDefault="006E35C4" w:rsidP="006E35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FE26927" w14:textId="133BAF1D" w:rsidR="006E35C4" w:rsidRDefault="006A06FE" w:rsidP="006E35C4">
            <w:pPr>
              <w:rPr>
                <w:rFonts w:ascii="Times New Roman" w:hAnsi="Times New Roman" w:cs="Times New Roman"/>
                <w:color w:val="000000"/>
              </w:rPr>
            </w:pPr>
            <w:ins w:id="2010" w:author="Cuenta Microsoft" w:date="2016-05-20T12:10:00Z">
              <w:r w:rsidRPr="006A06FE">
                <w:rPr>
                  <w:rFonts w:ascii="Times New Roman" w:hAnsi="Times New Roman" w:cs="Times New Roman"/>
                  <w:color w:val="000000"/>
                </w:rPr>
                <w:t>Actividad que propone elaborar la reseña de un texto sobre descolonización en África y Asia</w:t>
              </w:r>
            </w:ins>
          </w:p>
        </w:tc>
      </w:tr>
    </w:tbl>
    <w:p w14:paraId="105C0495" w14:textId="77777777" w:rsidR="006E35C4" w:rsidRDefault="006E35C4" w:rsidP="006E35C4">
      <w:pPr>
        <w:spacing w:after="0"/>
        <w:rPr>
          <w:rFonts w:ascii="Times" w:hAnsi="Times"/>
        </w:rPr>
      </w:pPr>
    </w:p>
    <w:p w14:paraId="35286FD8" w14:textId="77777777" w:rsidR="006E35C4" w:rsidRDefault="006E35C4" w:rsidP="006E35C4">
      <w:pPr>
        <w:spacing w:after="0"/>
        <w:rPr>
          <w:rFonts w:ascii="Times" w:hAnsi="Times"/>
        </w:rPr>
      </w:pPr>
    </w:p>
    <w:tbl>
      <w:tblPr>
        <w:tblStyle w:val="Tablaconcuadrcula"/>
        <w:tblW w:w="0" w:type="auto"/>
        <w:tblLook w:val="04A0" w:firstRow="1" w:lastRow="0" w:firstColumn="1" w:lastColumn="0" w:noHBand="0" w:noVBand="1"/>
      </w:tblPr>
      <w:tblGrid>
        <w:gridCol w:w="2462"/>
        <w:gridCol w:w="6366"/>
      </w:tblGrid>
      <w:tr w:rsidR="006E35C4" w:rsidRPr="005B6D45" w14:paraId="145517BE" w14:textId="77777777" w:rsidTr="006E35C4">
        <w:tc>
          <w:tcPr>
            <w:tcW w:w="8828" w:type="dxa"/>
            <w:gridSpan w:val="2"/>
            <w:shd w:val="clear" w:color="auto" w:fill="000000" w:themeFill="text1"/>
          </w:tcPr>
          <w:p w14:paraId="6B576F48" w14:textId="77777777" w:rsidR="006E35C4" w:rsidRPr="005B6D45" w:rsidRDefault="006E35C4" w:rsidP="006E35C4">
            <w:pPr>
              <w:jc w:val="center"/>
              <w:rPr>
                <w:rFonts w:ascii="Times New Roman" w:hAnsi="Times New Roman" w:cs="Times New Roman"/>
                <w:b/>
              </w:rPr>
            </w:pPr>
            <w:r w:rsidRPr="005B6D45">
              <w:rPr>
                <w:rFonts w:ascii="Times New Roman" w:hAnsi="Times New Roman" w:cs="Times New Roman"/>
                <w:b/>
              </w:rPr>
              <w:t>Practica: recurso nuevo</w:t>
            </w:r>
          </w:p>
        </w:tc>
      </w:tr>
      <w:tr w:rsidR="006E35C4" w:rsidRPr="005B6D45" w14:paraId="463F2F31" w14:textId="77777777" w:rsidTr="006E35C4">
        <w:tc>
          <w:tcPr>
            <w:tcW w:w="2462" w:type="dxa"/>
          </w:tcPr>
          <w:p w14:paraId="1F7C8DCC" w14:textId="77777777" w:rsidR="006E35C4" w:rsidRPr="005B6D45" w:rsidRDefault="006E35C4" w:rsidP="006E35C4">
            <w:pPr>
              <w:rPr>
                <w:rFonts w:ascii="Times New Roman" w:hAnsi="Times New Roman" w:cs="Times New Roman"/>
                <w:b/>
                <w:sz w:val="18"/>
                <w:szCs w:val="18"/>
              </w:rPr>
            </w:pPr>
            <w:r w:rsidRPr="005B6D45">
              <w:rPr>
                <w:rFonts w:ascii="Times New Roman" w:hAnsi="Times New Roman" w:cs="Times New Roman"/>
                <w:b/>
                <w:sz w:val="18"/>
                <w:szCs w:val="18"/>
              </w:rPr>
              <w:t>Código</w:t>
            </w:r>
          </w:p>
        </w:tc>
        <w:tc>
          <w:tcPr>
            <w:tcW w:w="6366" w:type="dxa"/>
          </w:tcPr>
          <w:p w14:paraId="08588050" w14:textId="292BF21B" w:rsidR="006E35C4" w:rsidRPr="005B6D45" w:rsidRDefault="0029530B" w:rsidP="006E35C4">
            <w:pPr>
              <w:rPr>
                <w:rFonts w:ascii="Times New Roman" w:hAnsi="Times New Roman" w:cs="Times New Roman"/>
                <w:b/>
                <w:sz w:val="18"/>
                <w:szCs w:val="18"/>
              </w:rPr>
            </w:pPr>
            <w:r>
              <w:rPr>
                <w:rFonts w:ascii="Times New Roman" w:hAnsi="Times New Roman" w:cs="Times New Roman"/>
                <w:color w:val="000000"/>
              </w:rPr>
              <w:t>CS_10_02</w:t>
            </w:r>
            <w:r w:rsidRPr="00D45DAA">
              <w:rPr>
                <w:rFonts w:ascii="Times New Roman" w:hAnsi="Times New Roman" w:cs="Times New Roman"/>
                <w:color w:val="000000"/>
              </w:rPr>
              <w:t>_REC</w:t>
            </w:r>
            <w:ins w:id="2011" w:author="Cuenta Microsoft" w:date="2016-05-20T12:10:00Z">
              <w:r w:rsidR="00765016">
                <w:rPr>
                  <w:rFonts w:ascii="Times New Roman" w:hAnsi="Times New Roman" w:cs="Times New Roman"/>
                  <w:color w:val="000000"/>
                </w:rPr>
                <w:t>15</w:t>
              </w:r>
              <w:r w:rsidR="006A06FE">
                <w:rPr>
                  <w:rFonts w:ascii="Times New Roman" w:hAnsi="Times New Roman" w:cs="Times New Roman"/>
                  <w:color w:val="000000"/>
                </w:rPr>
                <w:t>0</w:t>
              </w:r>
            </w:ins>
            <w:del w:id="2012" w:author="Cuenta Microsoft" w:date="2016-05-20T12:10:00Z">
              <w:r w:rsidDel="006A06FE">
                <w:rPr>
                  <w:rFonts w:ascii="Times New Roman" w:hAnsi="Times New Roman" w:cs="Times New Roman"/>
                  <w:color w:val="000000"/>
                </w:rPr>
                <w:delText>200</w:delText>
              </w:r>
            </w:del>
          </w:p>
        </w:tc>
      </w:tr>
      <w:tr w:rsidR="006E35C4" w:rsidRPr="005B6D45" w14:paraId="51B55AA5" w14:textId="77777777" w:rsidTr="006E35C4">
        <w:tc>
          <w:tcPr>
            <w:tcW w:w="2462" w:type="dxa"/>
          </w:tcPr>
          <w:p w14:paraId="01023223" w14:textId="77777777" w:rsidR="006E35C4" w:rsidRPr="005B6D45" w:rsidRDefault="006E35C4" w:rsidP="006E35C4">
            <w:pPr>
              <w:rPr>
                <w:rFonts w:ascii="Times New Roman" w:hAnsi="Times New Roman" w:cs="Times New Roman"/>
                <w:b/>
                <w:sz w:val="18"/>
                <w:szCs w:val="18"/>
              </w:rPr>
            </w:pPr>
            <w:r w:rsidRPr="005B6D45">
              <w:rPr>
                <w:rFonts w:ascii="Times New Roman" w:hAnsi="Times New Roman" w:cs="Times New Roman"/>
                <w:b/>
                <w:sz w:val="18"/>
                <w:szCs w:val="18"/>
              </w:rPr>
              <w:t>Título</w:t>
            </w:r>
          </w:p>
        </w:tc>
        <w:tc>
          <w:tcPr>
            <w:tcW w:w="6366" w:type="dxa"/>
          </w:tcPr>
          <w:p w14:paraId="4C4A1931" w14:textId="14F1D3EF" w:rsidR="006E35C4" w:rsidRPr="005B6D45" w:rsidRDefault="006A06FE" w:rsidP="006E35C4">
            <w:pPr>
              <w:rPr>
                <w:rFonts w:ascii="Times New Roman" w:hAnsi="Times New Roman" w:cs="Times New Roman"/>
              </w:rPr>
            </w:pPr>
            <w:ins w:id="2013" w:author="Cuenta Microsoft" w:date="2016-05-20T12:10:00Z">
              <w:r w:rsidRPr="006A06FE">
                <w:rPr>
                  <w:rFonts w:ascii="Times New Roman" w:hAnsi="Times New Roman" w:cs="Times New Roman"/>
                </w:rPr>
                <w:t>Proyecto: la industrialización de los tigres y los dragones asiáticos</w:t>
              </w:r>
            </w:ins>
          </w:p>
        </w:tc>
      </w:tr>
      <w:tr w:rsidR="006E35C4" w:rsidRPr="005B6D45" w14:paraId="4FC0AC36" w14:textId="77777777" w:rsidTr="006E35C4">
        <w:tc>
          <w:tcPr>
            <w:tcW w:w="2462" w:type="dxa"/>
          </w:tcPr>
          <w:p w14:paraId="35635C2F" w14:textId="77777777" w:rsidR="006E35C4" w:rsidRPr="005B6D45" w:rsidRDefault="006E35C4" w:rsidP="006E35C4">
            <w:pPr>
              <w:rPr>
                <w:rFonts w:ascii="Times New Roman" w:hAnsi="Times New Roman" w:cs="Times New Roman"/>
                <w:b/>
                <w:sz w:val="18"/>
                <w:szCs w:val="18"/>
              </w:rPr>
            </w:pPr>
            <w:r w:rsidRPr="005B6D45">
              <w:rPr>
                <w:rFonts w:ascii="Times New Roman" w:hAnsi="Times New Roman" w:cs="Times New Roman"/>
                <w:b/>
                <w:sz w:val="18"/>
                <w:szCs w:val="18"/>
              </w:rPr>
              <w:t>Descripción</w:t>
            </w:r>
          </w:p>
        </w:tc>
        <w:tc>
          <w:tcPr>
            <w:tcW w:w="6366" w:type="dxa"/>
          </w:tcPr>
          <w:p w14:paraId="3FD454A9" w14:textId="009A88FF" w:rsidR="006E35C4" w:rsidRPr="005B6D45" w:rsidRDefault="006A06FE" w:rsidP="006E35C4">
            <w:pPr>
              <w:rPr>
                <w:rFonts w:ascii="Times New Roman" w:hAnsi="Times New Roman" w:cs="Times New Roman"/>
              </w:rPr>
            </w:pPr>
            <w:ins w:id="2014" w:author="Cuenta Microsoft" w:date="2016-05-20T12:11:00Z">
              <w:r w:rsidRPr="006A06FE">
                <w:rPr>
                  <w:rFonts w:ascii="Times New Roman" w:hAnsi="Times New Roman" w:cs="Times New Roman"/>
                </w:rPr>
                <w:t>Actividad que guía el trabajo colaborativo de investigación sobre la industrialización de los tigres y los dragones asiáticos</w:t>
              </w:r>
            </w:ins>
          </w:p>
        </w:tc>
      </w:tr>
    </w:tbl>
    <w:p w14:paraId="2D9B8523" w14:textId="77777777" w:rsidR="006E35C4" w:rsidRDefault="006E35C4" w:rsidP="006E35C4">
      <w:pPr>
        <w:spacing w:after="0"/>
        <w:rPr>
          <w:rFonts w:ascii="Times" w:hAnsi="Times"/>
        </w:rPr>
      </w:pPr>
    </w:p>
    <w:p w14:paraId="424F4A4F" w14:textId="77777777" w:rsidR="006E35C4" w:rsidRDefault="006E35C4" w:rsidP="006E35C4">
      <w:pPr>
        <w:spacing w:after="0"/>
        <w:rPr>
          <w:rFonts w:ascii="Times" w:hAnsi="Times"/>
        </w:rPr>
      </w:pPr>
    </w:p>
    <w:p w14:paraId="76E2942F" w14:textId="77777777" w:rsidR="006E35C4" w:rsidRDefault="006E35C4" w:rsidP="006E35C4">
      <w:pPr>
        <w:spacing w:after="0"/>
        <w:rPr>
          <w:rFonts w:ascii="Times" w:hAnsi="Times"/>
          <w:highlight w:val="yellow"/>
        </w:rPr>
      </w:pPr>
      <w:r w:rsidRPr="00DF0921">
        <w:rPr>
          <w:rFonts w:ascii="Times" w:hAnsi="Times"/>
          <w:highlight w:val="yellow"/>
        </w:rPr>
        <w:t xml:space="preserve"> </w:t>
      </w:r>
    </w:p>
    <w:p w14:paraId="6D5BC6F5" w14:textId="77777777" w:rsidR="00484549" w:rsidRDefault="00484549" w:rsidP="006E35C4">
      <w:pPr>
        <w:spacing w:after="0"/>
        <w:rPr>
          <w:rFonts w:ascii="Times" w:hAnsi="Times"/>
          <w:b/>
        </w:rPr>
      </w:pPr>
      <w:r w:rsidRPr="00DF0921">
        <w:rPr>
          <w:rFonts w:ascii="Times" w:hAnsi="Times"/>
          <w:highlight w:val="yellow"/>
        </w:rPr>
        <w:t>[SECCIÓN 1]</w:t>
      </w:r>
      <w:r w:rsidRPr="00DF0921">
        <w:rPr>
          <w:rFonts w:ascii="Times" w:hAnsi="Times"/>
          <w:b/>
        </w:rPr>
        <w:t>Fin de tema</w:t>
      </w:r>
    </w:p>
    <w:p w14:paraId="74EC96D1" w14:textId="77777777" w:rsidR="00DE20D7" w:rsidRDefault="00DE20D7" w:rsidP="00484549">
      <w:pPr>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DE20D7" w:rsidRPr="005D1738" w14:paraId="7058D96C" w14:textId="77777777" w:rsidTr="006E35C4">
        <w:tc>
          <w:tcPr>
            <w:tcW w:w="9033" w:type="dxa"/>
            <w:gridSpan w:val="2"/>
            <w:shd w:val="clear" w:color="auto" w:fill="000000" w:themeFill="text1"/>
          </w:tcPr>
          <w:p w14:paraId="3362CCD5" w14:textId="77777777" w:rsidR="00DE20D7" w:rsidRPr="005D1738" w:rsidRDefault="00DE20D7" w:rsidP="006E35C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DE20D7" w14:paraId="620A8C59" w14:textId="77777777" w:rsidTr="006E35C4">
        <w:tc>
          <w:tcPr>
            <w:tcW w:w="2518" w:type="dxa"/>
          </w:tcPr>
          <w:p w14:paraId="1B9A0078" w14:textId="77777777" w:rsidR="00DE20D7" w:rsidRPr="00053744" w:rsidRDefault="00DE20D7" w:rsidP="006E35C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E10B55C" w14:textId="40A95C12" w:rsidR="00DE20D7" w:rsidRPr="00DE20D7" w:rsidRDefault="0029530B" w:rsidP="0029530B">
            <w:pPr>
              <w:rPr>
                <w:rFonts w:ascii="Times New Roman" w:hAnsi="Times New Roman" w:cs="Times New Roman"/>
                <w:color w:val="000000"/>
                <w:sz w:val="18"/>
                <w:szCs w:val="18"/>
              </w:rPr>
            </w:pPr>
            <w:r>
              <w:rPr>
                <w:rFonts w:ascii="Times New Roman" w:hAnsi="Times New Roman" w:cs="Times New Roman"/>
                <w:color w:val="000000"/>
              </w:rPr>
              <w:t>CS_10_02</w:t>
            </w:r>
            <w:r w:rsidR="00DE20D7" w:rsidRPr="00DE20D7">
              <w:rPr>
                <w:rFonts w:ascii="Times New Roman" w:hAnsi="Times New Roman" w:cs="Times New Roman"/>
                <w:color w:val="000000"/>
              </w:rPr>
              <w:t>_CO_REC</w:t>
            </w:r>
            <w:ins w:id="2015" w:author="Cuenta Microsoft" w:date="2016-05-20T12:11:00Z">
              <w:r w:rsidR="00765016">
                <w:rPr>
                  <w:rFonts w:ascii="Times New Roman" w:hAnsi="Times New Roman" w:cs="Times New Roman"/>
                  <w:color w:val="000000"/>
                </w:rPr>
                <w:t>16</w:t>
              </w:r>
              <w:r w:rsidR="006A06FE">
                <w:rPr>
                  <w:rFonts w:ascii="Times New Roman" w:hAnsi="Times New Roman" w:cs="Times New Roman"/>
                  <w:color w:val="000000"/>
                </w:rPr>
                <w:t>0</w:t>
              </w:r>
            </w:ins>
            <w:del w:id="2016" w:author="Cuenta Microsoft" w:date="2016-05-20T12:11:00Z">
              <w:r w:rsidDel="006A06FE">
                <w:rPr>
                  <w:rFonts w:ascii="Times New Roman" w:hAnsi="Times New Roman" w:cs="Times New Roman"/>
                  <w:color w:val="000000"/>
                </w:rPr>
                <w:delText>210</w:delText>
              </w:r>
            </w:del>
          </w:p>
        </w:tc>
      </w:tr>
      <w:tr w:rsidR="00DE20D7" w14:paraId="66F6F92B" w14:textId="77777777" w:rsidTr="006E35C4">
        <w:tc>
          <w:tcPr>
            <w:tcW w:w="2518" w:type="dxa"/>
          </w:tcPr>
          <w:p w14:paraId="49B70AF9" w14:textId="77777777" w:rsidR="00DE20D7" w:rsidRDefault="00DE20D7" w:rsidP="006E35C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E2CC7BB" w14:textId="77777777" w:rsidR="00DE20D7" w:rsidRDefault="00DE20D7" w:rsidP="006E35C4">
            <w:pPr>
              <w:rPr>
                <w:rFonts w:ascii="Times New Roman" w:hAnsi="Times New Roman" w:cs="Times New Roman"/>
                <w:color w:val="000000"/>
              </w:rPr>
            </w:pPr>
            <w:r>
              <w:rPr>
                <w:rFonts w:ascii="Times New Roman" w:hAnsi="Times New Roman" w:cs="Times New Roman"/>
                <w:color w:val="000000"/>
              </w:rPr>
              <w:t>Mapa conceptual</w:t>
            </w:r>
          </w:p>
        </w:tc>
      </w:tr>
      <w:tr w:rsidR="00DE20D7" w14:paraId="74465B3C" w14:textId="77777777" w:rsidTr="006E35C4">
        <w:tc>
          <w:tcPr>
            <w:tcW w:w="2518" w:type="dxa"/>
          </w:tcPr>
          <w:p w14:paraId="2BC1D538" w14:textId="77777777" w:rsidR="00DE20D7" w:rsidRDefault="00DE20D7" w:rsidP="006E35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61D7CB7" w14:textId="44888765" w:rsidR="00DE20D7" w:rsidRDefault="00DE20D7" w:rsidP="00A33392">
            <w:pPr>
              <w:rPr>
                <w:rFonts w:ascii="Times New Roman" w:hAnsi="Times New Roman" w:cs="Times New Roman"/>
                <w:color w:val="000000"/>
              </w:rPr>
            </w:pPr>
            <w:r>
              <w:rPr>
                <w:rFonts w:ascii="Times New Roman" w:hAnsi="Times New Roman" w:cs="Times New Roman"/>
                <w:color w:val="000000"/>
              </w:rPr>
              <w:t xml:space="preserve">Resumen gráfico de los principales temas abordados en el </w:t>
            </w:r>
            <w:del w:id="2017" w:author="Lilia Carvajal" w:date="2016-05-19T19:03:00Z">
              <w:r w:rsidDel="00A33392">
                <w:rPr>
                  <w:rFonts w:ascii="Times New Roman" w:hAnsi="Times New Roman" w:cs="Times New Roman"/>
                  <w:color w:val="000000"/>
                </w:rPr>
                <w:delText xml:space="preserve">tema </w:delText>
              </w:r>
            </w:del>
            <w:ins w:id="2018" w:author="Lilia Carvajal" w:date="2016-05-19T19:03:00Z">
              <w:r w:rsidR="00A33392">
                <w:rPr>
                  <w:rFonts w:ascii="Times New Roman" w:hAnsi="Times New Roman" w:cs="Times New Roman"/>
                  <w:color w:val="000000"/>
                </w:rPr>
                <w:t xml:space="preserve">apartado </w:t>
              </w:r>
            </w:ins>
            <w:r>
              <w:rPr>
                <w:rFonts w:ascii="Times New Roman" w:hAnsi="Times New Roman" w:cs="Times New Roman"/>
                <w:color w:val="000000"/>
              </w:rPr>
              <w:t>Asia</w:t>
            </w:r>
            <w:del w:id="2019" w:author="Cuenta Microsoft" w:date="2016-05-20T12:11:00Z">
              <w:r w:rsidR="00084242" w:rsidDel="006A06FE">
                <w:rPr>
                  <w:rFonts w:ascii="Times New Roman" w:hAnsi="Times New Roman" w:cs="Times New Roman"/>
                  <w:color w:val="000000"/>
                </w:rPr>
                <w:delText>,</w:delText>
              </w:r>
              <w:r w:rsidDel="006A06FE">
                <w:rPr>
                  <w:rFonts w:ascii="Times New Roman" w:hAnsi="Times New Roman" w:cs="Times New Roman"/>
                  <w:color w:val="000000"/>
                </w:rPr>
                <w:delText xml:space="preserve"> </w:delText>
              </w:r>
              <w:r w:rsidRPr="00545440" w:rsidDel="006A06FE">
                <w:rPr>
                  <w:rFonts w:ascii="Times New Roman" w:hAnsi="Times New Roman" w:cs="Times New Roman"/>
                  <w:color w:val="000000"/>
                  <w:highlight w:val="cyan"/>
                  <w:rPrChange w:id="2020" w:author="Lilia Carvajal" w:date="2016-05-19T19:13:00Z">
                    <w:rPr>
                      <w:rFonts w:ascii="Times New Roman" w:hAnsi="Times New Roman" w:cs="Times New Roman"/>
                      <w:color w:val="000000"/>
                    </w:rPr>
                  </w:rPrChange>
                </w:rPr>
                <w:delText>África</w:delText>
              </w:r>
            </w:del>
            <w:r>
              <w:rPr>
                <w:rFonts w:ascii="Times New Roman" w:hAnsi="Times New Roman" w:cs="Times New Roman"/>
                <w:color w:val="000000"/>
              </w:rPr>
              <w:t xml:space="preserve"> y Oriente</w:t>
            </w:r>
            <w:ins w:id="2021" w:author="Cuenta Microsoft" w:date="2016-05-20T12:18:00Z">
              <w:r w:rsidR="00765016">
                <w:rPr>
                  <w:rFonts w:ascii="Times New Roman" w:hAnsi="Times New Roman" w:cs="Times New Roman"/>
                  <w:color w:val="000000"/>
                </w:rPr>
                <w:t xml:space="preserve"> Medio</w:t>
              </w:r>
            </w:ins>
            <w:r>
              <w:rPr>
                <w:rFonts w:ascii="Times New Roman" w:hAnsi="Times New Roman" w:cs="Times New Roman"/>
                <w:color w:val="000000"/>
              </w:rPr>
              <w:t xml:space="preserve"> al final del siglo </w:t>
            </w:r>
            <w:r w:rsidR="00084242" w:rsidRPr="00084242">
              <w:rPr>
                <w:rFonts w:ascii="Times New Roman" w:hAnsi="Times New Roman" w:cs="Times New Roman"/>
                <w:smallCaps/>
                <w:color w:val="000000"/>
              </w:rPr>
              <w:t>xx</w:t>
            </w:r>
          </w:p>
        </w:tc>
      </w:tr>
    </w:tbl>
    <w:p w14:paraId="4A26F612" w14:textId="77777777" w:rsidR="00484549" w:rsidRDefault="00484549">
      <w:pPr>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4E4AB7" w:rsidRPr="005D1738" w14:paraId="45EF0F34" w14:textId="77777777" w:rsidTr="00B0068D">
        <w:tc>
          <w:tcPr>
            <w:tcW w:w="9033" w:type="dxa"/>
            <w:gridSpan w:val="2"/>
            <w:shd w:val="clear" w:color="auto" w:fill="000000" w:themeFill="text1"/>
          </w:tcPr>
          <w:p w14:paraId="53BAF252" w14:textId="77777777" w:rsidR="004E4AB7" w:rsidRPr="005D1738" w:rsidRDefault="004E4AB7"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E4AB7" w14:paraId="0373DC28" w14:textId="77777777" w:rsidTr="00B0068D">
        <w:tc>
          <w:tcPr>
            <w:tcW w:w="2518" w:type="dxa"/>
          </w:tcPr>
          <w:p w14:paraId="7F270871" w14:textId="77777777" w:rsidR="004E4AB7" w:rsidRPr="00053744" w:rsidRDefault="004E4AB7"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77BCCFE" w14:textId="2EFE8377" w:rsidR="004E4AB7" w:rsidRPr="00D873FD" w:rsidRDefault="00DE20D7" w:rsidP="0029530B">
            <w:pPr>
              <w:rPr>
                <w:rFonts w:ascii="Times New Roman" w:hAnsi="Times New Roman" w:cs="Times New Roman"/>
                <w:b/>
                <w:color w:val="000000"/>
                <w:sz w:val="18"/>
                <w:szCs w:val="18"/>
              </w:rPr>
            </w:pPr>
            <w:r>
              <w:rPr>
                <w:rFonts w:ascii="Arial" w:hAnsi="Arial"/>
                <w:sz w:val="18"/>
                <w:szCs w:val="18"/>
                <w:lang w:val="es-ES_tradnl"/>
              </w:rPr>
              <w:t>CS_10_02_CO_REC</w:t>
            </w:r>
            <w:ins w:id="2022" w:author="Cuenta Microsoft" w:date="2016-05-20T12:17:00Z">
              <w:r w:rsidR="00765016">
                <w:rPr>
                  <w:rFonts w:ascii="Arial" w:hAnsi="Arial"/>
                  <w:sz w:val="18"/>
                  <w:szCs w:val="18"/>
                  <w:lang w:val="es-ES_tradnl"/>
                </w:rPr>
                <w:t>17</w:t>
              </w:r>
            </w:ins>
            <w:del w:id="2023" w:author="Cuenta Microsoft" w:date="2016-05-20T12:17:00Z">
              <w:r w:rsidR="0029530B" w:rsidDel="00765016">
                <w:rPr>
                  <w:rFonts w:ascii="Arial" w:hAnsi="Arial"/>
                  <w:sz w:val="18"/>
                  <w:szCs w:val="18"/>
                  <w:lang w:val="es-ES_tradnl"/>
                </w:rPr>
                <w:delText>2</w:delText>
              </w:r>
            </w:del>
            <w:del w:id="2024" w:author="Cuenta Microsoft" w:date="2016-05-20T12:11:00Z">
              <w:r w:rsidR="0029530B" w:rsidDel="006A06FE">
                <w:rPr>
                  <w:rFonts w:ascii="Arial" w:hAnsi="Arial"/>
                  <w:sz w:val="18"/>
                  <w:szCs w:val="18"/>
                  <w:lang w:val="es-ES_tradnl"/>
                </w:rPr>
                <w:delText>2</w:delText>
              </w:r>
            </w:del>
            <w:r w:rsidR="0029530B">
              <w:rPr>
                <w:rFonts w:ascii="Arial" w:hAnsi="Arial"/>
                <w:sz w:val="18"/>
                <w:szCs w:val="18"/>
                <w:lang w:val="es-ES_tradnl"/>
              </w:rPr>
              <w:t>0</w:t>
            </w:r>
          </w:p>
        </w:tc>
      </w:tr>
      <w:tr w:rsidR="004E4AB7" w14:paraId="3B2F909E" w14:textId="77777777" w:rsidTr="00B0068D">
        <w:tc>
          <w:tcPr>
            <w:tcW w:w="2518" w:type="dxa"/>
          </w:tcPr>
          <w:p w14:paraId="0ED1A0A2" w14:textId="77777777" w:rsidR="004E4AB7" w:rsidRDefault="004E4AB7"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B0C1FE0" w14:textId="33B405F3" w:rsidR="004E4AB7" w:rsidRPr="004E4AB7" w:rsidRDefault="006A06FE" w:rsidP="00B0068D">
            <w:pPr>
              <w:rPr>
                <w:rFonts w:ascii="Arial" w:hAnsi="Arial" w:cs="Arial"/>
                <w:sz w:val="18"/>
                <w:szCs w:val="18"/>
                <w:lang w:val="es-ES_tradnl"/>
              </w:rPr>
            </w:pPr>
            <w:ins w:id="2025" w:author="Cuenta Microsoft" w:date="2016-05-20T12:12:00Z">
              <w:r w:rsidRPr="006A06FE">
                <w:rPr>
                  <w:rFonts w:ascii="Arial" w:hAnsi="Arial" w:cs="Arial"/>
                  <w:sz w:val="18"/>
                  <w:szCs w:val="18"/>
                  <w:lang w:val="es-ES_tradnl"/>
                </w:rPr>
                <w:t>Evaluación sobre Conflictos gl</w:t>
              </w:r>
              <w:r>
                <w:rPr>
                  <w:rFonts w:ascii="Arial" w:hAnsi="Arial" w:cs="Arial"/>
                  <w:sz w:val="18"/>
                  <w:szCs w:val="18"/>
                  <w:lang w:val="es-ES_tradnl"/>
                </w:rPr>
                <w:t xml:space="preserve">obales contemporáneos: </w:t>
              </w:r>
              <w:r w:rsidRPr="006A06FE">
                <w:rPr>
                  <w:rFonts w:ascii="Arial" w:hAnsi="Arial" w:cs="Arial"/>
                  <w:sz w:val="18"/>
                  <w:szCs w:val="18"/>
                  <w:lang w:val="es-ES_tradnl"/>
                </w:rPr>
                <w:t>Asia</w:t>
              </w:r>
              <w:r w:rsidR="00765016">
                <w:rPr>
                  <w:rFonts w:ascii="Arial" w:hAnsi="Arial" w:cs="Arial"/>
                  <w:sz w:val="18"/>
                  <w:szCs w:val="18"/>
                  <w:lang w:val="es-ES_tradnl"/>
                </w:rPr>
                <w:t xml:space="preserve"> y </w:t>
              </w:r>
              <w:r>
                <w:rPr>
                  <w:rFonts w:ascii="Arial" w:hAnsi="Arial" w:cs="Arial"/>
                  <w:sz w:val="18"/>
                  <w:szCs w:val="18"/>
                  <w:lang w:val="es-ES_tradnl"/>
                </w:rPr>
                <w:t>Oriente</w:t>
              </w:r>
            </w:ins>
            <w:ins w:id="2026" w:author="Cuenta Microsoft" w:date="2016-05-20T12:17:00Z">
              <w:r w:rsidR="00765016">
                <w:rPr>
                  <w:rFonts w:ascii="Arial" w:hAnsi="Arial" w:cs="Arial"/>
                  <w:sz w:val="18"/>
                  <w:szCs w:val="18"/>
                  <w:lang w:val="es-ES_tradnl"/>
                </w:rPr>
                <w:t xml:space="preserve"> Medio</w:t>
              </w:r>
            </w:ins>
            <w:del w:id="2027" w:author="Cuenta Microsoft" w:date="2016-05-20T12:12:00Z">
              <w:r w:rsidR="004E4AB7" w:rsidDel="006A06FE">
                <w:rPr>
                  <w:rFonts w:ascii="Arial" w:hAnsi="Arial" w:cs="Arial"/>
                  <w:sz w:val="18"/>
                  <w:szCs w:val="18"/>
                  <w:lang w:val="es-ES_tradnl"/>
                </w:rPr>
                <w:delText>Evaluación</w:delText>
              </w:r>
            </w:del>
          </w:p>
        </w:tc>
      </w:tr>
      <w:tr w:rsidR="004E4AB7" w14:paraId="52CBDA95" w14:textId="77777777" w:rsidTr="00B0068D">
        <w:tc>
          <w:tcPr>
            <w:tcW w:w="2518" w:type="dxa"/>
          </w:tcPr>
          <w:p w14:paraId="2ACBD8BD" w14:textId="77777777" w:rsidR="004E4AB7" w:rsidRDefault="004E4AB7"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9468E3E" w14:textId="03DEF731" w:rsidR="004E4AB7" w:rsidRDefault="006A06FE" w:rsidP="00712AF5">
            <w:pPr>
              <w:rPr>
                <w:rFonts w:ascii="Times New Roman" w:hAnsi="Times New Roman" w:cs="Times New Roman"/>
                <w:color w:val="000000"/>
              </w:rPr>
            </w:pPr>
            <w:ins w:id="2028" w:author="Cuenta Microsoft" w:date="2016-05-20T12:12:00Z">
              <w:r w:rsidRPr="006A06FE">
                <w:rPr>
                  <w:rFonts w:ascii="Arial" w:hAnsi="Arial" w:cs="Arial"/>
                  <w:sz w:val="18"/>
                  <w:szCs w:val="18"/>
                  <w:lang w:val="es-ES_tradnl"/>
                </w:rPr>
                <w:t xml:space="preserve">Evalúa tus conocimientos sobre Conflictos </w:t>
              </w:r>
              <w:r>
                <w:rPr>
                  <w:rFonts w:ascii="Arial" w:hAnsi="Arial" w:cs="Arial"/>
                  <w:sz w:val="18"/>
                  <w:szCs w:val="18"/>
                  <w:lang w:val="es-ES_tradnl"/>
                </w:rPr>
                <w:t xml:space="preserve">globales contemporáneos: </w:t>
              </w:r>
              <w:r w:rsidRPr="006A06FE">
                <w:rPr>
                  <w:rFonts w:ascii="Arial" w:hAnsi="Arial" w:cs="Arial"/>
                  <w:sz w:val="18"/>
                  <w:szCs w:val="18"/>
                  <w:lang w:val="es-ES_tradnl"/>
                </w:rPr>
                <w:t>Asia</w:t>
              </w:r>
            </w:ins>
            <w:ins w:id="2029" w:author="Cuenta Microsoft" w:date="2016-05-20T12:13:00Z">
              <w:r w:rsidR="00765016">
                <w:rPr>
                  <w:rFonts w:ascii="Arial" w:hAnsi="Arial" w:cs="Arial"/>
                  <w:sz w:val="18"/>
                  <w:szCs w:val="18"/>
                  <w:lang w:val="es-ES_tradnl"/>
                </w:rPr>
                <w:t xml:space="preserve"> y </w:t>
              </w:r>
              <w:r>
                <w:rPr>
                  <w:rFonts w:ascii="Arial" w:hAnsi="Arial" w:cs="Arial"/>
                  <w:sz w:val="18"/>
                  <w:szCs w:val="18"/>
                  <w:lang w:val="es-ES_tradnl"/>
                </w:rPr>
                <w:t>Oriente</w:t>
              </w:r>
            </w:ins>
            <w:ins w:id="2030" w:author="Cuenta Microsoft" w:date="2016-05-20T12:18:00Z">
              <w:r w:rsidR="00765016">
                <w:rPr>
                  <w:rFonts w:ascii="Arial" w:hAnsi="Arial" w:cs="Arial"/>
                  <w:sz w:val="18"/>
                  <w:szCs w:val="18"/>
                  <w:lang w:val="es-ES_tradnl"/>
                </w:rPr>
                <w:t xml:space="preserve"> Medio</w:t>
              </w:r>
            </w:ins>
            <w:del w:id="2031" w:author="Cuenta Microsoft" w:date="2016-05-20T12:12:00Z">
              <w:r w:rsidR="00712AF5" w:rsidDel="006A06FE">
                <w:rPr>
                  <w:rFonts w:ascii="Arial" w:hAnsi="Arial" w:cs="Arial"/>
                  <w:sz w:val="18"/>
                  <w:szCs w:val="18"/>
                  <w:lang w:val="es-ES_tradnl"/>
                </w:rPr>
                <w:delText>L</w:delText>
              </w:r>
              <w:r w:rsidR="004E4AB7" w:rsidDel="006A06FE">
                <w:rPr>
                  <w:rFonts w:ascii="Arial" w:hAnsi="Arial" w:cs="Arial"/>
                  <w:sz w:val="18"/>
                  <w:szCs w:val="18"/>
                  <w:lang w:val="es-ES_tradnl"/>
                </w:rPr>
                <w:delText>ee</w:delText>
              </w:r>
              <w:r w:rsidR="00712AF5" w:rsidDel="006A06FE">
                <w:rPr>
                  <w:rFonts w:ascii="Arial" w:hAnsi="Arial" w:cs="Arial"/>
                  <w:sz w:val="18"/>
                  <w:szCs w:val="18"/>
                  <w:lang w:val="es-ES_tradnl"/>
                </w:rPr>
                <w:delText xml:space="preserve"> estos</w:delText>
              </w:r>
              <w:r w:rsidR="004E4AB7" w:rsidDel="006A06FE">
                <w:rPr>
                  <w:rFonts w:ascii="Arial" w:hAnsi="Arial" w:cs="Arial"/>
                  <w:sz w:val="18"/>
                  <w:szCs w:val="18"/>
                  <w:lang w:val="es-ES_tradnl"/>
                </w:rPr>
                <w:delText xml:space="preserve"> textos sobre los cuales se diseñan preguntas con cu</w:delText>
              </w:r>
              <w:r w:rsidR="00712AF5" w:rsidDel="006A06FE">
                <w:rPr>
                  <w:rFonts w:ascii="Arial" w:hAnsi="Arial" w:cs="Arial"/>
                  <w:sz w:val="18"/>
                  <w:szCs w:val="18"/>
                  <w:lang w:val="es-ES_tradnl"/>
                </w:rPr>
                <w:delText>atro posibilidades de respuesta</w:delText>
              </w:r>
            </w:del>
          </w:p>
        </w:tc>
      </w:tr>
    </w:tbl>
    <w:p w14:paraId="718D5BD8" w14:textId="77777777" w:rsidR="004E4AB7" w:rsidRDefault="004E4AB7">
      <w:pPr>
        <w:rPr>
          <w:rFonts w:ascii="Times New Roman" w:eastAsia="Times New Roman" w:hAnsi="Times New Roman" w:cs="Times New Roman"/>
          <w:bCs/>
          <w:color w:val="333333"/>
          <w:sz w:val="24"/>
          <w:szCs w:val="24"/>
          <w:lang w:eastAsia="es-CO"/>
        </w:rPr>
      </w:pPr>
    </w:p>
    <w:p w14:paraId="570965E1" w14:textId="77777777" w:rsidR="006E35C4" w:rsidRDefault="006E35C4">
      <w:pPr>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6E35C4" w:rsidRPr="005D1738" w:rsidDel="006A06FE" w14:paraId="04EF802B" w14:textId="02876BF9" w:rsidTr="006E35C4">
        <w:trPr>
          <w:del w:id="2032" w:author="Cuenta Microsoft" w:date="2016-05-20T12:13:00Z"/>
        </w:trPr>
        <w:tc>
          <w:tcPr>
            <w:tcW w:w="9033" w:type="dxa"/>
            <w:gridSpan w:val="2"/>
            <w:shd w:val="clear" w:color="auto" w:fill="000000" w:themeFill="text1"/>
          </w:tcPr>
          <w:p w14:paraId="1E963EAF" w14:textId="684A395C" w:rsidR="006E35C4" w:rsidRPr="005D1738" w:rsidDel="006A06FE" w:rsidRDefault="006E35C4" w:rsidP="006E35C4">
            <w:pPr>
              <w:jc w:val="center"/>
              <w:rPr>
                <w:del w:id="2033" w:author="Cuenta Microsoft" w:date="2016-05-20T12:13:00Z"/>
                <w:rFonts w:ascii="Times New Roman" w:hAnsi="Times New Roman" w:cs="Times New Roman"/>
                <w:b/>
                <w:color w:val="FFFFFF" w:themeColor="background1"/>
              </w:rPr>
            </w:pPr>
            <w:del w:id="2034" w:author="Cuenta Microsoft" w:date="2016-05-20T12:13:00Z">
              <w:r w:rsidRPr="005D1738" w:rsidDel="006A06FE">
                <w:rPr>
                  <w:rFonts w:ascii="Times New Roman" w:hAnsi="Times New Roman" w:cs="Times New Roman"/>
                  <w:b/>
                  <w:color w:val="FFFFFF" w:themeColor="background1"/>
                </w:rPr>
                <w:delText>Practica: recurso nuevo</w:delText>
              </w:r>
            </w:del>
          </w:p>
        </w:tc>
      </w:tr>
      <w:tr w:rsidR="006E35C4" w:rsidDel="006A06FE" w14:paraId="319E7657" w14:textId="3FC404F6" w:rsidTr="006E35C4">
        <w:trPr>
          <w:del w:id="2035" w:author="Cuenta Microsoft" w:date="2016-05-20T12:13:00Z"/>
        </w:trPr>
        <w:tc>
          <w:tcPr>
            <w:tcW w:w="2518" w:type="dxa"/>
          </w:tcPr>
          <w:p w14:paraId="731494C2" w14:textId="319619BA" w:rsidR="006E35C4" w:rsidRPr="00053744" w:rsidDel="006A06FE" w:rsidRDefault="006E35C4" w:rsidP="006E35C4">
            <w:pPr>
              <w:rPr>
                <w:del w:id="2036" w:author="Cuenta Microsoft" w:date="2016-05-20T12:13:00Z"/>
                <w:rFonts w:ascii="Times New Roman" w:hAnsi="Times New Roman" w:cs="Times New Roman"/>
                <w:b/>
                <w:color w:val="000000"/>
                <w:sz w:val="18"/>
                <w:szCs w:val="18"/>
              </w:rPr>
            </w:pPr>
            <w:del w:id="2037" w:author="Cuenta Microsoft" w:date="2016-05-20T12:13:00Z">
              <w:r w:rsidDel="006A06FE">
                <w:rPr>
                  <w:rFonts w:ascii="Times New Roman" w:hAnsi="Times New Roman" w:cs="Times New Roman"/>
                  <w:b/>
                  <w:color w:val="000000"/>
                  <w:sz w:val="18"/>
                  <w:szCs w:val="18"/>
                </w:rPr>
                <w:delText>Código</w:delText>
              </w:r>
            </w:del>
          </w:p>
        </w:tc>
        <w:tc>
          <w:tcPr>
            <w:tcW w:w="6515" w:type="dxa"/>
          </w:tcPr>
          <w:p w14:paraId="779BDDF2" w14:textId="0865ADAA" w:rsidR="006E35C4" w:rsidRPr="00053744" w:rsidDel="006A06FE" w:rsidRDefault="0029530B" w:rsidP="0029530B">
            <w:pPr>
              <w:rPr>
                <w:del w:id="2038" w:author="Cuenta Microsoft" w:date="2016-05-20T12:13:00Z"/>
                <w:rFonts w:ascii="Times New Roman" w:hAnsi="Times New Roman" w:cs="Times New Roman"/>
                <w:b/>
                <w:color w:val="000000"/>
                <w:sz w:val="18"/>
                <w:szCs w:val="18"/>
              </w:rPr>
            </w:pPr>
            <w:del w:id="2039" w:author="Cuenta Microsoft" w:date="2016-05-20T12:13:00Z">
              <w:r w:rsidDel="006A06FE">
                <w:rPr>
                  <w:rFonts w:ascii="Times New Roman" w:hAnsi="Times New Roman" w:cs="Times New Roman"/>
                  <w:color w:val="000000"/>
                </w:rPr>
                <w:delText>CS_10_02</w:delText>
              </w:r>
              <w:r w:rsidRPr="00D45DAA" w:rsidDel="006A06FE">
                <w:rPr>
                  <w:rFonts w:ascii="Times New Roman" w:hAnsi="Times New Roman" w:cs="Times New Roman"/>
                  <w:color w:val="000000"/>
                </w:rPr>
                <w:delText>_REC</w:delText>
              </w:r>
              <w:r w:rsidDel="006A06FE">
                <w:rPr>
                  <w:rFonts w:ascii="Times New Roman" w:hAnsi="Times New Roman" w:cs="Times New Roman"/>
                  <w:color w:val="000000"/>
                </w:rPr>
                <w:delText>230</w:delText>
              </w:r>
            </w:del>
          </w:p>
        </w:tc>
      </w:tr>
      <w:tr w:rsidR="006E35C4" w:rsidDel="006A06FE" w14:paraId="67E6996F" w14:textId="22B13C69" w:rsidTr="006E35C4">
        <w:trPr>
          <w:del w:id="2040" w:author="Cuenta Microsoft" w:date="2016-05-20T12:13:00Z"/>
        </w:trPr>
        <w:tc>
          <w:tcPr>
            <w:tcW w:w="2518" w:type="dxa"/>
          </w:tcPr>
          <w:p w14:paraId="272EB0F6" w14:textId="1F6EB5D8" w:rsidR="006E35C4" w:rsidDel="006A06FE" w:rsidRDefault="006E35C4" w:rsidP="006E35C4">
            <w:pPr>
              <w:rPr>
                <w:del w:id="2041" w:author="Cuenta Microsoft" w:date="2016-05-20T12:13:00Z"/>
                <w:rFonts w:ascii="Times New Roman" w:hAnsi="Times New Roman" w:cs="Times New Roman"/>
                <w:color w:val="000000"/>
              </w:rPr>
            </w:pPr>
            <w:del w:id="2042" w:author="Cuenta Microsoft" w:date="2016-05-20T12:13:00Z">
              <w:r w:rsidDel="006A06FE">
                <w:rPr>
                  <w:rFonts w:ascii="Times New Roman" w:hAnsi="Times New Roman" w:cs="Times New Roman"/>
                  <w:b/>
                  <w:color w:val="000000"/>
                  <w:sz w:val="18"/>
                  <w:szCs w:val="18"/>
                </w:rPr>
                <w:delText>Título</w:delText>
              </w:r>
            </w:del>
          </w:p>
        </w:tc>
        <w:tc>
          <w:tcPr>
            <w:tcW w:w="6515" w:type="dxa"/>
          </w:tcPr>
          <w:p w14:paraId="4547A08A" w14:textId="7542E752" w:rsidR="006E35C4" w:rsidDel="006A06FE" w:rsidRDefault="006E35C4" w:rsidP="006E35C4">
            <w:pPr>
              <w:rPr>
                <w:del w:id="2043" w:author="Cuenta Microsoft" w:date="2016-05-20T12:13:00Z"/>
                <w:rFonts w:ascii="Times New Roman" w:hAnsi="Times New Roman" w:cs="Times New Roman"/>
                <w:color w:val="000000"/>
              </w:rPr>
            </w:pPr>
          </w:p>
        </w:tc>
      </w:tr>
      <w:tr w:rsidR="006E35C4" w:rsidDel="006A06FE" w14:paraId="2F4F4421" w14:textId="44DEAE00" w:rsidTr="006E35C4">
        <w:trPr>
          <w:del w:id="2044" w:author="Cuenta Microsoft" w:date="2016-05-20T12:13:00Z"/>
        </w:trPr>
        <w:tc>
          <w:tcPr>
            <w:tcW w:w="2518" w:type="dxa"/>
          </w:tcPr>
          <w:p w14:paraId="14992639" w14:textId="0BD96139" w:rsidR="006E35C4" w:rsidDel="006A06FE" w:rsidRDefault="006E35C4" w:rsidP="006E35C4">
            <w:pPr>
              <w:rPr>
                <w:del w:id="2045" w:author="Cuenta Microsoft" w:date="2016-05-20T12:13:00Z"/>
                <w:rFonts w:ascii="Times New Roman" w:hAnsi="Times New Roman" w:cs="Times New Roman"/>
                <w:color w:val="000000"/>
              </w:rPr>
            </w:pPr>
            <w:del w:id="2046" w:author="Cuenta Microsoft" w:date="2016-05-20T12:13:00Z">
              <w:r w:rsidRPr="00053744" w:rsidDel="006A06FE">
                <w:rPr>
                  <w:rFonts w:ascii="Times New Roman" w:hAnsi="Times New Roman" w:cs="Times New Roman"/>
                  <w:b/>
                  <w:color w:val="000000"/>
                  <w:sz w:val="18"/>
                  <w:szCs w:val="18"/>
                </w:rPr>
                <w:delText>Descripción</w:delText>
              </w:r>
            </w:del>
          </w:p>
        </w:tc>
        <w:tc>
          <w:tcPr>
            <w:tcW w:w="6515" w:type="dxa"/>
          </w:tcPr>
          <w:p w14:paraId="525C0597" w14:textId="2D738C6B" w:rsidR="006E35C4" w:rsidDel="006A06FE" w:rsidRDefault="006E35C4" w:rsidP="006E35C4">
            <w:pPr>
              <w:rPr>
                <w:del w:id="2047" w:author="Cuenta Microsoft" w:date="2016-05-20T12:13:00Z"/>
                <w:rFonts w:ascii="Times New Roman" w:hAnsi="Times New Roman" w:cs="Times New Roman"/>
                <w:color w:val="000000"/>
              </w:rPr>
            </w:pPr>
          </w:p>
        </w:tc>
      </w:tr>
    </w:tbl>
    <w:p w14:paraId="0EF56A67" w14:textId="77777777" w:rsidR="006E35C4" w:rsidRDefault="006E35C4">
      <w:pPr>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518"/>
        <w:gridCol w:w="6515"/>
      </w:tblGrid>
      <w:tr w:rsidR="00B76D91" w14:paraId="24772199" w14:textId="77777777" w:rsidTr="00B76D91">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77FF9EAC" w14:textId="77777777" w:rsidR="00B76D91" w:rsidRDefault="00B76D91">
            <w:pPr>
              <w:jc w:val="center"/>
              <w:rPr>
                <w:rFonts w:ascii="Times New Roman" w:hAnsi="Times New Roman"/>
                <w:b/>
                <w:color w:val="FFFFFF"/>
              </w:rPr>
            </w:pPr>
            <w:r>
              <w:rPr>
                <w:rFonts w:ascii="Times New Roman" w:hAnsi="Times New Roman"/>
                <w:b/>
                <w:color w:val="FFFFFF"/>
              </w:rPr>
              <w:t>Practica: recurso nuevo</w:t>
            </w:r>
          </w:p>
        </w:tc>
      </w:tr>
      <w:tr w:rsidR="00B76D91" w14:paraId="42A2A6EB" w14:textId="77777777" w:rsidTr="00B76D91">
        <w:tc>
          <w:tcPr>
            <w:tcW w:w="2518" w:type="dxa"/>
            <w:tcBorders>
              <w:top w:val="single" w:sz="4" w:space="0" w:color="000000"/>
              <w:left w:val="single" w:sz="4" w:space="0" w:color="000000"/>
              <w:bottom w:val="single" w:sz="4" w:space="0" w:color="000000"/>
              <w:right w:val="single" w:sz="4" w:space="0" w:color="000000"/>
            </w:tcBorders>
            <w:hideMark/>
          </w:tcPr>
          <w:p w14:paraId="0950C0D4" w14:textId="77777777" w:rsidR="00B76D91" w:rsidRDefault="00B76D91">
            <w:pPr>
              <w:rPr>
                <w:rFonts w:ascii="Times New Roman" w:hAnsi="Times New Roman"/>
                <w:b/>
                <w:color w:val="000000"/>
                <w:sz w:val="18"/>
                <w:szCs w:val="18"/>
                <w:lang w:val="es-ES_tradnl"/>
              </w:rPr>
            </w:pPr>
            <w:r>
              <w:rPr>
                <w:rFonts w:ascii="Times New Roman" w:hAnsi="Times New Roman"/>
                <w:b/>
                <w:color w:val="000000"/>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hideMark/>
          </w:tcPr>
          <w:p w14:paraId="7A023B1C" w14:textId="0B39C38B" w:rsidR="00B76D91" w:rsidRDefault="00B76D91" w:rsidP="00B76D91">
            <w:pPr>
              <w:rPr>
                <w:rFonts w:ascii="Times New Roman" w:hAnsi="Times New Roman"/>
                <w:b/>
                <w:color w:val="000000"/>
                <w:sz w:val="18"/>
                <w:szCs w:val="18"/>
              </w:rPr>
            </w:pPr>
            <w:r>
              <w:rPr>
                <w:rFonts w:ascii="Times New Roman" w:hAnsi="Times New Roman" w:cs="Times New Roman"/>
                <w:color w:val="000000"/>
              </w:rPr>
              <w:t>CS_10_02</w:t>
            </w:r>
            <w:r w:rsidRPr="00D45DAA">
              <w:rPr>
                <w:rFonts w:ascii="Times New Roman" w:hAnsi="Times New Roman" w:cs="Times New Roman"/>
                <w:color w:val="000000"/>
              </w:rPr>
              <w:t>_REC</w:t>
            </w:r>
            <w:ins w:id="2048" w:author="Cuenta Microsoft" w:date="2016-05-20T12:17:00Z">
              <w:r w:rsidR="00765016">
                <w:rPr>
                  <w:rFonts w:ascii="Times New Roman" w:hAnsi="Times New Roman" w:cs="Times New Roman"/>
                  <w:color w:val="000000"/>
                </w:rPr>
                <w:t>180</w:t>
              </w:r>
            </w:ins>
            <w:del w:id="2049" w:author="Cuenta Microsoft" w:date="2016-05-20T12:17:00Z">
              <w:r w:rsidDel="00765016">
                <w:rPr>
                  <w:rFonts w:ascii="Times New Roman" w:hAnsi="Times New Roman" w:cs="Times New Roman"/>
                  <w:color w:val="000000"/>
                </w:rPr>
                <w:delText>2</w:delText>
              </w:r>
            </w:del>
            <w:del w:id="2050" w:author="Cuenta Microsoft" w:date="2016-05-20T12:13:00Z">
              <w:r w:rsidDel="006A06FE">
                <w:rPr>
                  <w:rFonts w:ascii="Times New Roman" w:hAnsi="Times New Roman" w:cs="Times New Roman"/>
                  <w:color w:val="000000"/>
                </w:rPr>
                <w:delText>40</w:delText>
              </w:r>
            </w:del>
          </w:p>
        </w:tc>
      </w:tr>
      <w:tr w:rsidR="00B76D91" w14:paraId="15E2FB60" w14:textId="77777777" w:rsidTr="00B76D91">
        <w:tc>
          <w:tcPr>
            <w:tcW w:w="2518" w:type="dxa"/>
            <w:tcBorders>
              <w:top w:val="single" w:sz="4" w:space="0" w:color="000000"/>
              <w:left w:val="single" w:sz="4" w:space="0" w:color="000000"/>
              <w:bottom w:val="single" w:sz="4" w:space="0" w:color="000000"/>
              <w:right w:val="single" w:sz="4" w:space="0" w:color="000000"/>
            </w:tcBorders>
            <w:hideMark/>
          </w:tcPr>
          <w:p w14:paraId="74EA680C" w14:textId="77777777" w:rsidR="00B76D91" w:rsidRDefault="00B76D91">
            <w:pPr>
              <w:rPr>
                <w:rFonts w:ascii="Times New Roman" w:hAnsi="Times New Roman"/>
                <w:color w:val="000000"/>
              </w:rPr>
            </w:pPr>
            <w:r>
              <w:rPr>
                <w:rFonts w:ascii="Times New Roman" w:hAnsi="Times New Roman"/>
                <w:b/>
                <w:color w:val="000000"/>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hideMark/>
          </w:tcPr>
          <w:p w14:paraId="5FA69D07" w14:textId="279EEF7B" w:rsidR="00B76D91" w:rsidRDefault="00B76D91">
            <w:pPr>
              <w:rPr>
                <w:rFonts w:ascii="Times New Roman" w:hAnsi="Times New Roman"/>
                <w:color w:val="000000"/>
                <w:sz w:val="24"/>
                <w:szCs w:val="24"/>
              </w:rPr>
            </w:pPr>
            <w:r>
              <w:rPr>
                <w:rFonts w:ascii="Times New Roman" w:hAnsi="Times New Roman"/>
                <w:color w:val="000000"/>
              </w:rPr>
              <w:t>Banco de actividades</w:t>
            </w:r>
            <w:ins w:id="2051" w:author="Cuenta Microsoft" w:date="2016-05-20T12:14:00Z">
              <w:r w:rsidR="006A06FE">
                <w:rPr>
                  <w:rFonts w:ascii="Times New Roman" w:hAnsi="Times New Roman"/>
                  <w:color w:val="000000"/>
                </w:rPr>
                <w:t xml:space="preserve"> sobre Conflictos globales contemporáneos:</w:t>
              </w:r>
            </w:ins>
            <w:del w:id="2052" w:author="Cuenta Microsoft" w:date="2016-05-20T12:14:00Z">
              <w:r w:rsidDel="006A06FE">
                <w:rPr>
                  <w:rFonts w:ascii="Times New Roman" w:hAnsi="Times New Roman"/>
                  <w:color w:val="000000"/>
                </w:rPr>
                <w:delText>:</w:delText>
              </w:r>
            </w:del>
            <w:r>
              <w:rPr>
                <w:rFonts w:ascii="Times New Roman" w:hAnsi="Times New Roman"/>
                <w:color w:val="000000"/>
              </w:rPr>
              <w:t xml:space="preserve"> </w:t>
            </w:r>
            <w:r>
              <w:rPr>
                <w:rFonts w:ascii="Times New Roman" w:hAnsi="Times New Roman" w:cs="Times New Roman"/>
                <w:color w:val="000000"/>
              </w:rPr>
              <w:t>Asia</w:t>
            </w:r>
            <w:ins w:id="2053" w:author="Cuenta Microsoft" w:date="2016-05-20T12:13:00Z">
              <w:r w:rsidR="006A06FE">
                <w:rPr>
                  <w:rFonts w:ascii="Times New Roman" w:hAnsi="Times New Roman" w:cs="Times New Roman"/>
                  <w:color w:val="000000"/>
                </w:rPr>
                <w:t xml:space="preserve"> </w:t>
              </w:r>
            </w:ins>
            <w:del w:id="2054" w:author="Cuenta Microsoft" w:date="2016-05-20T12:13:00Z">
              <w:r w:rsidDel="006A06FE">
                <w:rPr>
                  <w:rFonts w:ascii="Times New Roman" w:hAnsi="Times New Roman" w:cs="Times New Roman"/>
                  <w:color w:val="000000"/>
                </w:rPr>
                <w:delText xml:space="preserve">, </w:delText>
              </w:r>
              <w:r w:rsidRPr="00A33392" w:rsidDel="006A06FE">
                <w:rPr>
                  <w:rFonts w:ascii="Times New Roman" w:hAnsi="Times New Roman" w:cs="Times New Roman"/>
                  <w:color w:val="000000"/>
                  <w:highlight w:val="cyan"/>
                  <w:rPrChange w:id="2055" w:author="Lilia Carvajal" w:date="2016-05-19T19:07:00Z">
                    <w:rPr>
                      <w:rFonts w:ascii="Times New Roman" w:hAnsi="Times New Roman" w:cs="Times New Roman"/>
                      <w:color w:val="000000"/>
                    </w:rPr>
                  </w:rPrChange>
                </w:rPr>
                <w:delText>África</w:delText>
              </w:r>
              <w:r w:rsidDel="006A06FE">
                <w:rPr>
                  <w:rFonts w:ascii="Times New Roman" w:hAnsi="Times New Roman" w:cs="Times New Roman"/>
                  <w:color w:val="000000"/>
                </w:rPr>
                <w:delText xml:space="preserve"> </w:delText>
              </w:r>
            </w:del>
            <w:r>
              <w:rPr>
                <w:rFonts w:ascii="Times New Roman" w:hAnsi="Times New Roman" w:cs="Times New Roman"/>
                <w:color w:val="000000"/>
              </w:rPr>
              <w:t xml:space="preserve">y </w:t>
            </w:r>
            <w:del w:id="2056" w:author="Cuenta Microsoft" w:date="2016-05-20T12:13:00Z">
              <w:r w:rsidDel="006A06FE">
                <w:rPr>
                  <w:rFonts w:ascii="Times New Roman" w:hAnsi="Times New Roman" w:cs="Times New Roman"/>
                  <w:color w:val="000000"/>
                </w:rPr>
                <w:delText xml:space="preserve">Oriente </w:delText>
              </w:r>
            </w:del>
            <w:ins w:id="2057" w:author="Lilia Carvajal" w:date="2016-05-19T19:07:00Z">
              <w:del w:id="2058" w:author="Cuenta Microsoft" w:date="2016-05-20T12:15:00Z">
                <w:r w:rsidR="00A33392" w:rsidDel="005C3BB2">
                  <w:rPr>
                    <w:rFonts w:ascii="Times New Roman" w:hAnsi="Times New Roman" w:cs="Times New Roman"/>
                    <w:color w:val="000000"/>
                  </w:rPr>
                  <w:delText>Medio</w:delText>
                </w:r>
              </w:del>
            </w:ins>
            <w:ins w:id="2059" w:author="Cuenta Microsoft" w:date="2016-05-20T12:13:00Z">
              <w:r w:rsidR="006A06FE">
                <w:rPr>
                  <w:rFonts w:ascii="Times New Roman" w:hAnsi="Times New Roman" w:cs="Times New Roman"/>
                  <w:color w:val="000000"/>
                </w:rPr>
                <w:t>Oriente</w:t>
              </w:r>
            </w:ins>
            <w:ins w:id="2060" w:author="Cuenta Microsoft" w:date="2016-05-20T12:15:00Z">
              <w:r w:rsidR="005C3BB2">
                <w:rPr>
                  <w:rFonts w:ascii="Times New Roman" w:hAnsi="Times New Roman" w:cs="Times New Roman"/>
                  <w:color w:val="000000"/>
                </w:rPr>
                <w:t xml:space="preserve"> Medio</w:t>
              </w:r>
            </w:ins>
            <w:ins w:id="2061" w:author="Lilia Carvajal" w:date="2016-05-19T19:07:00Z">
              <w:r w:rsidR="00A33392">
                <w:rPr>
                  <w:rFonts w:ascii="Times New Roman" w:hAnsi="Times New Roman" w:cs="Times New Roman"/>
                  <w:color w:val="000000"/>
                </w:rPr>
                <w:t xml:space="preserve"> </w:t>
              </w:r>
            </w:ins>
            <w:r>
              <w:rPr>
                <w:rFonts w:ascii="Times New Roman" w:hAnsi="Times New Roman" w:cs="Times New Roman"/>
                <w:color w:val="000000"/>
              </w:rPr>
              <w:t xml:space="preserve">al final del siglo </w:t>
            </w:r>
            <w:r w:rsidRPr="00084242">
              <w:rPr>
                <w:rFonts w:ascii="Times New Roman" w:hAnsi="Times New Roman" w:cs="Times New Roman"/>
                <w:smallCaps/>
                <w:color w:val="000000"/>
              </w:rPr>
              <w:t>xx</w:t>
            </w:r>
          </w:p>
        </w:tc>
      </w:tr>
      <w:tr w:rsidR="00B76D91" w14:paraId="041898F6" w14:textId="77777777" w:rsidTr="00B76D91">
        <w:tc>
          <w:tcPr>
            <w:tcW w:w="2518" w:type="dxa"/>
            <w:tcBorders>
              <w:top w:val="single" w:sz="4" w:space="0" w:color="000000"/>
              <w:left w:val="single" w:sz="4" w:space="0" w:color="000000"/>
              <w:bottom w:val="single" w:sz="4" w:space="0" w:color="000000"/>
              <w:right w:val="single" w:sz="4" w:space="0" w:color="000000"/>
            </w:tcBorders>
            <w:hideMark/>
          </w:tcPr>
          <w:p w14:paraId="3FD23F95" w14:textId="77777777" w:rsidR="00B76D91" w:rsidRDefault="00B76D91">
            <w:pPr>
              <w:rPr>
                <w:rFonts w:ascii="Times New Roman" w:hAnsi="Times New Roman"/>
                <w:color w:val="000000"/>
              </w:rPr>
            </w:pPr>
            <w:r>
              <w:rPr>
                <w:rFonts w:ascii="Times New Roman" w:hAnsi="Times New Roman"/>
                <w:b/>
                <w:color w:val="000000"/>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hideMark/>
          </w:tcPr>
          <w:p w14:paraId="7FDE0952" w14:textId="1877E337" w:rsidR="00B76D91" w:rsidRDefault="005C3BB2">
            <w:pPr>
              <w:rPr>
                <w:rFonts w:ascii="Times New Roman" w:hAnsi="Times New Roman"/>
                <w:color w:val="000000"/>
              </w:rPr>
            </w:pPr>
            <w:ins w:id="2062" w:author="Cuenta Microsoft" w:date="2016-05-20T12:15:00Z">
              <w:r w:rsidRPr="005C3BB2">
                <w:rPr>
                  <w:rFonts w:ascii="Times New Roman" w:hAnsi="Times New Roman"/>
                  <w:color w:val="000000"/>
                </w:rPr>
                <w:t>Actividad que permite evaluar los conocimientos adquiridos sobre Conflictos global</w:t>
              </w:r>
              <w:r>
                <w:rPr>
                  <w:rFonts w:ascii="Times New Roman" w:hAnsi="Times New Roman"/>
                  <w:color w:val="000000"/>
                </w:rPr>
                <w:t>es contemporáneos: Asia y Oriente Medio</w:t>
              </w:r>
            </w:ins>
            <w:del w:id="2063" w:author="Cuenta Microsoft" w:date="2016-05-20T12:15:00Z">
              <w:r w:rsidR="00B76D91" w:rsidDel="005C3BB2">
                <w:rPr>
                  <w:rFonts w:ascii="Times New Roman" w:hAnsi="Times New Roman"/>
                  <w:color w:val="000000"/>
                </w:rPr>
                <w:delText xml:space="preserve">Actividad que permite evaluar los conocimientos incorporados con el desarrollo de la guía titulada </w:delText>
              </w:r>
              <w:r w:rsidR="00B76D91" w:rsidDel="005C3BB2">
                <w:rPr>
                  <w:rFonts w:ascii="Times New Roman" w:hAnsi="Times New Roman" w:cs="Times New Roman"/>
                  <w:color w:val="000000"/>
                </w:rPr>
                <w:delText>Asia</w:delText>
              </w:r>
            </w:del>
            <w:del w:id="2064" w:author="Cuenta Microsoft" w:date="2016-05-20T12:13:00Z">
              <w:r w:rsidR="00B76D91" w:rsidDel="006A06FE">
                <w:rPr>
                  <w:rFonts w:ascii="Times New Roman" w:hAnsi="Times New Roman" w:cs="Times New Roman"/>
                  <w:color w:val="000000"/>
                </w:rPr>
                <w:delText xml:space="preserve">, </w:delText>
              </w:r>
              <w:r w:rsidR="00B76D91" w:rsidRPr="00A33392" w:rsidDel="006A06FE">
                <w:rPr>
                  <w:rFonts w:ascii="Times New Roman" w:hAnsi="Times New Roman" w:cs="Times New Roman"/>
                  <w:color w:val="000000"/>
                  <w:highlight w:val="cyan"/>
                  <w:rPrChange w:id="2065" w:author="Lilia Carvajal" w:date="2016-05-19T19:07:00Z">
                    <w:rPr>
                      <w:rFonts w:ascii="Times New Roman" w:hAnsi="Times New Roman" w:cs="Times New Roman"/>
                      <w:color w:val="000000"/>
                    </w:rPr>
                  </w:rPrChange>
                </w:rPr>
                <w:delText>África</w:delText>
              </w:r>
            </w:del>
            <w:del w:id="2066" w:author="Cuenta Microsoft" w:date="2016-05-20T12:15:00Z">
              <w:r w:rsidR="00B76D91" w:rsidDel="005C3BB2">
                <w:rPr>
                  <w:rFonts w:ascii="Times New Roman" w:hAnsi="Times New Roman" w:cs="Times New Roman"/>
                  <w:color w:val="000000"/>
                </w:rPr>
                <w:delText xml:space="preserve"> y </w:delText>
              </w:r>
            </w:del>
            <w:del w:id="2067" w:author="Cuenta Microsoft" w:date="2016-05-20T12:13:00Z">
              <w:r w:rsidR="00B76D91" w:rsidDel="006A06FE">
                <w:rPr>
                  <w:rFonts w:ascii="Times New Roman" w:hAnsi="Times New Roman" w:cs="Times New Roman"/>
                  <w:color w:val="000000"/>
                </w:rPr>
                <w:delText xml:space="preserve">Oriente </w:delText>
              </w:r>
            </w:del>
            <w:ins w:id="2068" w:author="Lilia Carvajal" w:date="2016-05-19T19:07:00Z">
              <w:del w:id="2069" w:author="Cuenta Microsoft" w:date="2016-05-20T12:15:00Z">
                <w:r w:rsidR="00A33392" w:rsidDel="005C3BB2">
                  <w:rPr>
                    <w:rFonts w:ascii="Times New Roman" w:hAnsi="Times New Roman" w:cs="Times New Roman"/>
                    <w:color w:val="000000"/>
                  </w:rPr>
                  <w:delText>Medio</w:delText>
                </w:r>
              </w:del>
              <w:del w:id="2070" w:author="Cuenta Microsoft" w:date="2016-05-20T12:14:00Z">
                <w:r w:rsidR="00A33392" w:rsidDel="005C3BB2">
                  <w:rPr>
                    <w:rFonts w:ascii="Times New Roman" w:hAnsi="Times New Roman" w:cs="Times New Roman"/>
                    <w:color w:val="000000"/>
                  </w:rPr>
                  <w:delText xml:space="preserve"> </w:delText>
                </w:r>
              </w:del>
            </w:ins>
            <w:del w:id="2071" w:author="Cuenta Microsoft" w:date="2016-05-20T12:14:00Z">
              <w:r w:rsidR="00B76D91" w:rsidDel="005C3BB2">
                <w:rPr>
                  <w:rFonts w:ascii="Times New Roman" w:hAnsi="Times New Roman" w:cs="Times New Roman"/>
                  <w:color w:val="000000"/>
                </w:rPr>
                <w:delText xml:space="preserve">al final del siglo </w:delText>
              </w:r>
              <w:r w:rsidR="00B76D91" w:rsidRPr="00084242" w:rsidDel="005C3BB2">
                <w:rPr>
                  <w:rFonts w:ascii="Times New Roman" w:hAnsi="Times New Roman" w:cs="Times New Roman"/>
                  <w:smallCaps/>
                  <w:color w:val="000000"/>
                </w:rPr>
                <w:delText>xx</w:delText>
              </w:r>
            </w:del>
            <w:ins w:id="2072" w:author="Lilia Carvajal" w:date="2016-05-19T16:18:00Z">
              <w:del w:id="2073" w:author="Cuenta Microsoft" w:date="2016-05-20T12:14:00Z">
                <w:r w:rsidR="000043E5" w:rsidDel="005C3BB2">
                  <w:rPr>
                    <w:rFonts w:ascii="Times New Roman" w:hAnsi="Times New Roman" w:cs="Times New Roman"/>
                    <w:smallCaps/>
                    <w:color w:val="000000"/>
                  </w:rPr>
                  <w:delText>.</w:delText>
                </w:r>
              </w:del>
            </w:ins>
          </w:p>
        </w:tc>
      </w:tr>
    </w:tbl>
    <w:p w14:paraId="3EB0C6BF" w14:textId="77777777" w:rsidR="00B76D91" w:rsidRDefault="00B76D91">
      <w:pPr>
        <w:rPr>
          <w:rFonts w:ascii="Times New Roman" w:eastAsia="Times New Roman" w:hAnsi="Times New Roman" w:cs="Times New Roman"/>
          <w:bCs/>
          <w:color w:val="333333"/>
          <w:sz w:val="24"/>
          <w:szCs w:val="24"/>
          <w:lang w:eastAsia="es-CO"/>
        </w:rPr>
      </w:pPr>
    </w:p>
    <w:tbl>
      <w:tblPr>
        <w:tblStyle w:val="Tablaconcuadrcula"/>
        <w:tblW w:w="9064" w:type="dxa"/>
        <w:tblLayout w:type="fixed"/>
        <w:tblLook w:val="04A0" w:firstRow="1" w:lastRow="0" w:firstColumn="1" w:lastColumn="0" w:noHBand="0" w:noVBand="1"/>
      </w:tblPr>
      <w:tblGrid>
        <w:gridCol w:w="1413"/>
        <w:gridCol w:w="3496"/>
        <w:gridCol w:w="3919"/>
        <w:gridCol w:w="236"/>
      </w:tblGrid>
      <w:tr w:rsidR="006D1FFA" w:rsidRPr="005D1738" w14:paraId="145E2188" w14:textId="77777777" w:rsidTr="00515CA7">
        <w:tc>
          <w:tcPr>
            <w:tcW w:w="9064" w:type="dxa"/>
            <w:gridSpan w:val="4"/>
            <w:shd w:val="clear" w:color="auto" w:fill="000000" w:themeFill="text1"/>
          </w:tcPr>
          <w:p w14:paraId="1EC55BC4" w14:textId="77777777" w:rsidR="006D1FFA" w:rsidRPr="005D1738" w:rsidRDefault="006D1FFA" w:rsidP="00CC5D4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CC5D45" w14:paraId="2A2533AB" w14:textId="77777777" w:rsidTr="005F4768">
        <w:trPr>
          <w:gridAfter w:val="1"/>
          <w:wAfter w:w="236" w:type="dxa"/>
        </w:trPr>
        <w:tc>
          <w:tcPr>
            <w:tcW w:w="1413" w:type="dxa"/>
          </w:tcPr>
          <w:p w14:paraId="7A392223" w14:textId="77777777"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gridSpan w:val="2"/>
          </w:tcPr>
          <w:p w14:paraId="7CDFA0B5" w14:textId="77777777" w:rsidR="006D1FFA" w:rsidRPr="00053744" w:rsidRDefault="0029530B" w:rsidP="00CC5D45">
            <w:pPr>
              <w:rPr>
                <w:rFonts w:ascii="Times New Roman" w:hAnsi="Times New Roman" w:cs="Times New Roman"/>
                <w:b/>
                <w:color w:val="000000"/>
                <w:sz w:val="18"/>
                <w:szCs w:val="18"/>
              </w:rPr>
            </w:pPr>
            <w:del w:id="2074" w:author="Cuenta Microsoft" w:date="2016-05-20T12:15:00Z">
              <w:r w:rsidDel="00765016">
                <w:rPr>
                  <w:rFonts w:ascii="Times New Roman" w:hAnsi="Times New Roman" w:cs="Times New Roman"/>
                  <w:color w:val="000000"/>
                </w:rPr>
                <w:delText>CS_10_02</w:delText>
              </w:r>
              <w:r w:rsidRPr="00D45DAA" w:rsidDel="00765016">
                <w:rPr>
                  <w:rFonts w:ascii="Times New Roman" w:hAnsi="Times New Roman" w:cs="Times New Roman"/>
                  <w:color w:val="000000"/>
                </w:rPr>
                <w:delText>_REC</w:delText>
              </w:r>
              <w:r w:rsidR="00B76D91" w:rsidDel="00765016">
                <w:rPr>
                  <w:rFonts w:ascii="Times New Roman" w:hAnsi="Times New Roman" w:cs="Times New Roman"/>
                  <w:color w:val="000000"/>
                </w:rPr>
                <w:delText>25</w:delText>
              </w:r>
              <w:r w:rsidDel="00765016">
                <w:rPr>
                  <w:rFonts w:ascii="Times New Roman" w:hAnsi="Times New Roman" w:cs="Times New Roman"/>
                  <w:color w:val="000000"/>
                </w:rPr>
                <w:delText>0</w:delText>
              </w:r>
            </w:del>
          </w:p>
        </w:tc>
      </w:tr>
      <w:tr w:rsidR="006D1FFA" w14:paraId="3AE13026" w14:textId="77777777" w:rsidTr="005F4768">
        <w:tc>
          <w:tcPr>
            <w:tcW w:w="1413" w:type="dxa"/>
          </w:tcPr>
          <w:p w14:paraId="703C00F5" w14:textId="77777777" w:rsidR="006D1FFA" w:rsidRPr="003948E6" w:rsidRDefault="006D1FFA" w:rsidP="003948E6">
            <w:pPr>
              <w:rPr>
                <w:rFonts w:ascii="Times New Roman" w:hAnsi="Times New Roman" w:cs="Times New Roman"/>
                <w:color w:val="000000"/>
              </w:rPr>
            </w:pPr>
            <w:r w:rsidRPr="003948E6">
              <w:rPr>
                <w:rFonts w:ascii="Times New Roman" w:hAnsi="Times New Roman" w:cs="Times New Roman"/>
                <w:b/>
                <w:color w:val="000000"/>
                <w:sz w:val="18"/>
                <w:szCs w:val="18"/>
              </w:rPr>
              <w:t>Web 01</w:t>
            </w:r>
          </w:p>
        </w:tc>
        <w:tc>
          <w:tcPr>
            <w:tcW w:w="3496" w:type="dxa"/>
          </w:tcPr>
          <w:p w14:paraId="48FDAF0A" w14:textId="5BD568AC" w:rsidR="006D1FFA" w:rsidRPr="003948E6" w:rsidRDefault="00554663" w:rsidP="003948E6">
            <w:pPr>
              <w:rPr>
                <w:rFonts w:ascii="Times New Roman" w:hAnsi="Times New Roman" w:cs="Times New Roman"/>
                <w:color w:val="000000" w:themeColor="text1"/>
              </w:rPr>
            </w:pPr>
            <w:ins w:id="2075" w:author="Cuenta Microsoft" w:date="2016-05-20T11:44:00Z">
              <w:r>
                <w:rPr>
                  <w:rFonts w:ascii="Times New Roman" w:hAnsi="Times New Roman" w:cs="Times New Roman"/>
                  <w:color w:val="000000" w:themeColor="text1"/>
                </w:rPr>
                <w:t>Art</w:t>
              </w:r>
            </w:ins>
            <w:ins w:id="2076" w:author="Cuenta Microsoft" w:date="2016-05-20T11:45:00Z">
              <w:r>
                <w:rPr>
                  <w:rFonts w:ascii="Times New Roman" w:hAnsi="Times New Roman" w:cs="Times New Roman"/>
                  <w:color w:val="000000" w:themeColor="text1"/>
                </w:rPr>
                <w:t>ículo acerca de los conflictos políticos contemporáneos en Asia</w:t>
              </w:r>
            </w:ins>
            <w:del w:id="2077" w:author="Cuenta Microsoft" w:date="2016-05-20T11:44:00Z">
              <w:r w:rsidR="006D1FFA" w:rsidRPr="003948E6" w:rsidDel="00554663">
                <w:rPr>
                  <w:rFonts w:ascii="Times New Roman" w:hAnsi="Times New Roman" w:cs="Times New Roman"/>
                  <w:color w:val="000000" w:themeColor="text1"/>
                </w:rPr>
                <w:delText>Título</w:delText>
              </w:r>
            </w:del>
          </w:p>
        </w:tc>
        <w:tc>
          <w:tcPr>
            <w:tcW w:w="4155" w:type="dxa"/>
            <w:gridSpan w:val="2"/>
          </w:tcPr>
          <w:p w14:paraId="4730EC2C" w14:textId="098647D5" w:rsidR="006D1FFA" w:rsidRPr="00B61611" w:rsidRDefault="00554663" w:rsidP="00CC5D45">
            <w:pPr>
              <w:jc w:val="center"/>
              <w:rPr>
                <w:rFonts w:ascii="Times New Roman" w:hAnsi="Times New Roman" w:cs="Times New Roman"/>
                <w:i/>
                <w:color w:val="000000" w:themeColor="text1"/>
              </w:rPr>
            </w:pPr>
            <w:ins w:id="2078" w:author="Cuenta Microsoft" w:date="2016-05-20T11:44:00Z">
              <w:r>
                <w:rPr>
                  <w:rStyle w:val="CitaHTML"/>
                </w:rPr>
                <w:t>https://dialnet.unirioja.es/descarga/articulo/3966539.pdf</w:t>
              </w:r>
            </w:ins>
            <w:del w:id="2079" w:author="Cuenta Microsoft" w:date="2016-05-20T11:44:00Z">
              <w:r w:rsidR="006D1FFA" w:rsidRPr="00B61611" w:rsidDel="00554663">
                <w:rPr>
                  <w:rFonts w:ascii="Times New Roman" w:hAnsi="Times New Roman" w:cs="Times New Roman"/>
                  <w:i/>
                  <w:color w:val="000000" w:themeColor="text1"/>
                </w:rPr>
                <w:delText>URL</w:delText>
              </w:r>
            </w:del>
          </w:p>
        </w:tc>
      </w:tr>
      <w:tr w:rsidR="006D1FFA" w:rsidRPr="00484549" w14:paraId="04F4B17A" w14:textId="77777777" w:rsidTr="005F4768">
        <w:tc>
          <w:tcPr>
            <w:tcW w:w="1413" w:type="dxa"/>
          </w:tcPr>
          <w:p w14:paraId="6C00E550" w14:textId="77777777" w:rsidR="006D1FFA" w:rsidRPr="003948E6" w:rsidRDefault="006D1FFA" w:rsidP="003948E6">
            <w:pPr>
              <w:rPr>
                <w:rFonts w:ascii="Times New Roman" w:hAnsi="Times New Roman" w:cs="Times New Roman"/>
                <w:color w:val="000000"/>
              </w:rPr>
            </w:pPr>
            <w:r w:rsidRPr="003948E6">
              <w:rPr>
                <w:rFonts w:ascii="Times New Roman" w:hAnsi="Times New Roman" w:cs="Times New Roman"/>
                <w:b/>
                <w:color w:val="000000"/>
                <w:sz w:val="18"/>
                <w:szCs w:val="18"/>
              </w:rPr>
              <w:t>Web 02</w:t>
            </w:r>
          </w:p>
        </w:tc>
        <w:tc>
          <w:tcPr>
            <w:tcW w:w="3496" w:type="dxa"/>
          </w:tcPr>
          <w:p w14:paraId="796A2126" w14:textId="33E058E0" w:rsidR="006D1FFA" w:rsidRPr="003948E6" w:rsidRDefault="002166F7" w:rsidP="003948E6">
            <w:pPr>
              <w:rPr>
                <w:rFonts w:ascii="Times New Roman" w:hAnsi="Times New Roman" w:cs="Times New Roman"/>
                <w:color w:val="000000" w:themeColor="text1"/>
                <w:lang w:val="pt-BR"/>
              </w:rPr>
            </w:pPr>
            <w:ins w:id="2080" w:author="Cuenta Microsoft" w:date="2016-05-20T11:46:00Z">
              <w:r>
                <w:rPr>
                  <w:rFonts w:ascii="Times New Roman" w:hAnsi="Times New Roman" w:cs="Times New Roman"/>
                  <w:color w:val="000000" w:themeColor="text1"/>
                  <w:lang w:val="pt-BR"/>
                </w:rPr>
                <w:t xml:space="preserve">Artículo acerca de </w:t>
              </w:r>
              <w:proofErr w:type="spellStart"/>
              <w:r>
                <w:rPr>
                  <w:rFonts w:ascii="Times New Roman" w:hAnsi="Times New Roman" w:cs="Times New Roman"/>
                  <w:color w:val="000000" w:themeColor="text1"/>
                  <w:lang w:val="pt-BR"/>
                </w:rPr>
                <w:t>las</w:t>
              </w:r>
              <w:proofErr w:type="spellEnd"/>
              <w:r>
                <w:rPr>
                  <w:rFonts w:ascii="Times New Roman" w:hAnsi="Times New Roman" w:cs="Times New Roman"/>
                  <w:color w:val="000000" w:themeColor="text1"/>
                  <w:lang w:val="pt-BR"/>
                </w:rPr>
                <w:t xml:space="preserve"> </w:t>
              </w:r>
              <w:proofErr w:type="spellStart"/>
              <w:r>
                <w:rPr>
                  <w:rFonts w:ascii="Times New Roman" w:hAnsi="Times New Roman" w:cs="Times New Roman"/>
                  <w:color w:val="000000" w:themeColor="text1"/>
                  <w:lang w:val="pt-BR"/>
                </w:rPr>
                <w:t>tensiones</w:t>
              </w:r>
              <w:proofErr w:type="spellEnd"/>
              <w:r>
                <w:rPr>
                  <w:rFonts w:ascii="Times New Roman" w:hAnsi="Times New Roman" w:cs="Times New Roman"/>
                  <w:color w:val="000000" w:themeColor="text1"/>
                  <w:lang w:val="pt-BR"/>
                </w:rPr>
                <w:t xml:space="preserve"> entre </w:t>
              </w:r>
              <w:proofErr w:type="spellStart"/>
              <w:r>
                <w:rPr>
                  <w:rFonts w:ascii="Times New Roman" w:hAnsi="Times New Roman" w:cs="Times New Roman"/>
                  <w:color w:val="000000" w:themeColor="text1"/>
                  <w:lang w:val="pt-BR"/>
                </w:rPr>
                <w:t>la</w:t>
              </w:r>
              <w:proofErr w:type="spellEnd"/>
              <w:r>
                <w:rPr>
                  <w:rFonts w:ascii="Times New Roman" w:hAnsi="Times New Roman" w:cs="Times New Roman"/>
                  <w:color w:val="000000" w:themeColor="text1"/>
                  <w:lang w:val="pt-BR"/>
                </w:rPr>
                <w:t xml:space="preserve"> </w:t>
              </w:r>
            </w:ins>
            <w:r w:rsidR="006D1FFA" w:rsidRPr="003948E6">
              <w:rPr>
                <w:rFonts w:ascii="Times New Roman" w:hAnsi="Times New Roman" w:cs="Times New Roman"/>
                <w:color w:val="000000" w:themeColor="text1"/>
                <w:lang w:val="pt-BR"/>
              </w:rPr>
              <w:t xml:space="preserve">República Popular China </w:t>
            </w:r>
            <w:ins w:id="2081" w:author="Cuenta Microsoft" w:date="2016-05-20T11:46:00Z">
              <w:r>
                <w:rPr>
                  <w:rFonts w:ascii="Times New Roman" w:hAnsi="Times New Roman" w:cs="Times New Roman"/>
                  <w:color w:val="000000" w:themeColor="text1"/>
                  <w:lang w:val="pt-BR"/>
                </w:rPr>
                <w:t xml:space="preserve">y </w:t>
              </w:r>
              <w:proofErr w:type="spellStart"/>
              <w:r>
                <w:rPr>
                  <w:rFonts w:ascii="Times New Roman" w:hAnsi="Times New Roman" w:cs="Times New Roman"/>
                  <w:color w:val="000000" w:themeColor="text1"/>
                  <w:lang w:val="pt-BR"/>
                </w:rPr>
                <w:t>la</w:t>
              </w:r>
              <w:proofErr w:type="spellEnd"/>
              <w:r>
                <w:rPr>
                  <w:rFonts w:ascii="Times New Roman" w:hAnsi="Times New Roman" w:cs="Times New Roman"/>
                  <w:color w:val="000000" w:themeColor="text1"/>
                  <w:lang w:val="pt-BR"/>
                </w:rPr>
                <w:t xml:space="preserve"> República de China</w:t>
              </w:r>
            </w:ins>
            <w:del w:id="2082" w:author="Cuenta Microsoft" w:date="2016-05-20T11:46:00Z">
              <w:r w:rsidR="006D1FFA" w:rsidRPr="003948E6" w:rsidDel="002166F7">
                <w:rPr>
                  <w:rFonts w:ascii="Times New Roman" w:hAnsi="Times New Roman" w:cs="Times New Roman"/>
                  <w:color w:val="000000" w:themeColor="text1"/>
                  <w:lang w:val="pt-BR"/>
                </w:rPr>
                <w:delText>vs.</w:delText>
              </w:r>
            </w:del>
            <w:r w:rsidR="006D1FFA" w:rsidRPr="003948E6">
              <w:rPr>
                <w:rFonts w:ascii="Times New Roman" w:hAnsi="Times New Roman" w:cs="Times New Roman"/>
                <w:color w:val="000000" w:themeColor="text1"/>
                <w:lang w:val="pt-BR"/>
              </w:rPr>
              <w:t xml:space="preserve"> </w:t>
            </w:r>
            <w:ins w:id="2083" w:author="Cuenta Microsoft" w:date="2016-05-20T11:46:00Z">
              <w:r>
                <w:rPr>
                  <w:rFonts w:ascii="Times New Roman" w:hAnsi="Times New Roman" w:cs="Times New Roman"/>
                  <w:color w:val="000000" w:themeColor="text1"/>
                  <w:lang w:val="pt-BR"/>
                </w:rPr>
                <w:t>(</w:t>
              </w:r>
            </w:ins>
            <w:proofErr w:type="spellStart"/>
            <w:r w:rsidR="006D1FFA" w:rsidRPr="003948E6">
              <w:rPr>
                <w:rFonts w:ascii="Times New Roman" w:hAnsi="Times New Roman" w:cs="Times New Roman"/>
                <w:color w:val="000000" w:themeColor="text1"/>
                <w:lang w:val="pt-BR"/>
              </w:rPr>
              <w:t>Taiwán</w:t>
            </w:r>
            <w:proofErr w:type="spellEnd"/>
            <w:ins w:id="2084" w:author="Cuenta Microsoft" w:date="2016-05-20T11:47:00Z">
              <w:r>
                <w:rPr>
                  <w:rFonts w:ascii="Times New Roman" w:hAnsi="Times New Roman" w:cs="Times New Roman"/>
                  <w:color w:val="000000" w:themeColor="text1"/>
                  <w:lang w:val="pt-BR"/>
                </w:rPr>
                <w:t>)</w:t>
              </w:r>
            </w:ins>
            <w:r w:rsidR="003948E6">
              <w:rPr>
                <w:rFonts w:ascii="Times New Roman" w:hAnsi="Times New Roman" w:cs="Times New Roman"/>
                <w:color w:val="000000" w:themeColor="text1"/>
                <w:lang w:val="pt-BR"/>
              </w:rPr>
              <w:t>.</w:t>
            </w:r>
            <w:r w:rsidR="006D1FFA" w:rsidRPr="003948E6">
              <w:rPr>
                <w:rFonts w:ascii="Times New Roman" w:hAnsi="Times New Roman" w:cs="Times New Roman"/>
                <w:color w:val="000000" w:themeColor="text1"/>
                <w:lang w:val="pt-BR"/>
              </w:rPr>
              <w:t xml:space="preserve"> </w:t>
            </w:r>
          </w:p>
        </w:tc>
        <w:tc>
          <w:tcPr>
            <w:tcW w:w="4155" w:type="dxa"/>
            <w:gridSpan w:val="2"/>
          </w:tcPr>
          <w:p w14:paraId="7786AF01" w14:textId="093B30DF" w:rsidR="006D1FFA" w:rsidRPr="003948E6" w:rsidRDefault="00E521C2" w:rsidP="006D1FFA">
            <w:pPr>
              <w:rPr>
                <w:rFonts w:ascii="Times New Roman" w:hAnsi="Times New Roman" w:cs="Times New Roman"/>
                <w:color w:val="000000" w:themeColor="text1"/>
                <w:lang w:val="pt-BR"/>
              </w:rPr>
            </w:pPr>
            <w:ins w:id="2085" w:author="Lilia Carvajal" w:date="2016-05-19T19:31:00Z">
              <w:r>
                <w:rPr>
                  <w:rFonts w:ascii="Times New Roman" w:hAnsi="Times New Roman" w:cs="Times New Roman"/>
                  <w:color w:val="000000" w:themeColor="text1"/>
                  <w:lang w:val="pt-BR"/>
                </w:rPr>
                <w:fldChar w:fldCharType="begin"/>
              </w:r>
              <w:r>
                <w:rPr>
                  <w:rFonts w:ascii="Times New Roman" w:hAnsi="Times New Roman" w:cs="Times New Roman"/>
                  <w:color w:val="000000" w:themeColor="text1"/>
                  <w:lang w:val="pt-BR"/>
                </w:rPr>
                <w:instrText xml:space="preserve"> HYPERLINK "</w:instrText>
              </w:r>
            </w:ins>
            <w:r w:rsidRPr="003948E6">
              <w:rPr>
                <w:rFonts w:ascii="Times New Roman" w:hAnsi="Times New Roman" w:cs="Times New Roman"/>
                <w:color w:val="000000" w:themeColor="text1"/>
                <w:lang w:val="pt-BR"/>
              </w:rPr>
              <w:instrText>http://sedici.unlp.edu.ar/bitstream/handle/10915/10109/China+y+Taiwan.pdf;jsessionid=944BD82C4ED16F84A2F83F5AD3441751?sequence=1</w:instrText>
            </w:r>
            <w:ins w:id="2086" w:author="Lilia Carvajal" w:date="2016-05-19T19:31:00Z">
              <w:r>
                <w:rPr>
                  <w:rFonts w:ascii="Times New Roman" w:hAnsi="Times New Roman" w:cs="Times New Roman"/>
                  <w:color w:val="000000" w:themeColor="text1"/>
                  <w:lang w:val="pt-BR"/>
                </w:rPr>
                <w:instrText xml:space="preserve">" </w:instrText>
              </w:r>
              <w:r>
                <w:rPr>
                  <w:rFonts w:ascii="Times New Roman" w:hAnsi="Times New Roman" w:cs="Times New Roman"/>
                  <w:color w:val="000000" w:themeColor="text1"/>
                  <w:lang w:val="pt-BR"/>
                </w:rPr>
                <w:fldChar w:fldCharType="separate"/>
              </w:r>
            </w:ins>
            <w:r w:rsidRPr="00E10A4E">
              <w:rPr>
                <w:rStyle w:val="Hipervnculo"/>
                <w:rFonts w:ascii="Times New Roman" w:hAnsi="Times New Roman" w:cs="Times New Roman"/>
                <w:lang w:val="pt-BR"/>
              </w:rPr>
              <w:t>http://sedici.unlp.edu.ar/bitstream/handle/10915/10109</w:t>
            </w:r>
            <w:r w:rsidRPr="00E10A4E">
              <w:rPr>
                <w:rStyle w:val="Hipervnculo"/>
                <w:rFonts w:ascii="Times New Roman" w:hAnsi="Times New Roman" w:cs="Times New Roman"/>
                <w:lang w:val="pt-BR"/>
              </w:rPr>
              <w:t>/China+y+Taiwan.pdf;jsessionid=944BD82C4ED16F84A2F83F5AD3441751?sequence=1</w:t>
            </w:r>
            <w:ins w:id="2087" w:author="Lilia Carvajal" w:date="2016-05-19T19:31:00Z">
              <w:r>
                <w:rPr>
                  <w:rFonts w:ascii="Times New Roman" w:hAnsi="Times New Roman" w:cs="Times New Roman"/>
                  <w:color w:val="000000" w:themeColor="text1"/>
                  <w:lang w:val="pt-BR"/>
                </w:rPr>
                <w:fldChar w:fldCharType="end"/>
              </w:r>
            </w:ins>
          </w:p>
        </w:tc>
      </w:tr>
      <w:tr w:rsidR="006D1FFA" w14:paraId="6CDA996D" w14:textId="77777777" w:rsidTr="005F4768">
        <w:tc>
          <w:tcPr>
            <w:tcW w:w="1413" w:type="dxa"/>
          </w:tcPr>
          <w:p w14:paraId="3A494F64" w14:textId="77777777" w:rsidR="006D1FFA" w:rsidRPr="003948E6" w:rsidRDefault="006D1FFA" w:rsidP="003948E6">
            <w:pPr>
              <w:rPr>
                <w:rFonts w:ascii="Times New Roman" w:hAnsi="Times New Roman" w:cs="Times New Roman"/>
                <w:b/>
                <w:color w:val="000000"/>
                <w:sz w:val="18"/>
                <w:szCs w:val="18"/>
              </w:rPr>
            </w:pPr>
            <w:r w:rsidRPr="003948E6">
              <w:rPr>
                <w:rFonts w:ascii="Times New Roman" w:hAnsi="Times New Roman" w:cs="Times New Roman"/>
                <w:b/>
                <w:color w:val="000000"/>
                <w:sz w:val="18"/>
                <w:szCs w:val="18"/>
              </w:rPr>
              <w:t>Web 03</w:t>
            </w:r>
          </w:p>
        </w:tc>
        <w:tc>
          <w:tcPr>
            <w:tcW w:w="3496" w:type="dxa"/>
          </w:tcPr>
          <w:p w14:paraId="29778067" w14:textId="777A4282" w:rsidR="006D1FFA" w:rsidRPr="003948E6" w:rsidRDefault="002166F7" w:rsidP="003948E6">
            <w:pPr>
              <w:rPr>
                <w:rFonts w:ascii="Times New Roman" w:hAnsi="Times New Roman" w:cs="Times New Roman"/>
                <w:color w:val="000000" w:themeColor="text1"/>
              </w:rPr>
            </w:pPr>
            <w:ins w:id="2088" w:author="Cuenta Microsoft" w:date="2016-05-20T11:47:00Z">
              <w:r>
                <w:rPr>
                  <w:rFonts w:ascii="Times New Roman" w:hAnsi="Times New Roman" w:cs="Times New Roman"/>
                  <w:color w:val="000000" w:themeColor="text1"/>
                </w:rPr>
                <w:t>Texto sobre la g</w:t>
              </w:r>
            </w:ins>
            <w:del w:id="2089" w:author="Cuenta Microsoft" w:date="2016-05-20T11:47:00Z">
              <w:r w:rsidR="00B61611" w:rsidRPr="003948E6" w:rsidDel="002166F7">
                <w:rPr>
                  <w:rFonts w:ascii="Times New Roman" w:hAnsi="Times New Roman" w:cs="Times New Roman"/>
                  <w:color w:val="000000" w:themeColor="text1"/>
                </w:rPr>
                <w:delText>G</w:delText>
              </w:r>
            </w:del>
            <w:r w:rsidR="00B61611" w:rsidRPr="003948E6">
              <w:rPr>
                <w:rFonts w:ascii="Times New Roman" w:hAnsi="Times New Roman" w:cs="Times New Roman"/>
                <w:color w:val="000000" w:themeColor="text1"/>
              </w:rPr>
              <w:t xml:space="preserve">eopolítica y </w:t>
            </w:r>
            <w:proofErr w:type="spellStart"/>
            <w:r w:rsidR="00B61611" w:rsidRPr="003948E6">
              <w:rPr>
                <w:rFonts w:ascii="Times New Roman" w:hAnsi="Times New Roman" w:cs="Times New Roman"/>
                <w:color w:val="000000" w:themeColor="text1"/>
              </w:rPr>
              <w:t>geoconomía</w:t>
            </w:r>
            <w:proofErr w:type="spellEnd"/>
            <w:r w:rsidR="00B61611" w:rsidRPr="003948E6">
              <w:rPr>
                <w:rFonts w:ascii="Times New Roman" w:hAnsi="Times New Roman" w:cs="Times New Roman"/>
                <w:color w:val="000000" w:themeColor="text1"/>
              </w:rPr>
              <w:t xml:space="preserve"> en el mar de China</w:t>
            </w:r>
            <w:r w:rsidR="003948E6">
              <w:rPr>
                <w:rFonts w:ascii="Times New Roman" w:hAnsi="Times New Roman" w:cs="Times New Roman"/>
                <w:color w:val="000000" w:themeColor="text1"/>
              </w:rPr>
              <w:t>.</w:t>
            </w:r>
          </w:p>
        </w:tc>
        <w:tc>
          <w:tcPr>
            <w:tcW w:w="4155" w:type="dxa"/>
            <w:gridSpan w:val="2"/>
          </w:tcPr>
          <w:p w14:paraId="6885B76C" w14:textId="5A65BBB4" w:rsidR="006D1FFA" w:rsidRPr="003948E6" w:rsidRDefault="00E521C2" w:rsidP="006D1FFA">
            <w:pPr>
              <w:rPr>
                <w:rFonts w:ascii="Times New Roman" w:hAnsi="Times New Roman" w:cs="Times New Roman"/>
                <w:color w:val="000000" w:themeColor="text1"/>
              </w:rPr>
            </w:pPr>
            <w:ins w:id="2090" w:author="Lilia Carvajal" w:date="2016-05-19T19:31:00Z">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HYPERLINK "</w:instrText>
              </w:r>
            </w:ins>
            <w:r w:rsidRPr="003948E6">
              <w:rPr>
                <w:rFonts w:ascii="Times New Roman" w:hAnsi="Times New Roman" w:cs="Times New Roman"/>
                <w:color w:val="000000" w:themeColor="text1"/>
              </w:rPr>
              <w:instrText>https://www.uam.es/centros/economicas/doctorado/deri/publicaciones/WorkingPapers/DWP01-2007.pdf</w:instrText>
            </w:r>
            <w:ins w:id="2091" w:author="Lilia Carvajal" w:date="2016-05-19T19:31:00Z">
              <w:r>
                <w:rPr>
                  <w:rFonts w:ascii="Times New Roman" w:hAnsi="Times New Roman" w:cs="Times New Roman"/>
                  <w:color w:val="000000" w:themeColor="text1"/>
                </w:rPr>
                <w:instrText xml:space="preserve">" </w:instrText>
              </w:r>
              <w:r>
                <w:rPr>
                  <w:rFonts w:ascii="Times New Roman" w:hAnsi="Times New Roman" w:cs="Times New Roman"/>
                  <w:color w:val="000000" w:themeColor="text1"/>
                </w:rPr>
                <w:fldChar w:fldCharType="separate"/>
              </w:r>
            </w:ins>
            <w:r w:rsidRPr="00E10A4E">
              <w:rPr>
                <w:rStyle w:val="Hipervnculo"/>
                <w:rFonts w:ascii="Times New Roman" w:hAnsi="Times New Roman" w:cs="Times New Roman"/>
              </w:rPr>
              <w:t>https://www.uam.es/centros/economicas/doctorado/deri/publicaciones/WorkingPapers/DWP01-2007.pdf</w:t>
            </w:r>
            <w:ins w:id="2092" w:author="Lilia Carvajal" w:date="2016-05-19T19:31:00Z">
              <w:r>
                <w:rPr>
                  <w:rFonts w:ascii="Times New Roman" w:hAnsi="Times New Roman" w:cs="Times New Roman"/>
                  <w:color w:val="000000" w:themeColor="text1"/>
                </w:rPr>
                <w:fldChar w:fldCharType="end"/>
              </w:r>
            </w:ins>
          </w:p>
        </w:tc>
      </w:tr>
      <w:tr w:rsidR="00082A24" w14:paraId="0D13F544" w14:textId="77777777" w:rsidTr="005F4768">
        <w:tc>
          <w:tcPr>
            <w:tcW w:w="1413" w:type="dxa"/>
          </w:tcPr>
          <w:p w14:paraId="193CD9B8" w14:textId="77777777" w:rsidR="00082A24" w:rsidRPr="003948E6" w:rsidRDefault="00082A24" w:rsidP="003948E6">
            <w:pPr>
              <w:rPr>
                <w:rFonts w:ascii="Times New Roman" w:hAnsi="Times New Roman" w:cs="Times New Roman"/>
                <w:b/>
                <w:color w:val="000000"/>
                <w:sz w:val="18"/>
                <w:szCs w:val="18"/>
              </w:rPr>
            </w:pPr>
            <w:r w:rsidRPr="003948E6">
              <w:rPr>
                <w:rFonts w:ascii="Times New Roman" w:hAnsi="Times New Roman" w:cs="Times New Roman"/>
                <w:b/>
                <w:color w:val="000000"/>
                <w:sz w:val="18"/>
                <w:szCs w:val="18"/>
              </w:rPr>
              <w:t>Web 04</w:t>
            </w:r>
          </w:p>
        </w:tc>
        <w:tc>
          <w:tcPr>
            <w:tcW w:w="3496" w:type="dxa"/>
            <w:vMerge w:val="restart"/>
          </w:tcPr>
          <w:p w14:paraId="4E7929B5" w14:textId="1BC88A9C" w:rsidR="002166F7" w:rsidRDefault="002166F7" w:rsidP="003948E6">
            <w:pPr>
              <w:rPr>
                <w:ins w:id="2093" w:author="Cuenta Microsoft" w:date="2016-05-20T11:47:00Z"/>
                <w:rFonts w:ascii="Times New Roman" w:hAnsi="Times New Roman" w:cs="Times New Roman"/>
                <w:color w:val="000000" w:themeColor="text1"/>
              </w:rPr>
            </w:pPr>
            <w:ins w:id="2094" w:author="Cuenta Microsoft" w:date="2016-05-20T11:47:00Z">
              <w:r>
                <w:rPr>
                  <w:rFonts w:ascii="Times New Roman" w:hAnsi="Times New Roman" w:cs="Times New Roman"/>
                  <w:color w:val="000000" w:themeColor="text1"/>
                </w:rPr>
                <w:t>Texto acerca del c</w:t>
              </w:r>
            </w:ins>
            <w:del w:id="2095" w:author="Cuenta Microsoft" w:date="2016-05-20T11:47:00Z">
              <w:r w:rsidR="00082A24" w:rsidRPr="003948E6" w:rsidDel="002166F7">
                <w:rPr>
                  <w:rFonts w:ascii="Times New Roman" w:hAnsi="Times New Roman" w:cs="Times New Roman"/>
                  <w:color w:val="000000" w:themeColor="text1"/>
                </w:rPr>
                <w:delText>C</w:delText>
              </w:r>
            </w:del>
            <w:r w:rsidR="00082A24" w:rsidRPr="003948E6">
              <w:rPr>
                <w:rFonts w:ascii="Times New Roman" w:hAnsi="Times New Roman" w:cs="Times New Roman"/>
                <w:color w:val="000000" w:themeColor="text1"/>
              </w:rPr>
              <w:t xml:space="preserve">onflicto </w:t>
            </w:r>
            <w:ins w:id="2096" w:author="Lilia Carvajal" w:date="2016-05-19T16:07:00Z">
              <w:r w:rsidR="006B1B78">
                <w:rPr>
                  <w:rFonts w:ascii="Times New Roman" w:hAnsi="Times New Roman" w:cs="Times New Roman"/>
                  <w:color w:val="000000" w:themeColor="text1"/>
                </w:rPr>
                <w:t>p</w:t>
              </w:r>
            </w:ins>
            <w:del w:id="2097" w:author="Lilia Carvajal" w:date="2016-05-19T16:07:00Z">
              <w:r w:rsidR="00082A24" w:rsidRPr="003948E6" w:rsidDel="006B1B78">
                <w:rPr>
                  <w:rFonts w:ascii="Times New Roman" w:hAnsi="Times New Roman" w:cs="Times New Roman"/>
                  <w:color w:val="000000" w:themeColor="text1"/>
                </w:rPr>
                <w:delText>P</w:delText>
              </w:r>
            </w:del>
            <w:r w:rsidR="00082A24" w:rsidRPr="003948E6">
              <w:rPr>
                <w:rFonts w:ascii="Times New Roman" w:hAnsi="Times New Roman" w:cs="Times New Roman"/>
                <w:color w:val="000000" w:themeColor="text1"/>
              </w:rPr>
              <w:t>alestino-</w:t>
            </w:r>
            <w:ins w:id="2098" w:author="Lilia Carvajal" w:date="2016-05-19T16:07:00Z">
              <w:r w:rsidR="006B1B78">
                <w:rPr>
                  <w:rFonts w:ascii="Times New Roman" w:hAnsi="Times New Roman" w:cs="Times New Roman"/>
                  <w:color w:val="000000" w:themeColor="text1"/>
                </w:rPr>
                <w:t>i</w:t>
              </w:r>
            </w:ins>
            <w:del w:id="2099" w:author="Lilia Carvajal" w:date="2016-05-19T16:07:00Z">
              <w:r w:rsidR="00082A24" w:rsidRPr="003948E6" w:rsidDel="006B1B78">
                <w:rPr>
                  <w:rFonts w:ascii="Times New Roman" w:hAnsi="Times New Roman" w:cs="Times New Roman"/>
                  <w:color w:val="000000" w:themeColor="text1"/>
                </w:rPr>
                <w:delText>I</w:delText>
              </w:r>
            </w:del>
            <w:r w:rsidR="00082A24" w:rsidRPr="003948E6">
              <w:rPr>
                <w:rFonts w:ascii="Times New Roman" w:hAnsi="Times New Roman" w:cs="Times New Roman"/>
                <w:color w:val="000000" w:themeColor="text1"/>
              </w:rPr>
              <w:t>sraelí</w:t>
            </w:r>
            <w:r w:rsidR="003948E6">
              <w:rPr>
                <w:rFonts w:ascii="Times New Roman" w:hAnsi="Times New Roman" w:cs="Times New Roman"/>
                <w:color w:val="000000" w:themeColor="text1"/>
              </w:rPr>
              <w:t>.</w:t>
            </w:r>
          </w:p>
          <w:p w14:paraId="5D68A6E1" w14:textId="77777777" w:rsidR="002166F7" w:rsidRPr="002166F7" w:rsidRDefault="002166F7" w:rsidP="002166F7">
            <w:pPr>
              <w:rPr>
                <w:ins w:id="2100" w:author="Cuenta Microsoft" w:date="2016-05-20T11:47:00Z"/>
                <w:rFonts w:ascii="Times New Roman" w:hAnsi="Times New Roman" w:cs="Times New Roman"/>
                <w:rPrChange w:id="2101" w:author="Cuenta Microsoft" w:date="2016-05-20T11:47:00Z">
                  <w:rPr>
                    <w:ins w:id="2102" w:author="Cuenta Microsoft" w:date="2016-05-20T11:47:00Z"/>
                    <w:rFonts w:ascii="Times New Roman" w:hAnsi="Times New Roman" w:cs="Times New Roman"/>
                    <w:color w:val="000000" w:themeColor="text1"/>
                  </w:rPr>
                </w:rPrChange>
              </w:rPr>
              <w:pPrChange w:id="2103" w:author="Cuenta Microsoft" w:date="2016-05-20T11:47:00Z">
                <w:pPr/>
              </w:pPrChange>
            </w:pPr>
          </w:p>
          <w:p w14:paraId="6158D904" w14:textId="12D6F935" w:rsidR="002166F7" w:rsidRDefault="002166F7" w:rsidP="002166F7">
            <w:pPr>
              <w:rPr>
                <w:ins w:id="2104" w:author="Cuenta Microsoft" w:date="2016-05-20T11:47:00Z"/>
                <w:rFonts w:ascii="Times New Roman" w:hAnsi="Times New Roman" w:cs="Times New Roman"/>
              </w:rPr>
            </w:pPr>
          </w:p>
          <w:p w14:paraId="5C231635" w14:textId="4917D2AF" w:rsidR="002166F7" w:rsidRDefault="002166F7" w:rsidP="002166F7">
            <w:pPr>
              <w:rPr>
                <w:ins w:id="2105" w:author="Cuenta Microsoft" w:date="2016-05-20T11:47:00Z"/>
                <w:rFonts w:ascii="Times New Roman" w:hAnsi="Times New Roman" w:cs="Times New Roman"/>
              </w:rPr>
            </w:pPr>
          </w:p>
          <w:p w14:paraId="31FA5ED7" w14:textId="6D151AB8" w:rsidR="002166F7" w:rsidRDefault="002166F7" w:rsidP="002166F7">
            <w:pPr>
              <w:rPr>
                <w:ins w:id="2106" w:author="Cuenta Microsoft" w:date="2016-05-20T11:47:00Z"/>
                <w:rFonts w:ascii="Times New Roman" w:hAnsi="Times New Roman" w:cs="Times New Roman"/>
              </w:rPr>
            </w:pPr>
          </w:p>
          <w:p w14:paraId="5DAF0306" w14:textId="46613F5C" w:rsidR="00082A24" w:rsidRPr="002166F7" w:rsidRDefault="002166F7" w:rsidP="002166F7">
            <w:pPr>
              <w:rPr>
                <w:rFonts w:ascii="Times New Roman" w:hAnsi="Times New Roman" w:cs="Times New Roman"/>
                <w:rPrChange w:id="2107" w:author="Cuenta Microsoft" w:date="2016-05-20T11:47:00Z">
                  <w:rPr>
                    <w:rFonts w:ascii="Times New Roman" w:hAnsi="Times New Roman" w:cs="Times New Roman"/>
                    <w:color w:val="000000" w:themeColor="text1"/>
                  </w:rPr>
                </w:rPrChange>
              </w:rPr>
              <w:pPrChange w:id="2108" w:author="Cuenta Microsoft" w:date="2016-05-20T11:47:00Z">
                <w:pPr/>
              </w:pPrChange>
            </w:pPr>
            <w:ins w:id="2109" w:author="Cuenta Microsoft" w:date="2016-05-20T11:47:00Z">
              <w:r>
                <w:rPr>
                  <w:rFonts w:ascii="Times New Roman" w:hAnsi="Times New Roman" w:cs="Times New Roman"/>
                </w:rPr>
                <w:t>Documento acerca de los diálogos de paz entre israelíes y palestinos</w:t>
              </w:r>
            </w:ins>
          </w:p>
        </w:tc>
        <w:tc>
          <w:tcPr>
            <w:tcW w:w="4155" w:type="dxa"/>
            <w:gridSpan w:val="2"/>
          </w:tcPr>
          <w:p w14:paraId="1941D1A2" w14:textId="767EF2E8" w:rsidR="00082A24" w:rsidRPr="003948E6" w:rsidRDefault="00E521C2" w:rsidP="006D1FFA">
            <w:pPr>
              <w:rPr>
                <w:rFonts w:ascii="Times New Roman" w:hAnsi="Times New Roman" w:cs="Times New Roman"/>
                <w:color w:val="000000" w:themeColor="text1"/>
              </w:rPr>
            </w:pPr>
            <w:ins w:id="2110" w:author="Lilia Carvajal" w:date="2016-05-19T19:31:00Z">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HYPERLINK "</w:instrText>
              </w:r>
            </w:ins>
            <w:r w:rsidRPr="003948E6">
              <w:rPr>
                <w:rFonts w:ascii="Times New Roman" w:hAnsi="Times New Roman" w:cs="Times New Roman"/>
                <w:color w:val="000000" w:themeColor="text1"/>
              </w:rPr>
              <w:instrText>http://e-archivo.uc3m.es/bitstream/handle/10016/17392/16_conflictos_palestinoisraeli_II_2012.pdf?sequence=1</w:instrText>
            </w:r>
            <w:ins w:id="2111" w:author="Lilia Carvajal" w:date="2016-05-19T19:31:00Z">
              <w:r>
                <w:rPr>
                  <w:rFonts w:ascii="Times New Roman" w:hAnsi="Times New Roman" w:cs="Times New Roman"/>
                  <w:color w:val="000000" w:themeColor="text1"/>
                </w:rPr>
                <w:instrText xml:space="preserve">" </w:instrText>
              </w:r>
              <w:r>
                <w:rPr>
                  <w:rFonts w:ascii="Times New Roman" w:hAnsi="Times New Roman" w:cs="Times New Roman"/>
                  <w:color w:val="000000" w:themeColor="text1"/>
                </w:rPr>
                <w:fldChar w:fldCharType="separate"/>
              </w:r>
            </w:ins>
            <w:r w:rsidRPr="00E10A4E">
              <w:rPr>
                <w:rStyle w:val="Hipervnculo"/>
                <w:rFonts w:ascii="Times New Roman" w:hAnsi="Times New Roman" w:cs="Times New Roman"/>
              </w:rPr>
              <w:t>http://e-archivo.uc3m.es/bitstream/handle/10016/17392/16_conflictos_palestinoisraeli_II_2012.pdf?sequence=1</w:t>
            </w:r>
            <w:ins w:id="2112" w:author="Lilia Carvajal" w:date="2016-05-19T19:31:00Z">
              <w:r>
                <w:rPr>
                  <w:rFonts w:ascii="Times New Roman" w:hAnsi="Times New Roman" w:cs="Times New Roman"/>
                  <w:color w:val="000000" w:themeColor="text1"/>
                </w:rPr>
                <w:fldChar w:fldCharType="end"/>
              </w:r>
            </w:ins>
          </w:p>
        </w:tc>
      </w:tr>
      <w:tr w:rsidR="00082A24" w14:paraId="150370E9" w14:textId="77777777" w:rsidTr="005F4768">
        <w:tc>
          <w:tcPr>
            <w:tcW w:w="1413" w:type="dxa"/>
          </w:tcPr>
          <w:p w14:paraId="51B4FB22" w14:textId="77777777" w:rsidR="00082A24" w:rsidRDefault="002F5BD3"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3496" w:type="dxa"/>
            <w:vMerge/>
          </w:tcPr>
          <w:p w14:paraId="2713217E" w14:textId="77777777" w:rsidR="00082A24" w:rsidRPr="00B61611" w:rsidRDefault="00082A24" w:rsidP="006D1FFA">
            <w:pPr>
              <w:rPr>
                <w:color w:val="000000" w:themeColor="text1"/>
              </w:rPr>
            </w:pPr>
          </w:p>
        </w:tc>
        <w:tc>
          <w:tcPr>
            <w:tcW w:w="4155" w:type="dxa"/>
            <w:gridSpan w:val="2"/>
          </w:tcPr>
          <w:p w14:paraId="23F8A5F5" w14:textId="36E1F09A" w:rsidR="00082A24" w:rsidRPr="003948E6" w:rsidRDefault="009340E5" w:rsidP="006D1FFA">
            <w:pPr>
              <w:rPr>
                <w:rFonts w:ascii="Times New Roman" w:hAnsi="Times New Roman" w:cs="Times New Roman"/>
                <w:color w:val="000000" w:themeColor="text1"/>
              </w:rPr>
            </w:pPr>
            <w:ins w:id="2113" w:author="Cuenta Microsoft" w:date="2016-05-20T11:19:00Z">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HYPERLINK "</w:instrText>
              </w:r>
            </w:ins>
            <w:r w:rsidRPr="003948E6">
              <w:rPr>
                <w:rFonts w:ascii="Times New Roman" w:hAnsi="Times New Roman" w:cs="Times New Roman"/>
                <w:color w:val="000000" w:themeColor="text1"/>
              </w:rPr>
              <w:instrText>http://embassies.gov.il/santiago/Proceso%20de%20Paz/Documents/GUIA%20DEL%20CONFLICTO-actsnov2012.pdf</w:instrText>
            </w:r>
            <w:ins w:id="2114" w:author="Cuenta Microsoft" w:date="2016-05-20T11:19:00Z">
              <w:r>
                <w:rPr>
                  <w:rFonts w:ascii="Times New Roman" w:hAnsi="Times New Roman" w:cs="Times New Roman"/>
                  <w:color w:val="000000" w:themeColor="text1"/>
                </w:rPr>
                <w:instrText xml:space="preserve">" </w:instrText>
              </w:r>
              <w:r>
                <w:rPr>
                  <w:rFonts w:ascii="Times New Roman" w:hAnsi="Times New Roman" w:cs="Times New Roman"/>
                  <w:color w:val="000000" w:themeColor="text1"/>
                </w:rPr>
                <w:fldChar w:fldCharType="separate"/>
              </w:r>
            </w:ins>
            <w:r w:rsidRPr="008A234B">
              <w:rPr>
                <w:rStyle w:val="Hipervnculo"/>
                <w:rFonts w:ascii="Times New Roman" w:hAnsi="Times New Roman" w:cs="Times New Roman"/>
              </w:rPr>
              <w:t>http://embassies.gov.il/santiago/Proceso%20de%20Paz/Documents/GUIA%20DEL%20CONFLICTO-actsnov2012.pdf</w:t>
            </w:r>
            <w:ins w:id="2115" w:author="Cuenta Microsoft" w:date="2016-05-20T11:19:00Z">
              <w:r>
                <w:rPr>
                  <w:rFonts w:ascii="Times New Roman" w:hAnsi="Times New Roman" w:cs="Times New Roman"/>
                  <w:color w:val="000000" w:themeColor="text1"/>
                </w:rPr>
                <w:fldChar w:fldCharType="end"/>
              </w:r>
            </w:ins>
          </w:p>
        </w:tc>
      </w:tr>
    </w:tbl>
    <w:p w14:paraId="400F6A5E" w14:textId="77777777" w:rsidR="0056262D" w:rsidRPr="002F23E0" w:rsidRDefault="0056262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sectPr w:rsidR="0056262D" w:rsidRPr="002F23E0">
      <w:headerReference w:type="default" r:id="rId5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ilia Carvajal" w:date="2016-05-19T19:10:00Z" w:initials="LC">
    <w:p w14:paraId="45E4E9A0" w14:textId="542E0DD1" w:rsidR="00C00E85" w:rsidRDefault="00C00E85">
      <w:pPr>
        <w:pStyle w:val="Textocomentario"/>
      </w:pPr>
      <w:r>
        <w:rPr>
          <w:rStyle w:val="Refdecomentario"/>
        </w:rPr>
        <w:annotationRef/>
      </w:r>
      <w:r>
        <w:t>Revisar. En los últimos recuadros se habla de Asia, África y Oriente.</w:t>
      </w:r>
    </w:p>
  </w:comment>
  <w:comment w:id="18" w:author="Lilia Carvajal" w:date="2016-05-18T15:05:00Z" w:initials="LC">
    <w:p w14:paraId="687C3073" w14:textId="77777777" w:rsidR="00C00E85" w:rsidRDefault="00C00E85">
      <w:pPr>
        <w:pStyle w:val="Textocomentario"/>
      </w:pPr>
      <w:r>
        <w:rPr>
          <w:rStyle w:val="Refdecomentario"/>
        </w:rPr>
        <w:annotationRef/>
      </w:r>
      <w:r>
        <w:t>Revisar. Este nombre está en desuso. Comunmente se denomina Taiwán, aunque el nombre oficial es República de China.</w:t>
      </w:r>
    </w:p>
  </w:comment>
  <w:comment w:id="120" w:author="Lilia Carvajal" w:date="2016-05-19T07:42:00Z" w:initials="LC">
    <w:p w14:paraId="5F7855D2" w14:textId="5A31EF3B" w:rsidR="00C00E85" w:rsidRDefault="00C00E85">
      <w:pPr>
        <w:pStyle w:val="Textocomentario"/>
      </w:pPr>
      <w:r>
        <w:rPr>
          <w:rStyle w:val="Refdecomentario"/>
        </w:rPr>
        <w:annotationRef/>
      </w:r>
      <w:r>
        <w:t xml:space="preserve">¿Estamos seguros de esto? Hasta marzo de este año, cuando el Consejo de Seguridad de las Naciones Unidas impuso nuevas sanciones a CN, estos eran sus aliados tradicionales. </w:t>
      </w:r>
    </w:p>
  </w:comment>
  <w:comment w:id="148" w:author="Lilia Carvajal" w:date="2016-05-19T07:27:00Z" w:initials="LC">
    <w:p w14:paraId="560A7585" w14:textId="177D20BF" w:rsidR="00C00E85" w:rsidRDefault="00C00E85">
      <w:pPr>
        <w:pStyle w:val="Textocomentario"/>
      </w:pPr>
      <w:r>
        <w:rPr>
          <w:rStyle w:val="Refdecomentario"/>
        </w:rPr>
        <w:annotationRef/>
      </w:r>
      <w:r>
        <w:t>La amenaza nuclear no es propiamente resultado de pruebas con proyectiles, quizá las pruebas son resultado de viejos conflictos aún no resueltos.</w:t>
      </w:r>
    </w:p>
  </w:comment>
  <w:comment w:id="167" w:author="Lilia Carvajal" w:date="2016-05-19T07:28:00Z" w:initials="LC">
    <w:p w14:paraId="79B54E1D" w14:textId="0B955F88" w:rsidR="00C00E85" w:rsidRDefault="00C00E85">
      <w:pPr>
        <w:pStyle w:val="Textocomentario"/>
      </w:pPr>
      <w:r>
        <w:rPr>
          <w:rStyle w:val="Refdecomentario"/>
        </w:rPr>
        <w:annotationRef/>
      </w:r>
      <w:r>
        <w:t>Cuando decimos que son “llevadas a cabo por los líderes…” pareciera que ejercen el mando de forma simultánea.</w:t>
      </w:r>
    </w:p>
  </w:comment>
  <w:comment w:id="185" w:author="Lilia Carvajal" w:date="2016-05-19T07:37:00Z" w:initials="LC">
    <w:p w14:paraId="40772767" w14:textId="46AD4BA9" w:rsidR="00C00E85" w:rsidRDefault="00C00E85">
      <w:pPr>
        <w:pStyle w:val="Textocomentario"/>
      </w:pPr>
      <w:r>
        <w:rPr>
          <w:rStyle w:val="Refdecomentario"/>
        </w:rPr>
        <w:annotationRef/>
      </w:r>
      <w:r>
        <w:t>Supongo que diplomacia también son las fuertes sanciones que la ONU le ha impuesto a CN, lo que no quiere decir que se le haya hecho concesiones. Por ejemplo, en marzo se le prohibió exportar algunos productos, no puede comprar combustible para aviones y sus mercancías siempre se consideran sospechosas.</w:t>
      </w:r>
    </w:p>
  </w:comment>
  <w:comment w:id="282" w:author="Lilia Carvajal" w:date="2016-05-19T19:16:00Z" w:initials="LC">
    <w:p w14:paraId="572AC3A0" w14:textId="5123F47A" w:rsidR="00C00E85" w:rsidRDefault="00C00E85">
      <w:pPr>
        <w:pStyle w:val="Textocomentario"/>
      </w:pPr>
      <w:r>
        <w:rPr>
          <w:rStyle w:val="Refdecomentario"/>
        </w:rPr>
        <w:annotationRef/>
      </w:r>
      <w:r>
        <w:t>Verificar datos. La guerra civil en China entre el Kuomingtang y los comunistas inició en 1927. La Larga Marcha fue en 1934. No existía una China Nacionalista, existían los nacionalistas o el Kuomingtang y los comunistas; China Nacionalista fue un nombre dado durante algunos años a Taiwán luego de que Chang Kai Chek se instalara allí y la declarara como República de China. Tal vez se quiera decir algo como:</w:t>
      </w:r>
    </w:p>
    <w:p w14:paraId="17527C57" w14:textId="33287E89" w:rsidR="00C00E85" w:rsidRPr="00004C88" w:rsidRDefault="00C00E85" w:rsidP="00004C88">
      <w:pPr>
        <w:rPr>
          <w:color w:val="FF0000"/>
        </w:rPr>
      </w:pPr>
      <w:r w:rsidRPr="00004C88">
        <w:rPr>
          <w:rFonts w:ascii="Times New Roman" w:hAnsi="Times New Roman" w:cs="Times New Roman"/>
          <w:color w:val="FF0000"/>
          <w:sz w:val="18"/>
          <w:szCs w:val="18"/>
        </w:rPr>
        <w:t>En 1927 se desató una guerra civil en China entre nacionalistas y comunistas, que tuvo una tregua entre 1937 y 1945 por la guerra sino-japonesa, parte de la Segunda Guerra Mundial. Terminado ese conflicto, se reanudaron las hostilidades entre ambos bandos, hasta 1949 cuando el Partido Comunista se hizo al poder y los nacionalistas se retiraron a Taiwán.</w:t>
      </w:r>
    </w:p>
  </w:comment>
  <w:comment w:id="325" w:author="Lilia Carvajal" w:date="2016-05-18T17:54:00Z" w:initials="LC">
    <w:p w14:paraId="36F5743A" w14:textId="0A7C991E" w:rsidR="00C00E85" w:rsidRDefault="00C00E85">
      <w:pPr>
        <w:pStyle w:val="Textocomentario"/>
      </w:pPr>
      <w:r>
        <w:rPr>
          <w:rStyle w:val="Refdecomentario"/>
        </w:rPr>
        <w:annotationRef/>
      </w:r>
      <w:r>
        <w:t>Arriba dice producto interno bruto. Es importante recordar que el PIB es diferente al producto nacional bruto (PNB).</w:t>
      </w:r>
    </w:p>
  </w:comment>
  <w:comment w:id="337" w:author="Lilia Carvajal" w:date="2016-05-18T17:35:00Z" w:initials="LC">
    <w:p w14:paraId="7AD23472" w14:textId="1BC2CC1E" w:rsidR="00C00E85" w:rsidRDefault="00C00E85">
      <w:pPr>
        <w:pStyle w:val="Textocomentario"/>
      </w:pPr>
      <w:r>
        <w:rPr>
          <w:rStyle w:val="Refdecomentario"/>
        </w:rPr>
        <w:annotationRef/>
      </w:r>
      <w:r>
        <w:t>Pregunta, ¿se mantiene el punto en los miles o se sigue la norma de la RAE?</w:t>
      </w:r>
    </w:p>
  </w:comment>
  <w:comment w:id="766" w:author="Lilia Carvajal" w:date="2016-05-18T20:25:00Z" w:initials="LC">
    <w:p w14:paraId="1C00038C" w14:textId="77654DC1" w:rsidR="00C00E85" w:rsidRDefault="00C00E85">
      <w:pPr>
        <w:pStyle w:val="Textocomentario"/>
      </w:pPr>
      <w:r>
        <w:rPr>
          <w:rStyle w:val="Refdecomentario"/>
        </w:rPr>
        <w:annotationRef/>
      </w:r>
      <w:r>
        <w:t xml:space="preserve">Los Hermanos Musulmanes no usurparon el poder, Mohamed Morsi, que pertenecía a ese movimiento, fue elegido democráticamente. </w:t>
      </w:r>
    </w:p>
  </w:comment>
  <w:comment w:id="1473" w:author="Lilia Carvajal" w:date="2016-05-19T11:40:00Z" w:initials="LC">
    <w:p w14:paraId="74341AFA" w14:textId="5E82A0D4" w:rsidR="00C00E85" w:rsidRDefault="00C00E85">
      <w:pPr>
        <w:pStyle w:val="Textocomentario"/>
      </w:pPr>
      <w:r>
        <w:rPr>
          <w:rStyle w:val="Refdecomentario"/>
        </w:rPr>
        <w:annotationRef/>
      </w:r>
      <w:r>
        <w:t>No es clara esta relación. En Irán el líder supremo, Alí Jameini, es un religioso, comandante en jefe de las Fuerzas Armadas y quien designa al Poder Judicial, entre otras cosas. El presidente, Hasán Rouhaní también es un religioso. Los clérigos siempre han tenido una postura fuerte hacia Occidente.</w:t>
      </w:r>
    </w:p>
  </w:comment>
  <w:comment w:id="1617" w:author="Lilia Carvajal" w:date="2016-05-19T19:20:00Z" w:initials="LC">
    <w:p w14:paraId="17CE1925" w14:textId="59FD5305" w:rsidR="00C00E85" w:rsidRDefault="00C00E85">
      <w:pPr>
        <w:pStyle w:val="Textocomentario"/>
      </w:pPr>
      <w:r>
        <w:rPr>
          <w:rStyle w:val="Refdecomentario"/>
        </w:rPr>
        <w:annotationRef/>
      </w:r>
      <w:r>
        <w:t>Revisar. La división de Jerusalén fue una partición que hizo la ONU en 1947, que estaría bajo su administración y que sería tanto de árabes como de judíos. Sin embargo durante la Guerra de los Seis Días, en la que Israel combatió contra Egipto (entonces República Árabe Unida), Siria, Irak y Jordania, que estos últimos perdieron, Israel ocupó los Altos del Golán, la península del Sinaí, Cisjordania, la Franja de Gaza y la parte oriental de Jerusalén que tenían los árabes (por lo de la ONU). Aún hoy esta ocupación y la situación de la ciudad es un punto crítico de las negociaciones del conflicto palestino-israelí, aunque Israel ha devuelto algunos de los territorios ocupados en esa guerra (paz por territorios)</w:t>
      </w:r>
    </w:p>
  </w:comment>
  <w:comment w:id="1711" w:author="Lilia Carvajal" w:date="2016-05-19T19:29:00Z" w:initials="LC">
    <w:p w14:paraId="37036650" w14:textId="6058A20B" w:rsidR="00C00E85" w:rsidRDefault="00C00E85">
      <w:pPr>
        <w:pStyle w:val="Textocomentario"/>
      </w:pPr>
      <w:r>
        <w:rPr>
          <w:rStyle w:val="Refdecomentario"/>
        </w:rPr>
        <w:annotationRef/>
      </w:r>
      <w:r>
        <w:t>Mmm… Esto no es del todo exacto. La zona siempre tuvo presencia árabe de mayoría musulmana. Cuando cayó el Imperio turco Gran Bretaña y Francia (entre otros) en el marco de la Primera Guerra Mundial, hubo una negociación entre Gran Bretaña y un emir para que esos y otros territorios fueran árabes a cambio de que ellos apoyaran a GB en la guerra (la película Lawrence de Arabia trata el tema), pero GB también negoció a la par con Francia la repartición de esos territorios, lo que dejó en indefinición la tierra de los palestinos. Cuando la ONU dio esos territorios a los judios, la Liga Árabe se opuso y Egipto atacó desde allí a Israel, pero no era una invasión de Egipto a los palestinos, ellos eran aliados.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E4E9A0" w15:done="0"/>
  <w15:commentEx w15:paraId="687C3073" w15:done="0"/>
  <w15:commentEx w15:paraId="5F7855D2" w15:done="0"/>
  <w15:commentEx w15:paraId="560A7585" w15:done="0"/>
  <w15:commentEx w15:paraId="79B54E1D" w15:done="0"/>
  <w15:commentEx w15:paraId="40772767" w15:done="0"/>
  <w15:commentEx w15:paraId="17527C57" w15:done="0"/>
  <w15:commentEx w15:paraId="36F5743A" w15:done="0"/>
  <w15:commentEx w15:paraId="7AD23472" w15:done="0"/>
  <w15:commentEx w15:paraId="1C00038C" w15:done="0"/>
  <w15:commentEx w15:paraId="74341AFA" w15:done="0"/>
  <w15:commentEx w15:paraId="17CE1925" w15:done="0"/>
  <w15:commentEx w15:paraId="370366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D88BA" w14:textId="77777777" w:rsidR="00303413" w:rsidRDefault="00303413" w:rsidP="005C529E">
      <w:pPr>
        <w:spacing w:after="0" w:line="240" w:lineRule="auto"/>
      </w:pPr>
      <w:r>
        <w:separator/>
      </w:r>
    </w:p>
  </w:endnote>
  <w:endnote w:type="continuationSeparator" w:id="0">
    <w:p w14:paraId="0D31AC0A" w14:textId="77777777" w:rsidR="00303413" w:rsidRDefault="00303413" w:rsidP="005C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B0E41" w14:textId="77777777" w:rsidR="00303413" w:rsidRDefault="00303413" w:rsidP="005C529E">
      <w:pPr>
        <w:spacing w:after="0" w:line="240" w:lineRule="auto"/>
      </w:pPr>
      <w:r>
        <w:separator/>
      </w:r>
    </w:p>
  </w:footnote>
  <w:footnote w:type="continuationSeparator" w:id="0">
    <w:p w14:paraId="2BD09F17" w14:textId="77777777" w:rsidR="00303413" w:rsidRDefault="00303413" w:rsidP="005C52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A44B3" w14:textId="66D067D5" w:rsidR="00C00E85" w:rsidRPr="00F16D37" w:rsidRDefault="00C00E85" w:rsidP="005C529E">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2. </w:t>
    </w:r>
    <w:r>
      <w:rPr>
        <w:b/>
      </w:rPr>
      <w:t xml:space="preserve">Conflictos </w:t>
    </w:r>
    <w:ins w:id="2116" w:author="Cuenta Microsoft" w:date="2016-05-20T12:18:00Z">
      <w:r w:rsidR="00765016">
        <w:rPr>
          <w:b/>
        </w:rPr>
        <w:t xml:space="preserve">globales </w:t>
      </w:r>
    </w:ins>
    <w:r>
      <w:rPr>
        <w:b/>
      </w:rPr>
      <w:t>contemporáneos</w:t>
    </w:r>
    <w:ins w:id="2117" w:author="Cuenta Microsoft" w:date="2016-05-20T12:19:00Z">
      <w:r w:rsidR="00765016">
        <w:rPr>
          <w:b/>
        </w:rPr>
        <w:t xml:space="preserve"> en Asia y</w:t>
      </w:r>
    </w:ins>
    <w:del w:id="2118" w:author="Cuenta Microsoft" w:date="2016-05-20T12:18:00Z">
      <w:r w:rsidDel="00765016">
        <w:rPr>
          <w:b/>
        </w:rPr>
        <w:delText xml:space="preserve"> en Asia y Medio</w:delText>
      </w:r>
    </w:del>
    <w:r>
      <w:rPr>
        <w:b/>
      </w:rPr>
      <w:t xml:space="preserve"> Oriente </w:t>
    </w:r>
    <w:ins w:id="2119" w:author="Cuenta Microsoft" w:date="2016-05-20T12:19:00Z">
      <w:r w:rsidR="00765016">
        <w:rPr>
          <w:b/>
        </w:rPr>
        <w:t xml:space="preserve">Medio </w:t>
      </w:r>
    </w:ins>
    <w:r>
      <w:rPr>
        <w:b/>
      </w:rPr>
      <w:t xml:space="preserve">al final del siglo </w:t>
    </w:r>
    <w:r w:rsidRPr="004E66ED">
      <w:rPr>
        <w:b/>
        <w:smallCaps/>
      </w:rPr>
      <w:t>xx</w:t>
    </w:r>
  </w:p>
  <w:p w14:paraId="137A6943" w14:textId="77777777" w:rsidR="00C00E85" w:rsidRDefault="00C00E85">
    <w:pPr>
      <w:pStyle w:val="Encabezado"/>
    </w:pPr>
  </w:p>
  <w:p w14:paraId="5A24E7D6" w14:textId="77777777" w:rsidR="00C00E85" w:rsidRDefault="00C00E8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93013"/>
    <w:multiLevelType w:val="hybridMultilevel"/>
    <w:tmpl w:val="008C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963A10"/>
    <w:multiLevelType w:val="multilevel"/>
    <w:tmpl w:val="5E3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00EAF"/>
    <w:multiLevelType w:val="hybridMultilevel"/>
    <w:tmpl w:val="0A26B4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903A46"/>
    <w:multiLevelType w:val="hybridMultilevel"/>
    <w:tmpl w:val="E2883E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5C6DAC"/>
    <w:multiLevelType w:val="multilevel"/>
    <w:tmpl w:val="48E4E0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EE110BC"/>
    <w:multiLevelType w:val="hybridMultilevel"/>
    <w:tmpl w:val="65A24E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C462488"/>
    <w:multiLevelType w:val="hybridMultilevel"/>
    <w:tmpl w:val="7A965874"/>
    <w:lvl w:ilvl="0" w:tplc="89D64C66">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72E682C"/>
    <w:multiLevelType w:val="hybridMultilevel"/>
    <w:tmpl w:val="9FBC5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CB91A92"/>
    <w:multiLevelType w:val="hybridMultilevel"/>
    <w:tmpl w:val="FAEAADF8"/>
    <w:lvl w:ilvl="0" w:tplc="1388B91C">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6"/>
  </w:num>
  <w:num w:numId="5">
    <w:abstractNumId w:val="7"/>
  </w:num>
  <w:num w:numId="6">
    <w:abstractNumId w:val="5"/>
  </w:num>
  <w:num w:numId="7">
    <w:abstractNumId w:val="4"/>
  </w:num>
  <w:num w:numId="8">
    <w:abstractNumId w:val="3"/>
  </w:num>
  <w:num w:numId="9">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62892ad8e055e8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MX"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8F8"/>
    <w:rsid w:val="00001211"/>
    <w:rsid w:val="00001625"/>
    <w:rsid w:val="00001E9E"/>
    <w:rsid w:val="0000246E"/>
    <w:rsid w:val="000043E5"/>
    <w:rsid w:val="00004C88"/>
    <w:rsid w:val="00006B99"/>
    <w:rsid w:val="000072C3"/>
    <w:rsid w:val="00012339"/>
    <w:rsid w:val="00013AEA"/>
    <w:rsid w:val="00014295"/>
    <w:rsid w:val="00015B2B"/>
    <w:rsid w:val="00015C7B"/>
    <w:rsid w:val="0001610D"/>
    <w:rsid w:val="000162B1"/>
    <w:rsid w:val="000163BD"/>
    <w:rsid w:val="00020850"/>
    <w:rsid w:val="00022050"/>
    <w:rsid w:val="00022AA8"/>
    <w:rsid w:val="00022FCF"/>
    <w:rsid w:val="00023130"/>
    <w:rsid w:val="00025719"/>
    <w:rsid w:val="000268CA"/>
    <w:rsid w:val="00032735"/>
    <w:rsid w:val="00035AF5"/>
    <w:rsid w:val="00037F06"/>
    <w:rsid w:val="000407BA"/>
    <w:rsid w:val="00040EF7"/>
    <w:rsid w:val="00042587"/>
    <w:rsid w:val="00045965"/>
    <w:rsid w:val="00046F75"/>
    <w:rsid w:val="0005145E"/>
    <w:rsid w:val="00055039"/>
    <w:rsid w:val="00055EE1"/>
    <w:rsid w:val="000600DE"/>
    <w:rsid w:val="00061134"/>
    <w:rsid w:val="000629FA"/>
    <w:rsid w:val="00063117"/>
    <w:rsid w:val="00065527"/>
    <w:rsid w:val="000671D5"/>
    <w:rsid w:val="00067DD9"/>
    <w:rsid w:val="000764B3"/>
    <w:rsid w:val="00080D4A"/>
    <w:rsid w:val="00082A24"/>
    <w:rsid w:val="00083C0C"/>
    <w:rsid w:val="00084242"/>
    <w:rsid w:val="00084C7D"/>
    <w:rsid w:val="00087596"/>
    <w:rsid w:val="0009121C"/>
    <w:rsid w:val="00092FE3"/>
    <w:rsid w:val="00093B3A"/>
    <w:rsid w:val="000975A4"/>
    <w:rsid w:val="000A0B1B"/>
    <w:rsid w:val="000A14F9"/>
    <w:rsid w:val="000A4687"/>
    <w:rsid w:val="000A7605"/>
    <w:rsid w:val="000A79D0"/>
    <w:rsid w:val="000B0CFB"/>
    <w:rsid w:val="000B1754"/>
    <w:rsid w:val="000B1C29"/>
    <w:rsid w:val="000C03B5"/>
    <w:rsid w:val="000C4936"/>
    <w:rsid w:val="000C49E0"/>
    <w:rsid w:val="000D23E8"/>
    <w:rsid w:val="000D2779"/>
    <w:rsid w:val="000E335C"/>
    <w:rsid w:val="000E77D6"/>
    <w:rsid w:val="000F13EE"/>
    <w:rsid w:val="000F77C9"/>
    <w:rsid w:val="0010245B"/>
    <w:rsid w:val="0010529C"/>
    <w:rsid w:val="0010669C"/>
    <w:rsid w:val="00112FDD"/>
    <w:rsid w:val="00113C36"/>
    <w:rsid w:val="0011543E"/>
    <w:rsid w:val="001162CE"/>
    <w:rsid w:val="0011740B"/>
    <w:rsid w:val="0011747C"/>
    <w:rsid w:val="00121B87"/>
    <w:rsid w:val="00123F2F"/>
    <w:rsid w:val="00124294"/>
    <w:rsid w:val="001259AB"/>
    <w:rsid w:val="00125A51"/>
    <w:rsid w:val="00130579"/>
    <w:rsid w:val="001312E3"/>
    <w:rsid w:val="00133D1F"/>
    <w:rsid w:val="0013759B"/>
    <w:rsid w:val="00140385"/>
    <w:rsid w:val="001419EA"/>
    <w:rsid w:val="00141BDE"/>
    <w:rsid w:val="00151D76"/>
    <w:rsid w:val="00157054"/>
    <w:rsid w:val="00157D0D"/>
    <w:rsid w:val="00157E4E"/>
    <w:rsid w:val="00160CA0"/>
    <w:rsid w:val="00161D19"/>
    <w:rsid w:val="00161DC3"/>
    <w:rsid w:val="00163926"/>
    <w:rsid w:val="00163B31"/>
    <w:rsid w:val="001646E8"/>
    <w:rsid w:val="001664F7"/>
    <w:rsid w:val="00167F2B"/>
    <w:rsid w:val="00174F3F"/>
    <w:rsid w:val="00176914"/>
    <w:rsid w:val="00176BA9"/>
    <w:rsid w:val="00176DE2"/>
    <w:rsid w:val="00180616"/>
    <w:rsid w:val="00180D10"/>
    <w:rsid w:val="00181684"/>
    <w:rsid w:val="00182C05"/>
    <w:rsid w:val="0018340E"/>
    <w:rsid w:val="001847A6"/>
    <w:rsid w:val="0019308C"/>
    <w:rsid w:val="00194D83"/>
    <w:rsid w:val="00196E9E"/>
    <w:rsid w:val="00197A08"/>
    <w:rsid w:val="001A0D4B"/>
    <w:rsid w:val="001A19DE"/>
    <w:rsid w:val="001A3CFD"/>
    <w:rsid w:val="001A47C5"/>
    <w:rsid w:val="001B1174"/>
    <w:rsid w:val="001B1BF3"/>
    <w:rsid w:val="001B1DA3"/>
    <w:rsid w:val="001B3000"/>
    <w:rsid w:val="001B4F0F"/>
    <w:rsid w:val="001B5AFD"/>
    <w:rsid w:val="001B71F3"/>
    <w:rsid w:val="001B7586"/>
    <w:rsid w:val="001C0648"/>
    <w:rsid w:val="001C3E80"/>
    <w:rsid w:val="001C63D8"/>
    <w:rsid w:val="001C71E9"/>
    <w:rsid w:val="001D0CF0"/>
    <w:rsid w:val="001D0FF0"/>
    <w:rsid w:val="001D28D3"/>
    <w:rsid w:val="001D4A80"/>
    <w:rsid w:val="001D4FF7"/>
    <w:rsid w:val="001D6166"/>
    <w:rsid w:val="001D654D"/>
    <w:rsid w:val="001E17BE"/>
    <w:rsid w:val="001E3477"/>
    <w:rsid w:val="001E4557"/>
    <w:rsid w:val="001E55E4"/>
    <w:rsid w:val="001E728D"/>
    <w:rsid w:val="001E79B8"/>
    <w:rsid w:val="001F1133"/>
    <w:rsid w:val="001F5044"/>
    <w:rsid w:val="001F535F"/>
    <w:rsid w:val="001F5BBD"/>
    <w:rsid w:val="001F5C9E"/>
    <w:rsid w:val="001F6D5D"/>
    <w:rsid w:val="001F6DB0"/>
    <w:rsid w:val="00200023"/>
    <w:rsid w:val="00202A6F"/>
    <w:rsid w:val="00203372"/>
    <w:rsid w:val="00203FD4"/>
    <w:rsid w:val="00204E48"/>
    <w:rsid w:val="00206985"/>
    <w:rsid w:val="0020728F"/>
    <w:rsid w:val="0020798C"/>
    <w:rsid w:val="00211945"/>
    <w:rsid w:val="00214449"/>
    <w:rsid w:val="0021595F"/>
    <w:rsid w:val="002166F7"/>
    <w:rsid w:val="002212A0"/>
    <w:rsid w:val="00221FAF"/>
    <w:rsid w:val="00223873"/>
    <w:rsid w:val="002249E3"/>
    <w:rsid w:val="0023153D"/>
    <w:rsid w:val="00232119"/>
    <w:rsid w:val="00233731"/>
    <w:rsid w:val="00234387"/>
    <w:rsid w:val="00240871"/>
    <w:rsid w:val="0024148F"/>
    <w:rsid w:val="00243CD1"/>
    <w:rsid w:val="00244963"/>
    <w:rsid w:val="00265409"/>
    <w:rsid w:val="00265646"/>
    <w:rsid w:val="00265EDF"/>
    <w:rsid w:val="00266AC2"/>
    <w:rsid w:val="0027197B"/>
    <w:rsid w:val="0027404C"/>
    <w:rsid w:val="0027406D"/>
    <w:rsid w:val="00274BD3"/>
    <w:rsid w:val="002755A8"/>
    <w:rsid w:val="00276351"/>
    <w:rsid w:val="002770E3"/>
    <w:rsid w:val="00277226"/>
    <w:rsid w:val="002825B8"/>
    <w:rsid w:val="002842E1"/>
    <w:rsid w:val="00287C2A"/>
    <w:rsid w:val="0029345B"/>
    <w:rsid w:val="0029530B"/>
    <w:rsid w:val="00295C20"/>
    <w:rsid w:val="002A067D"/>
    <w:rsid w:val="002A07BC"/>
    <w:rsid w:val="002A1875"/>
    <w:rsid w:val="002A45C7"/>
    <w:rsid w:val="002A4E23"/>
    <w:rsid w:val="002A5B72"/>
    <w:rsid w:val="002A5D84"/>
    <w:rsid w:val="002A6C81"/>
    <w:rsid w:val="002A7F9B"/>
    <w:rsid w:val="002B0625"/>
    <w:rsid w:val="002B0D1F"/>
    <w:rsid w:val="002B54C3"/>
    <w:rsid w:val="002B59EE"/>
    <w:rsid w:val="002B6405"/>
    <w:rsid w:val="002C3412"/>
    <w:rsid w:val="002C3F69"/>
    <w:rsid w:val="002C3FB6"/>
    <w:rsid w:val="002C51D5"/>
    <w:rsid w:val="002C5FEF"/>
    <w:rsid w:val="002D1CDD"/>
    <w:rsid w:val="002D309F"/>
    <w:rsid w:val="002D3776"/>
    <w:rsid w:val="002D46F9"/>
    <w:rsid w:val="002D490E"/>
    <w:rsid w:val="002D6DCE"/>
    <w:rsid w:val="002D7274"/>
    <w:rsid w:val="002E0015"/>
    <w:rsid w:val="002E1F50"/>
    <w:rsid w:val="002E2A47"/>
    <w:rsid w:val="002E52AD"/>
    <w:rsid w:val="002E650E"/>
    <w:rsid w:val="002F23E0"/>
    <w:rsid w:val="002F4A83"/>
    <w:rsid w:val="002F581D"/>
    <w:rsid w:val="002F5BD3"/>
    <w:rsid w:val="002F5CF9"/>
    <w:rsid w:val="002F7DD1"/>
    <w:rsid w:val="00303413"/>
    <w:rsid w:val="00306203"/>
    <w:rsid w:val="00307AC3"/>
    <w:rsid w:val="00312503"/>
    <w:rsid w:val="00320A8C"/>
    <w:rsid w:val="00321227"/>
    <w:rsid w:val="0032401F"/>
    <w:rsid w:val="00324DF5"/>
    <w:rsid w:val="0032655A"/>
    <w:rsid w:val="003300B9"/>
    <w:rsid w:val="003313A7"/>
    <w:rsid w:val="00333A17"/>
    <w:rsid w:val="003367D3"/>
    <w:rsid w:val="00336FAC"/>
    <w:rsid w:val="00337797"/>
    <w:rsid w:val="003400D6"/>
    <w:rsid w:val="00343C30"/>
    <w:rsid w:val="0034418D"/>
    <w:rsid w:val="003521A7"/>
    <w:rsid w:val="003536EE"/>
    <w:rsid w:val="00353872"/>
    <w:rsid w:val="003617EC"/>
    <w:rsid w:val="0036382F"/>
    <w:rsid w:val="00364CA9"/>
    <w:rsid w:val="00372615"/>
    <w:rsid w:val="00372A39"/>
    <w:rsid w:val="003746EA"/>
    <w:rsid w:val="00374A1C"/>
    <w:rsid w:val="00375D76"/>
    <w:rsid w:val="00376422"/>
    <w:rsid w:val="00377DD9"/>
    <w:rsid w:val="00382A55"/>
    <w:rsid w:val="00382E8C"/>
    <w:rsid w:val="00383EF8"/>
    <w:rsid w:val="0038508C"/>
    <w:rsid w:val="003934F3"/>
    <w:rsid w:val="003948E6"/>
    <w:rsid w:val="003959D1"/>
    <w:rsid w:val="00396435"/>
    <w:rsid w:val="003A1C98"/>
    <w:rsid w:val="003A1E55"/>
    <w:rsid w:val="003A639C"/>
    <w:rsid w:val="003B1A8B"/>
    <w:rsid w:val="003B578E"/>
    <w:rsid w:val="003B59C6"/>
    <w:rsid w:val="003B6CB2"/>
    <w:rsid w:val="003B7D5C"/>
    <w:rsid w:val="003B7E47"/>
    <w:rsid w:val="003C0830"/>
    <w:rsid w:val="003C16C8"/>
    <w:rsid w:val="003C3873"/>
    <w:rsid w:val="003C3F7F"/>
    <w:rsid w:val="003C48B5"/>
    <w:rsid w:val="003C7512"/>
    <w:rsid w:val="003D0497"/>
    <w:rsid w:val="003D2411"/>
    <w:rsid w:val="003D43F3"/>
    <w:rsid w:val="003D4947"/>
    <w:rsid w:val="003D70D6"/>
    <w:rsid w:val="003E4251"/>
    <w:rsid w:val="003E63C7"/>
    <w:rsid w:val="003E649D"/>
    <w:rsid w:val="003F029C"/>
    <w:rsid w:val="003F3E22"/>
    <w:rsid w:val="003F624A"/>
    <w:rsid w:val="004014B2"/>
    <w:rsid w:val="00402CEA"/>
    <w:rsid w:val="004051A5"/>
    <w:rsid w:val="00415905"/>
    <w:rsid w:val="00421187"/>
    <w:rsid w:val="00421433"/>
    <w:rsid w:val="00423158"/>
    <w:rsid w:val="0042342E"/>
    <w:rsid w:val="004238B7"/>
    <w:rsid w:val="00424A8A"/>
    <w:rsid w:val="00425850"/>
    <w:rsid w:val="00425F41"/>
    <w:rsid w:val="00431C2F"/>
    <w:rsid w:val="00433077"/>
    <w:rsid w:val="004356CC"/>
    <w:rsid w:val="00436319"/>
    <w:rsid w:val="00436493"/>
    <w:rsid w:val="00437302"/>
    <w:rsid w:val="0043778E"/>
    <w:rsid w:val="00437C36"/>
    <w:rsid w:val="004416D7"/>
    <w:rsid w:val="00441C3F"/>
    <w:rsid w:val="0044430C"/>
    <w:rsid w:val="00446A99"/>
    <w:rsid w:val="004502CB"/>
    <w:rsid w:val="00452243"/>
    <w:rsid w:val="00452935"/>
    <w:rsid w:val="004558C0"/>
    <w:rsid w:val="00456259"/>
    <w:rsid w:val="004604D4"/>
    <w:rsid w:val="004608D0"/>
    <w:rsid w:val="0046158C"/>
    <w:rsid w:val="00462E35"/>
    <w:rsid w:val="0046325D"/>
    <w:rsid w:val="00471CC9"/>
    <w:rsid w:val="00474376"/>
    <w:rsid w:val="004764B5"/>
    <w:rsid w:val="004802EC"/>
    <w:rsid w:val="00483327"/>
    <w:rsid w:val="00484549"/>
    <w:rsid w:val="0048711F"/>
    <w:rsid w:val="00487B1F"/>
    <w:rsid w:val="0049543A"/>
    <w:rsid w:val="00495AFF"/>
    <w:rsid w:val="0049645A"/>
    <w:rsid w:val="004A0057"/>
    <w:rsid w:val="004A0849"/>
    <w:rsid w:val="004A15FB"/>
    <w:rsid w:val="004A2681"/>
    <w:rsid w:val="004A2B64"/>
    <w:rsid w:val="004A3BDC"/>
    <w:rsid w:val="004B09BF"/>
    <w:rsid w:val="004B0A8B"/>
    <w:rsid w:val="004B2B20"/>
    <w:rsid w:val="004B2F4D"/>
    <w:rsid w:val="004B3751"/>
    <w:rsid w:val="004B56AD"/>
    <w:rsid w:val="004B5786"/>
    <w:rsid w:val="004B7DC8"/>
    <w:rsid w:val="004C1E04"/>
    <w:rsid w:val="004C46F7"/>
    <w:rsid w:val="004C6210"/>
    <w:rsid w:val="004C7070"/>
    <w:rsid w:val="004D3B4A"/>
    <w:rsid w:val="004E191B"/>
    <w:rsid w:val="004E21E5"/>
    <w:rsid w:val="004E39F0"/>
    <w:rsid w:val="004E4AB7"/>
    <w:rsid w:val="004E4E2B"/>
    <w:rsid w:val="004E5079"/>
    <w:rsid w:val="004E66ED"/>
    <w:rsid w:val="004E77E3"/>
    <w:rsid w:val="004F1961"/>
    <w:rsid w:val="00500BBB"/>
    <w:rsid w:val="00501197"/>
    <w:rsid w:val="00502455"/>
    <w:rsid w:val="005026F4"/>
    <w:rsid w:val="00502907"/>
    <w:rsid w:val="00504361"/>
    <w:rsid w:val="00506B2B"/>
    <w:rsid w:val="00507828"/>
    <w:rsid w:val="00507EE6"/>
    <w:rsid w:val="005104F3"/>
    <w:rsid w:val="00513EFF"/>
    <w:rsid w:val="00515CA7"/>
    <w:rsid w:val="00515F92"/>
    <w:rsid w:val="00517385"/>
    <w:rsid w:val="00520F1E"/>
    <w:rsid w:val="00526230"/>
    <w:rsid w:val="00530511"/>
    <w:rsid w:val="00530B33"/>
    <w:rsid w:val="0053113A"/>
    <w:rsid w:val="00532862"/>
    <w:rsid w:val="00532DC0"/>
    <w:rsid w:val="00540C34"/>
    <w:rsid w:val="00543ECA"/>
    <w:rsid w:val="00545128"/>
    <w:rsid w:val="00545440"/>
    <w:rsid w:val="005469D9"/>
    <w:rsid w:val="0055049C"/>
    <w:rsid w:val="005526E3"/>
    <w:rsid w:val="00552B1F"/>
    <w:rsid w:val="005532EA"/>
    <w:rsid w:val="00553D29"/>
    <w:rsid w:val="00554239"/>
    <w:rsid w:val="00554663"/>
    <w:rsid w:val="00554AD9"/>
    <w:rsid w:val="005577F6"/>
    <w:rsid w:val="0056262D"/>
    <w:rsid w:val="00563BEB"/>
    <w:rsid w:val="00565F6B"/>
    <w:rsid w:val="005661D6"/>
    <w:rsid w:val="00566C97"/>
    <w:rsid w:val="00572B62"/>
    <w:rsid w:val="00573052"/>
    <w:rsid w:val="005732D1"/>
    <w:rsid w:val="00575CB8"/>
    <w:rsid w:val="0058150A"/>
    <w:rsid w:val="00581E84"/>
    <w:rsid w:val="00582F4C"/>
    <w:rsid w:val="0058500C"/>
    <w:rsid w:val="0059074A"/>
    <w:rsid w:val="005A0D9E"/>
    <w:rsid w:val="005A1B89"/>
    <w:rsid w:val="005A29D4"/>
    <w:rsid w:val="005A2B07"/>
    <w:rsid w:val="005B0455"/>
    <w:rsid w:val="005B269C"/>
    <w:rsid w:val="005B418C"/>
    <w:rsid w:val="005B4A87"/>
    <w:rsid w:val="005B70FE"/>
    <w:rsid w:val="005B71C0"/>
    <w:rsid w:val="005C3BB2"/>
    <w:rsid w:val="005C529E"/>
    <w:rsid w:val="005D3BDA"/>
    <w:rsid w:val="005D4A92"/>
    <w:rsid w:val="005D5FDA"/>
    <w:rsid w:val="005D6F53"/>
    <w:rsid w:val="005E221E"/>
    <w:rsid w:val="005E5F0F"/>
    <w:rsid w:val="005E602D"/>
    <w:rsid w:val="005E650E"/>
    <w:rsid w:val="005E6639"/>
    <w:rsid w:val="005E761F"/>
    <w:rsid w:val="005F1520"/>
    <w:rsid w:val="005F1F0E"/>
    <w:rsid w:val="005F4768"/>
    <w:rsid w:val="005F7CCB"/>
    <w:rsid w:val="00600912"/>
    <w:rsid w:val="006016BA"/>
    <w:rsid w:val="00602B20"/>
    <w:rsid w:val="0060389F"/>
    <w:rsid w:val="0060590B"/>
    <w:rsid w:val="00607F2A"/>
    <w:rsid w:val="0061024A"/>
    <w:rsid w:val="006115DA"/>
    <w:rsid w:val="00612C58"/>
    <w:rsid w:val="00613967"/>
    <w:rsid w:val="0061433D"/>
    <w:rsid w:val="00617788"/>
    <w:rsid w:val="00621286"/>
    <w:rsid w:val="006218D7"/>
    <w:rsid w:val="00625FB9"/>
    <w:rsid w:val="00626E1A"/>
    <w:rsid w:val="00626FD4"/>
    <w:rsid w:val="00630C0E"/>
    <w:rsid w:val="00633F81"/>
    <w:rsid w:val="00634925"/>
    <w:rsid w:val="00634B67"/>
    <w:rsid w:val="00640B70"/>
    <w:rsid w:val="00641ED2"/>
    <w:rsid w:val="0064305C"/>
    <w:rsid w:val="00645E6B"/>
    <w:rsid w:val="00647467"/>
    <w:rsid w:val="006522B2"/>
    <w:rsid w:val="00652DF7"/>
    <w:rsid w:val="00654542"/>
    <w:rsid w:val="00655132"/>
    <w:rsid w:val="00656A82"/>
    <w:rsid w:val="00661082"/>
    <w:rsid w:val="0066118B"/>
    <w:rsid w:val="00664EC1"/>
    <w:rsid w:val="006660F3"/>
    <w:rsid w:val="0067474B"/>
    <w:rsid w:val="00675092"/>
    <w:rsid w:val="00675F4C"/>
    <w:rsid w:val="006812FD"/>
    <w:rsid w:val="00681F84"/>
    <w:rsid w:val="00682061"/>
    <w:rsid w:val="006843E2"/>
    <w:rsid w:val="00684B56"/>
    <w:rsid w:val="0068547A"/>
    <w:rsid w:val="00686597"/>
    <w:rsid w:val="00686DCD"/>
    <w:rsid w:val="0068701E"/>
    <w:rsid w:val="0069068C"/>
    <w:rsid w:val="00691F4D"/>
    <w:rsid w:val="00694BD8"/>
    <w:rsid w:val="0069504D"/>
    <w:rsid w:val="006957BB"/>
    <w:rsid w:val="006A04DA"/>
    <w:rsid w:val="006A06FE"/>
    <w:rsid w:val="006A1113"/>
    <w:rsid w:val="006A11C1"/>
    <w:rsid w:val="006A1B7B"/>
    <w:rsid w:val="006A26DC"/>
    <w:rsid w:val="006A3A9D"/>
    <w:rsid w:val="006A6850"/>
    <w:rsid w:val="006A7B63"/>
    <w:rsid w:val="006B1565"/>
    <w:rsid w:val="006B1B78"/>
    <w:rsid w:val="006C0F36"/>
    <w:rsid w:val="006C10D8"/>
    <w:rsid w:val="006C25D9"/>
    <w:rsid w:val="006C401F"/>
    <w:rsid w:val="006C4864"/>
    <w:rsid w:val="006C600C"/>
    <w:rsid w:val="006C61E8"/>
    <w:rsid w:val="006C672A"/>
    <w:rsid w:val="006D1F2E"/>
    <w:rsid w:val="006D1FFA"/>
    <w:rsid w:val="006D20FC"/>
    <w:rsid w:val="006D2DC8"/>
    <w:rsid w:val="006D59C5"/>
    <w:rsid w:val="006D7DEF"/>
    <w:rsid w:val="006E1833"/>
    <w:rsid w:val="006E35C4"/>
    <w:rsid w:val="006E4380"/>
    <w:rsid w:val="006E6BA6"/>
    <w:rsid w:val="006E6FB3"/>
    <w:rsid w:val="006F08A4"/>
    <w:rsid w:val="006F1120"/>
    <w:rsid w:val="006F28B0"/>
    <w:rsid w:val="006F4A60"/>
    <w:rsid w:val="006F6DD7"/>
    <w:rsid w:val="006F7B79"/>
    <w:rsid w:val="007016AA"/>
    <w:rsid w:val="00701730"/>
    <w:rsid w:val="00703144"/>
    <w:rsid w:val="007042D1"/>
    <w:rsid w:val="007043B7"/>
    <w:rsid w:val="00705166"/>
    <w:rsid w:val="00706A63"/>
    <w:rsid w:val="00711BE1"/>
    <w:rsid w:val="00711E24"/>
    <w:rsid w:val="00711E6B"/>
    <w:rsid w:val="00712AF5"/>
    <w:rsid w:val="00715E92"/>
    <w:rsid w:val="00716D8A"/>
    <w:rsid w:val="00720548"/>
    <w:rsid w:val="00723549"/>
    <w:rsid w:val="00724153"/>
    <w:rsid w:val="00725638"/>
    <w:rsid w:val="0072602C"/>
    <w:rsid w:val="0072682C"/>
    <w:rsid w:val="00733638"/>
    <w:rsid w:val="00735815"/>
    <w:rsid w:val="00741E0D"/>
    <w:rsid w:val="0074286A"/>
    <w:rsid w:val="00743BB7"/>
    <w:rsid w:val="00743BC4"/>
    <w:rsid w:val="007472CB"/>
    <w:rsid w:val="0075004F"/>
    <w:rsid w:val="007502E8"/>
    <w:rsid w:val="00750858"/>
    <w:rsid w:val="0075129C"/>
    <w:rsid w:val="007545CD"/>
    <w:rsid w:val="00755F2E"/>
    <w:rsid w:val="00755FE8"/>
    <w:rsid w:val="0075648E"/>
    <w:rsid w:val="00756DE2"/>
    <w:rsid w:val="00757AF0"/>
    <w:rsid w:val="00757B3C"/>
    <w:rsid w:val="00760F5F"/>
    <w:rsid w:val="007610C1"/>
    <w:rsid w:val="0076146B"/>
    <w:rsid w:val="00761E49"/>
    <w:rsid w:val="00763CFF"/>
    <w:rsid w:val="00764228"/>
    <w:rsid w:val="0076467B"/>
    <w:rsid w:val="00765016"/>
    <w:rsid w:val="00766710"/>
    <w:rsid w:val="00766E1F"/>
    <w:rsid w:val="00772390"/>
    <w:rsid w:val="007751C8"/>
    <w:rsid w:val="00780A5B"/>
    <w:rsid w:val="00781EB2"/>
    <w:rsid w:val="007849F9"/>
    <w:rsid w:val="007863AB"/>
    <w:rsid w:val="00790A53"/>
    <w:rsid w:val="00792D04"/>
    <w:rsid w:val="007934C5"/>
    <w:rsid w:val="00793F0A"/>
    <w:rsid w:val="00794CB5"/>
    <w:rsid w:val="00794F6D"/>
    <w:rsid w:val="00796FA5"/>
    <w:rsid w:val="007976A1"/>
    <w:rsid w:val="007A08FA"/>
    <w:rsid w:val="007A536C"/>
    <w:rsid w:val="007A5DD8"/>
    <w:rsid w:val="007B016D"/>
    <w:rsid w:val="007B03BC"/>
    <w:rsid w:val="007B5C07"/>
    <w:rsid w:val="007C0B2E"/>
    <w:rsid w:val="007C1BD9"/>
    <w:rsid w:val="007C6339"/>
    <w:rsid w:val="007C6C75"/>
    <w:rsid w:val="007D01E0"/>
    <w:rsid w:val="007D0E54"/>
    <w:rsid w:val="007D1A99"/>
    <w:rsid w:val="007D4CD8"/>
    <w:rsid w:val="007D6B16"/>
    <w:rsid w:val="007E18C2"/>
    <w:rsid w:val="007E22CF"/>
    <w:rsid w:val="007E2457"/>
    <w:rsid w:val="007E377D"/>
    <w:rsid w:val="007E55B1"/>
    <w:rsid w:val="007F1320"/>
    <w:rsid w:val="007F218C"/>
    <w:rsid w:val="007F3E22"/>
    <w:rsid w:val="007F6B8F"/>
    <w:rsid w:val="0080116A"/>
    <w:rsid w:val="00801CD2"/>
    <w:rsid w:val="00802BE7"/>
    <w:rsid w:val="00810AD7"/>
    <w:rsid w:val="008129E7"/>
    <w:rsid w:val="008154F5"/>
    <w:rsid w:val="00815C43"/>
    <w:rsid w:val="0082097F"/>
    <w:rsid w:val="008232D3"/>
    <w:rsid w:val="00823566"/>
    <w:rsid w:val="00825CEC"/>
    <w:rsid w:val="0082670B"/>
    <w:rsid w:val="008273BF"/>
    <w:rsid w:val="00830095"/>
    <w:rsid w:val="008309D6"/>
    <w:rsid w:val="008333FD"/>
    <w:rsid w:val="00834E1B"/>
    <w:rsid w:val="008352B0"/>
    <w:rsid w:val="00835ABF"/>
    <w:rsid w:val="00835D09"/>
    <w:rsid w:val="00836975"/>
    <w:rsid w:val="008403FD"/>
    <w:rsid w:val="0084267B"/>
    <w:rsid w:val="00843451"/>
    <w:rsid w:val="00843B4A"/>
    <w:rsid w:val="00844C42"/>
    <w:rsid w:val="008462A2"/>
    <w:rsid w:val="00846D44"/>
    <w:rsid w:val="00846EEE"/>
    <w:rsid w:val="00847961"/>
    <w:rsid w:val="00863088"/>
    <w:rsid w:val="00863E29"/>
    <w:rsid w:val="00866953"/>
    <w:rsid w:val="00867745"/>
    <w:rsid w:val="0087253D"/>
    <w:rsid w:val="00876DAC"/>
    <w:rsid w:val="008770B5"/>
    <w:rsid w:val="00877767"/>
    <w:rsid w:val="00880BBD"/>
    <w:rsid w:val="00887A20"/>
    <w:rsid w:val="00890E25"/>
    <w:rsid w:val="008A3922"/>
    <w:rsid w:val="008A421D"/>
    <w:rsid w:val="008A5DC9"/>
    <w:rsid w:val="008B0213"/>
    <w:rsid w:val="008B1D2A"/>
    <w:rsid w:val="008B24CE"/>
    <w:rsid w:val="008B2B87"/>
    <w:rsid w:val="008B35D2"/>
    <w:rsid w:val="008B4F40"/>
    <w:rsid w:val="008B690E"/>
    <w:rsid w:val="008C0328"/>
    <w:rsid w:val="008C26DD"/>
    <w:rsid w:val="008C3208"/>
    <w:rsid w:val="008C5DA9"/>
    <w:rsid w:val="008D3651"/>
    <w:rsid w:val="008D4508"/>
    <w:rsid w:val="008D4B30"/>
    <w:rsid w:val="008D5F44"/>
    <w:rsid w:val="008D60BC"/>
    <w:rsid w:val="008D7400"/>
    <w:rsid w:val="008E4029"/>
    <w:rsid w:val="008E48D2"/>
    <w:rsid w:val="008E538C"/>
    <w:rsid w:val="008E6DCE"/>
    <w:rsid w:val="008E7F0D"/>
    <w:rsid w:val="008F1761"/>
    <w:rsid w:val="008F1DFB"/>
    <w:rsid w:val="008F3F07"/>
    <w:rsid w:val="008F43EE"/>
    <w:rsid w:val="008F4896"/>
    <w:rsid w:val="008F4A71"/>
    <w:rsid w:val="008F55CA"/>
    <w:rsid w:val="008F624C"/>
    <w:rsid w:val="008F7200"/>
    <w:rsid w:val="00900933"/>
    <w:rsid w:val="00902FD3"/>
    <w:rsid w:val="00905F54"/>
    <w:rsid w:val="0090604A"/>
    <w:rsid w:val="009068BD"/>
    <w:rsid w:val="00907A17"/>
    <w:rsid w:val="00914119"/>
    <w:rsid w:val="009151B7"/>
    <w:rsid w:val="0091796B"/>
    <w:rsid w:val="00921ECA"/>
    <w:rsid w:val="00922AE1"/>
    <w:rsid w:val="009259A8"/>
    <w:rsid w:val="00926F38"/>
    <w:rsid w:val="00927E2D"/>
    <w:rsid w:val="00930378"/>
    <w:rsid w:val="00930879"/>
    <w:rsid w:val="00931162"/>
    <w:rsid w:val="00932195"/>
    <w:rsid w:val="00932F58"/>
    <w:rsid w:val="009335EA"/>
    <w:rsid w:val="009340E5"/>
    <w:rsid w:val="00935BCD"/>
    <w:rsid w:val="009412E4"/>
    <w:rsid w:val="00941C37"/>
    <w:rsid w:val="00945195"/>
    <w:rsid w:val="0094525E"/>
    <w:rsid w:val="009455E3"/>
    <w:rsid w:val="00945C85"/>
    <w:rsid w:val="00945E0C"/>
    <w:rsid w:val="00950109"/>
    <w:rsid w:val="00950F5E"/>
    <w:rsid w:val="00951021"/>
    <w:rsid w:val="0095413E"/>
    <w:rsid w:val="009545F4"/>
    <w:rsid w:val="00954D9A"/>
    <w:rsid w:val="00957220"/>
    <w:rsid w:val="00961F43"/>
    <w:rsid w:val="00964FD1"/>
    <w:rsid w:val="00965322"/>
    <w:rsid w:val="0096651A"/>
    <w:rsid w:val="009723C8"/>
    <w:rsid w:val="009746AE"/>
    <w:rsid w:val="009762F8"/>
    <w:rsid w:val="009809B7"/>
    <w:rsid w:val="00984BF5"/>
    <w:rsid w:val="00992E4E"/>
    <w:rsid w:val="00993514"/>
    <w:rsid w:val="00995857"/>
    <w:rsid w:val="00996C34"/>
    <w:rsid w:val="009A2161"/>
    <w:rsid w:val="009A369F"/>
    <w:rsid w:val="009A656F"/>
    <w:rsid w:val="009A69C1"/>
    <w:rsid w:val="009B1F04"/>
    <w:rsid w:val="009B2F94"/>
    <w:rsid w:val="009B436D"/>
    <w:rsid w:val="009B4E98"/>
    <w:rsid w:val="009B577B"/>
    <w:rsid w:val="009B5BB1"/>
    <w:rsid w:val="009B6CD9"/>
    <w:rsid w:val="009C2490"/>
    <w:rsid w:val="009C3AEE"/>
    <w:rsid w:val="009C44B7"/>
    <w:rsid w:val="009C4B57"/>
    <w:rsid w:val="009C65CC"/>
    <w:rsid w:val="009D2243"/>
    <w:rsid w:val="009D589D"/>
    <w:rsid w:val="009D5DD9"/>
    <w:rsid w:val="009E0B9D"/>
    <w:rsid w:val="009E0D12"/>
    <w:rsid w:val="009E1769"/>
    <w:rsid w:val="009E198F"/>
    <w:rsid w:val="009E2F86"/>
    <w:rsid w:val="009E5D17"/>
    <w:rsid w:val="009F327D"/>
    <w:rsid w:val="009F602F"/>
    <w:rsid w:val="009F7AD3"/>
    <w:rsid w:val="00A0449A"/>
    <w:rsid w:val="00A050A4"/>
    <w:rsid w:val="00A0791B"/>
    <w:rsid w:val="00A11F3D"/>
    <w:rsid w:val="00A11F9A"/>
    <w:rsid w:val="00A12115"/>
    <w:rsid w:val="00A121E5"/>
    <w:rsid w:val="00A12970"/>
    <w:rsid w:val="00A15704"/>
    <w:rsid w:val="00A15E83"/>
    <w:rsid w:val="00A20E98"/>
    <w:rsid w:val="00A236C7"/>
    <w:rsid w:val="00A23DD0"/>
    <w:rsid w:val="00A26705"/>
    <w:rsid w:val="00A315EF"/>
    <w:rsid w:val="00A31BD5"/>
    <w:rsid w:val="00A31CAF"/>
    <w:rsid w:val="00A31F1F"/>
    <w:rsid w:val="00A33392"/>
    <w:rsid w:val="00A33BB9"/>
    <w:rsid w:val="00A44A48"/>
    <w:rsid w:val="00A45D48"/>
    <w:rsid w:val="00A45FD0"/>
    <w:rsid w:val="00A46605"/>
    <w:rsid w:val="00A500F5"/>
    <w:rsid w:val="00A505B8"/>
    <w:rsid w:val="00A50DF2"/>
    <w:rsid w:val="00A52BBE"/>
    <w:rsid w:val="00A533DA"/>
    <w:rsid w:val="00A5355D"/>
    <w:rsid w:val="00A544D3"/>
    <w:rsid w:val="00A5541D"/>
    <w:rsid w:val="00A55D27"/>
    <w:rsid w:val="00A57E79"/>
    <w:rsid w:val="00A632B9"/>
    <w:rsid w:val="00A63721"/>
    <w:rsid w:val="00A7000A"/>
    <w:rsid w:val="00A71A16"/>
    <w:rsid w:val="00A71D0B"/>
    <w:rsid w:val="00A72A5B"/>
    <w:rsid w:val="00A74298"/>
    <w:rsid w:val="00A751D8"/>
    <w:rsid w:val="00A7553F"/>
    <w:rsid w:val="00A76497"/>
    <w:rsid w:val="00A775BD"/>
    <w:rsid w:val="00A804A8"/>
    <w:rsid w:val="00A81C09"/>
    <w:rsid w:val="00A82024"/>
    <w:rsid w:val="00A826E8"/>
    <w:rsid w:val="00A860AF"/>
    <w:rsid w:val="00A86FB7"/>
    <w:rsid w:val="00A93220"/>
    <w:rsid w:val="00A9738D"/>
    <w:rsid w:val="00AA2A2E"/>
    <w:rsid w:val="00AA32E9"/>
    <w:rsid w:val="00AA4A21"/>
    <w:rsid w:val="00AA6953"/>
    <w:rsid w:val="00AA71AC"/>
    <w:rsid w:val="00AA779B"/>
    <w:rsid w:val="00AB136E"/>
    <w:rsid w:val="00AB5076"/>
    <w:rsid w:val="00AB64D5"/>
    <w:rsid w:val="00AB6DB7"/>
    <w:rsid w:val="00AB7A26"/>
    <w:rsid w:val="00AC6F0C"/>
    <w:rsid w:val="00AD0AFA"/>
    <w:rsid w:val="00AD2448"/>
    <w:rsid w:val="00AD2EA4"/>
    <w:rsid w:val="00AE7529"/>
    <w:rsid w:val="00AE752E"/>
    <w:rsid w:val="00AE7D62"/>
    <w:rsid w:val="00AF262E"/>
    <w:rsid w:val="00AF2B8E"/>
    <w:rsid w:val="00AF3808"/>
    <w:rsid w:val="00AF64E6"/>
    <w:rsid w:val="00AF6CB5"/>
    <w:rsid w:val="00AF764B"/>
    <w:rsid w:val="00AF79F6"/>
    <w:rsid w:val="00B0068D"/>
    <w:rsid w:val="00B01D0C"/>
    <w:rsid w:val="00B02168"/>
    <w:rsid w:val="00B05B3E"/>
    <w:rsid w:val="00B11085"/>
    <w:rsid w:val="00B1197A"/>
    <w:rsid w:val="00B13149"/>
    <w:rsid w:val="00B13524"/>
    <w:rsid w:val="00B16E41"/>
    <w:rsid w:val="00B22D75"/>
    <w:rsid w:val="00B22D9C"/>
    <w:rsid w:val="00B22E35"/>
    <w:rsid w:val="00B24641"/>
    <w:rsid w:val="00B259AD"/>
    <w:rsid w:val="00B25C9D"/>
    <w:rsid w:val="00B260CC"/>
    <w:rsid w:val="00B30552"/>
    <w:rsid w:val="00B31FAF"/>
    <w:rsid w:val="00B322D7"/>
    <w:rsid w:val="00B3241D"/>
    <w:rsid w:val="00B3326A"/>
    <w:rsid w:val="00B33866"/>
    <w:rsid w:val="00B342A0"/>
    <w:rsid w:val="00B3489D"/>
    <w:rsid w:val="00B348FA"/>
    <w:rsid w:val="00B40B79"/>
    <w:rsid w:val="00B448D9"/>
    <w:rsid w:val="00B52D35"/>
    <w:rsid w:val="00B54C60"/>
    <w:rsid w:val="00B55CA5"/>
    <w:rsid w:val="00B56FF2"/>
    <w:rsid w:val="00B6020B"/>
    <w:rsid w:val="00B61020"/>
    <w:rsid w:val="00B61611"/>
    <w:rsid w:val="00B630B4"/>
    <w:rsid w:val="00B63B42"/>
    <w:rsid w:val="00B66DE9"/>
    <w:rsid w:val="00B73083"/>
    <w:rsid w:val="00B732F8"/>
    <w:rsid w:val="00B74749"/>
    <w:rsid w:val="00B75F3D"/>
    <w:rsid w:val="00B76D91"/>
    <w:rsid w:val="00B80116"/>
    <w:rsid w:val="00B80D44"/>
    <w:rsid w:val="00B82430"/>
    <w:rsid w:val="00B839B4"/>
    <w:rsid w:val="00B84C60"/>
    <w:rsid w:val="00B8698A"/>
    <w:rsid w:val="00B8713E"/>
    <w:rsid w:val="00B90D16"/>
    <w:rsid w:val="00B93352"/>
    <w:rsid w:val="00B943ED"/>
    <w:rsid w:val="00BA05E7"/>
    <w:rsid w:val="00BA2E71"/>
    <w:rsid w:val="00BA354F"/>
    <w:rsid w:val="00BA58FC"/>
    <w:rsid w:val="00BA5B07"/>
    <w:rsid w:val="00BA6736"/>
    <w:rsid w:val="00BA686B"/>
    <w:rsid w:val="00BA7339"/>
    <w:rsid w:val="00BB0885"/>
    <w:rsid w:val="00BB20DF"/>
    <w:rsid w:val="00BB34C6"/>
    <w:rsid w:val="00BB4460"/>
    <w:rsid w:val="00BB72EA"/>
    <w:rsid w:val="00BC472A"/>
    <w:rsid w:val="00BC5EF1"/>
    <w:rsid w:val="00BC62F0"/>
    <w:rsid w:val="00BC72BA"/>
    <w:rsid w:val="00BD2D7D"/>
    <w:rsid w:val="00BD7218"/>
    <w:rsid w:val="00BD7478"/>
    <w:rsid w:val="00BE0249"/>
    <w:rsid w:val="00BE0AC7"/>
    <w:rsid w:val="00BE1189"/>
    <w:rsid w:val="00BE666F"/>
    <w:rsid w:val="00BE6E2F"/>
    <w:rsid w:val="00BE6E67"/>
    <w:rsid w:val="00BF0976"/>
    <w:rsid w:val="00BF1CB5"/>
    <w:rsid w:val="00BF349F"/>
    <w:rsid w:val="00BF5991"/>
    <w:rsid w:val="00BF7348"/>
    <w:rsid w:val="00C00BC9"/>
    <w:rsid w:val="00C00E85"/>
    <w:rsid w:val="00C01430"/>
    <w:rsid w:val="00C019CF"/>
    <w:rsid w:val="00C03551"/>
    <w:rsid w:val="00C0375C"/>
    <w:rsid w:val="00C0384C"/>
    <w:rsid w:val="00C0413A"/>
    <w:rsid w:val="00C0716C"/>
    <w:rsid w:val="00C076DF"/>
    <w:rsid w:val="00C1060D"/>
    <w:rsid w:val="00C11A09"/>
    <w:rsid w:val="00C1315F"/>
    <w:rsid w:val="00C13B3F"/>
    <w:rsid w:val="00C14CD2"/>
    <w:rsid w:val="00C160E3"/>
    <w:rsid w:val="00C164FA"/>
    <w:rsid w:val="00C176BF"/>
    <w:rsid w:val="00C22D2A"/>
    <w:rsid w:val="00C23740"/>
    <w:rsid w:val="00C3101B"/>
    <w:rsid w:val="00C31B16"/>
    <w:rsid w:val="00C32947"/>
    <w:rsid w:val="00C36B3C"/>
    <w:rsid w:val="00C44883"/>
    <w:rsid w:val="00C46F26"/>
    <w:rsid w:val="00C5036F"/>
    <w:rsid w:val="00C50E0D"/>
    <w:rsid w:val="00C52CE9"/>
    <w:rsid w:val="00C52E11"/>
    <w:rsid w:val="00C53B38"/>
    <w:rsid w:val="00C54051"/>
    <w:rsid w:val="00C558EE"/>
    <w:rsid w:val="00C579D3"/>
    <w:rsid w:val="00C60C45"/>
    <w:rsid w:val="00C60F9E"/>
    <w:rsid w:val="00C65484"/>
    <w:rsid w:val="00C72BFB"/>
    <w:rsid w:val="00C730E0"/>
    <w:rsid w:val="00C749A3"/>
    <w:rsid w:val="00C7743C"/>
    <w:rsid w:val="00C7762F"/>
    <w:rsid w:val="00C82935"/>
    <w:rsid w:val="00C85198"/>
    <w:rsid w:val="00C86C53"/>
    <w:rsid w:val="00C93258"/>
    <w:rsid w:val="00C9367B"/>
    <w:rsid w:val="00C94581"/>
    <w:rsid w:val="00C97BDA"/>
    <w:rsid w:val="00CA0335"/>
    <w:rsid w:val="00CA4459"/>
    <w:rsid w:val="00CA58F8"/>
    <w:rsid w:val="00CB0F78"/>
    <w:rsid w:val="00CB3024"/>
    <w:rsid w:val="00CB6D53"/>
    <w:rsid w:val="00CB7ECE"/>
    <w:rsid w:val="00CC318B"/>
    <w:rsid w:val="00CC37A7"/>
    <w:rsid w:val="00CC48C9"/>
    <w:rsid w:val="00CC4D3E"/>
    <w:rsid w:val="00CC5D45"/>
    <w:rsid w:val="00CC7AE1"/>
    <w:rsid w:val="00CD0DD6"/>
    <w:rsid w:val="00CD2520"/>
    <w:rsid w:val="00CD4D96"/>
    <w:rsid w:val="00CD501A"/>
    <w:rsid w:val="00CE282B"/>
    <w:rsid w:val="00CE3F2A"/>
    <w:rsid w:val="00CE525C"/>
    <w:rsid w:val="00CE677B"/>
    <w:rsid w:val="00CE7262"/>
    <w:rsid w:val="00CF175A"/>
    <w:rsid w:val="00CF23D4"/>
    <w:rsid w:val="00CF438F"/>
    <w:rsid w:val="00CF4396"/>
    <w:rsid w:val="00CF578B"/>
    <w:rsid w:val="00CF6379"/>
    <w:rsid w:val="00D00281"/>
    <w:rsid w:val="00D00B17"/>
    <w:rsid w:val="00D00F52"/>
    <w:rsid w:val="00D02453"/>
    <w:rsid w:val="00D0355B"/>
    <w:rsid w:val="00D045FD"/>
    <w:rsid w:val="00D06B61"/>
    <w:rsid w:val="00D07903"/>
    <w:rsid w:val="00D126B5"/>
    <w:rsid w:val="00D1414F"/>
    <w:rsid w:val="00D17678"/>
    <w:rsid w:val="00D20461"/>
    <w:rsid w:val="00D20D66"/>
    <w:rsid w:val="00D24BFB"/>
    <w:rsid w:val="00D30C77"/>
    <w:rsid w:val="00D32F96"/>
    <w:rsid w:val="00D33022"/>
    <w:rsid w:val="00D331A0"/>
    <w:rsid w:val="00D406F8"/>
    <w:rsid w:val="00D413D5"/>
    <w:rsid w:val="00D414CE"/>
    <w:rsid w:val="00D4422E"/>
    <w:rsid w:val="00D444A0"/>
    <w:rsid w:val="00D44AAF"/>
    <w:rsid w:val="00D456DB"/>
    <w:rsid w:val="00D51468"/>
    <w:rsid w:val="00D51779"/>
    <w:rsid w:val="00D534B2"/>
    <w:rsid w:val="00D55C7B"/>
    <w:rsid w:val="00D57B7A"/>
    <w:rsid w:val="00D57C93"/>
    <w:rsid w:val="00D61CCE"/>
    <w:rsid w:val="00D623C9"/>
    <w:rsid w:val="00D6360A"/>
    <w:rsid w:val="00D6494F"/>
    <w:rsid w:val="00D669C9"/>
    <w:rsid w:val="00D67606"/>
    <w:rsid w:val="00D7169E"/>
    <w:rsid w:val="00D723A1"/>
    <w:rsid w:val="00D7338A"/>
    <w:rsid w:val="00D74101"/>
    <w:rsid w:val="00D74AA5"/>
    <w:rsid w:val="00D7518F"/>
    <w:rsid w:val="00D75F8A"/>
    <w:rsid w:val="00D76243"/>
    <w:rsid w:val="00D77509"/>
    <w:rsid w:val="00D8010B"/>
    <w:rsid w:val="00D81E2E"/>
    <w:rsid w:val="00D83ACD"/>
    <w:rsid w:val="00D84A38"/>
    <w:rsid w:val="00D873FD"/>
    <w:rsid w:val="00D912FF"/>
    <w:rsid w:val="00D913EF"/>
    <w:rsid w:val="00D964CE"/>
    <w:rsid w:val="00DA0C36"/>
    <w:rsid w:val="00DA11F2"/>
    <w:rsid w:val="00DA2869"/>
    <w:rsid w:val="00DA4E84"/>
    <w:rsid w:val="00DA508F"/>
    <w:rsid w:val="00DB0784"/>
    <w:rsid w:val="00DB4EE6"/>
    <w:rsid w:val="00DB5F81"/>
    <w:rsid w:val="00DB6471"/>
    <w:rsid w:val="00DB69CE"/>
    <w:rsid w:val="00DB7B64"/>
    <w:rsid w:val="00DC2CF1"/>
    <w:rsid w:val="00DC3D33"/>
    <w:rsid w:val="00DC4F11"/>
    <w:rsid w:val="00DC610A"/>
    <w:rsid w:val="00DC6387"/>
    <w:rsid w:val="00DC7359"/>
    <w:rsid w:val="00DD0EE3"/>
    <w:rsid w:val="00DD45BC"/>
    <w:rsid w:val="00DE09E6"/>
    <w:rsid w:val="00DE0D5C"/>
    <w:rsid w:val="00DE18E1"/>
    <w:rsid w:val="00DE20D7"/>
    <w:rsid w:val="00DE2CD0"/>
    <w:rsid w:val="00DE3DF2"/>
    <w:rsid w:val="00DE4519"/>
    <w:rsid w:val="00DE524E"/>
    <w:rsid w:val="00DE5EF6"/>
    <w:rsid w:val="00DE654C"/>
    <w:rsid w:val="00DF12B1"/>
    <w:rsid w:val="00DF1C03"/>
    <w:rsid w:val="00DF21E1"/>
    <w:rsid w:val="00DF292A"/>
    <w:rsid w:val="00DF2AE5"/>
    <w:rsid w:val="00DF46C4"/>
    <w:rsid w:val="00DF6C5F"/>
    <w:rsid w:val="00E10BF7"/>
    <w:rsid w:val="00E122AD"/>
    <w:rsid w:val="00E13593"/>
    <w:rsid w:val="00E158D7"/>
    <w:rsid w:val="00E15DEA"/>
    <w:rsid w:val="00E21483"/>
    <w:rsid w:val="00E3117C"/>
    <w:rsid w:val="00E31738"/>
    <w:rsid w:val="00E368C9"/>
    <w:rsid w:val="00E40227"/>
    <w:rsid w:val="00E418D0"/>
    <w:rsid w:val="00E4392F"/>
    <w:rsid w:val="00E444ED"/>
    <w:rsid w:val="00E45973"/>
    <w:rsid w:val="00E462B5"/>
    <w:rsid w:val="00E462D3"/>
    <w:rsid w:val="00E4631A"/>
    <w:rsid w:val="00E477BF"/>
    <w:rsid w:val="00E47995"/>
    <w:rsid w:val="00E50EB2"/>
    <w:rsid w:val="00E51E47"/>
    <w:rsid w:val="00E521C2"/>
    <w:rsid w:val="00E538B0"/>
    <w:rsid w:val="00E558F0"/>
    <w:rsid w:val="00E57EA5"/>
    <w:rsid w:val="00E60059"/>
    <w:rsid w:val="00E61DCE"/>
    <w:rsid w:val="00E61FC3"/>
    <w:rsid w:val="00E64D66"/>
    <w:rsid w:val="00E656B8"/>
    <w:rsid w:val="00E66FBE"/>
    <w:rsid w:val="00E679DC"/>
    <w:rsid w:val="00E71E82"/>
    <w:rsid w:val="00E7248C"/>
    <w:rsid w:val="00E7372C"/>
    <w:rsid w:val="00E84F50"/>
    <w:rsid w:val="00E8779D"/>
    <w:rsid w:val="00E93631"/>
    <w:rsid w:val="00E93759"/>
    <w:rsid w:val="00E965F5"/>
    <w:rsid w:val="00EA1602"/>
    <w:rsid w:val="00EA298D"/>
    <w:rsid w:val="00EA3294"/>
    <w:rsid w:val="00EA5903"/>
    <w:rsid w:val="00EA6CB5"/>
    <w:rsid w:val="00EB1EEC"/>
    <w:rsid w:val="00EB27BF"/>
    <w:rsid w:val="00EB4396"/>
    <w:rsid w:val="00EB6D64"/>
    <w:rsid w:val="00EC1A7C"/>
    <w:rsid w:val="00EC2C99"/>
    <w:rsid w:val="00EC6211"/>
    <w:rsid w:val="00EC7DE6"/>
    <w:rsid w:val="00ED1593"/>
    <w:rsid w:val="00ED4A73"/>
    <w:rsid w:val="00ED4F9F"/>
    <w:rsid w:val="00ED5CB0"/>
    <w:rsid w:val="00ED6E53"/>
    <w:rsid w:val="00ED743A"/>
    <w:rsid w:val="00ED7C03"/>
    <w:rsid w:val="00EE08BC"/>
    <w:rsid w:val="00EE219F"/>
    <w:rsid w:val="00EE4EF6"/>
    <w:rsid w:val="00EF0988"/>
    <w:rsid w:val="00EF25FA"/>
    <w:rsid w:val="00EF4E52"/>
    <w:rsid w:val="00EF50BC"/>
    <w:rsid w:val="00EF626E"/>
    <w:rsid w:val="00EF7D92"/>
    <w:rsid w:val="00F03B2E"/>
    <w:rsid w:val="00F057F6"/>
    <w:rsid w:val="00F05F58"/>
    <w:rsid w:val="00F072DD"/>
    <w:rsid w:val="00F10283"/>
    <w:rsid w:val="00F13659"/>
    <w:rsid w:val="00F13666"/>
    <w:rsid w:val="00F15D56"/>
    <w:rsid w:val="00F16501"/>
    <w:rsid w:val="00F16F5A"/>
    <w:rsid w:val="00F17CA6"/>
    <w:rsid w:val="00F20F9D"/>
    <w:rsid w:val="00F21101"/>
    <w:rsid w:val="00F21AEF"/>
    <w:rsid w:val="00F256EC"/>
    <w:rsid w:val="00F33477"/>
    <w:rsid w:val="00F34746"/>
    <w:rsid w:val="00F34D7F"/>
    <w:rsid w:val="00F35BDD"/>
    <w:rsid w:val="00F419BF"/>
    <w:rsid w:val="00F43960"/>
    <w:rsid w:val="00F4647B"/>
    <w:rsid w:val="00F472D0"/>
    <w:rsid w:val="00F47AF7"/>
    <w:rsid w:val="00F50210"/>
    <w:rsid w:val="00F50253"/>
    <w:rsid w:val="00F50F6C"/>
    <w:rsid w:val="00F5361C"/>
    <w:rsid w:val="00F611FD"/>
    <w:rsid w:val="00F62030"/>
    <w:rsid w:val="00F65ABD"/>
    <w:rsid w:val="00F67525"/>
    <w:rsid w:val="00F73137"/>
    <w:rsid w:val="00F802D7"/>
    <w:rsid w:val="00F81442"/>
    <w:rsid w:val="00F829CD"/>
    <w:rsid w:val="00F8433C"/>
    <w:rsid w:val="00F8477A"/>
    <w:rsid w:val="00F859A7"/>
    <w:rsid w:val="00F85C7A"/>
    <w:rsid w:val="00F866A3"/>
    <w:rsid w:val="00F91B44"/>
    <w:rsid w:val="00F9204D"/>
    <w:rsid w:val="00F92330"/>
    <w:rsid w:val="00F93EF2"/>
    <w:rsid w:val="00F940E3"/>
    <w:rsid w:val="00F97977"/>
    <w:rsid w:val="00FA0AB5"/>
    <w:rsid w:val="00FA3A9E"/>
    <w:rsid w:val="00FA7059"/>
    <w:rsid w:val="00FB0493"/>
    <w:rsid w:val="00FB5F4A"/>
    <w:rsid w:val="00FB7670"/>
    <w:rsid w:val="00FB7AC5"/>
    <w:rsid w:val="00FC00A1"/>
    <w:rsid w:val="00FC1B50"/>
    <w:rsid w:val="00FC58D2"/>
    <w:rsid w:val="00FD52E7"/>
    <w:rsid w:val="00FE09BC"/>
    <w:rsid w:val="00FE65AC"/>
    <w:rsid w:val="00FE689A"/>
    <w:rsid w:val="00FE71B2"/>
    <w:rsid w:val="00FE7EF9"/>
    <w:rsid w:val="00FF0324"/>
    <w:rsid w:val="00FF13FE"/>
    <w:rsid w:val="00FF2950"/>
    <w:rsid w:val="00FF40B4"/>
    <w:rsid w:val="00FF5CFC"/>
    <w:rsid w:val="00FF6518"/>
    <w:rsid w:val="00FF6AF6"/>
    <w:rsid w:val="00FF73D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6BF00D"/>
  <w15:docId w15:val="{F771C637-B892-4E45-B027-7699B742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31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1315F"/>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C1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131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26D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8C26DD"/>
  </w:style>
  <w:style w:type="character" w:styleId="Hipervnculo">
    <w:name w:val="Hyperlink"/>
    <w:basedOn w:val="Fuentedeprrafopredeter"/>
    <w:uiPriority w:val="99"/>
    <w:unhideWhenUsed/>
    <w:rsid w:val="008C26DD"/>
    <w:rPr>
      <w:color w:val="0000FF"/>
      <w:u w:val="single"/>
    </w:rPr>
  </w:style>
  <w:style w:type="character" w:styleId="nfasis">
    <w:name w:val="Emphasis"/>
    <w:basedOn w:val="Fuentedeprrafopredeter"/>
    <w:uiPriority w:val="20"/>
    <w:qFormat/>
    <w:rsid w:val="008C26DD"/>
    <w:rPr>
      <w:i/>
      <w:iCs/>
    </w:rPr>
  </w:style>
  <w:style w:type="character" w:styleId="Textoennegrita">
    <w:name w:val="Strong"/>
    <w:basedOn w:val="Fuentedeprrafopredeter"/>
    <w:uiPriority w:val="22"/>
    <w:qFormat/>
    <w:rsid w:val="008C26DD"/>
    <w:rPr>
      <w:b/>
      <w:bCs/>
    </w:rPr>
  </w:style>
  <w:style w:type="character" w:customStyle="1" w:styleId="Ttulo2Car">
    <w:name w:val="Título 2 Car"/>
    <w:basedOn w:val="Fuentedeprrafopredeter"/>
    <w:link w:val="Ttulo2"/>
    <w:uiPriority w:val="9"/>
    <w:rsid w:val="00C1315F"/>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C1315F"/>
    <w:rPr>
      <w:rFonts w:asciiTheme="majorHAnsi" w:eastAsiaTheme="majorEastAsia" w:hAnsiTheme="majorHAnsi" w:cstheme="majorBidi"/>
      <w:i/>
      <w:iCs/>
      <w:color w:val="2E74B5" w:themeColor="accent1" w:themeShade="BF"/>
    </w:rPr>
  </w:style>
  <w:style w:type="character" w:customStyle="1" w:styleId="sinenlace">
    <w:name w:val="sin_enlace"/>
    <w:basedOn w:val="Fuentedeprrafopredeter"/>
    <w:rsid w:val="00C1315F"/>
  </w:style>
  <w:style w:type="paragraph" w:customStyle="1" w:styleId="notapie">
    <w:name w:val="nota_pie"/>
    <w:basedOn w:val="Normal"/>
    <w:rsid w:val="00C1315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C1315F"/>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C1315F"/>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5C52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529E"/>
  </w:style>
  <w:style w:type="paragraph" w:styleId="Piedepgina">
    <w:name w:val="footer"/>
    <w:basedOn w:val="Normal"/>
    <w:link w:val="PiedepginaCar"/>
    <w:uiPriority w:val="99"/>
    <w:unhideWhenUsed/>
    <w:rsid w:val="005C52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529E"/>
  </w:style>
  <w:style w:type="table" w:styleId="Tablaconcuadrcula">
    <w:name w:val="Table Grid"/>
    <w:basedOn w:val="Tablanormal"/>
    <w:rsid w:val="009541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D1FFA"/>
    <w:pPr>
      <w:ind w:left="720"/>
      <w:contextualSpacing/>
    </w:pPr>
  </w:style>
  <w:style w:type="character" w:styleId="Refdecomentario">
    <w:name w:val="annotation reference"/>
    <w:basedOn w:val="Fuentedeprrafopredeter"/>
    <w:uiPriority w:val="99"/>
    <w:semiHidden/>
    <w:unhideWhenUsed/>
    <w:rsid w:val="007E18C2"/>
    <w:rPr>
      <w:sz w:val="16"/>
      <w:szCs w:val="16"/>
    </w:rPr>
  </w:style>
  <w:style w:type="paragraph" w:styleId="Textocomentario">
    <w:name w:val="annotation text"/>
    <w:basedOn w:val="Normal"/>
    <w:link w:val="TextocomentarioCar"/>
    <w:uiPriority w:val="99"/>
    <w:semiHidden/>
    <w:unhideWhenUsed/>
    <w:rsid w:val="007E18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18C2"/>
    <w:rPr>
      <w:sz w:val="20"/>
      <w:szCs w:val="20"/>
    </w:rPr>
  </w:style>
  <w:style w:type="paragraph" w:styleId="Asuntodelcomentario">
    <w:name w:val="annotation subject"/>
    <w:basedOn w:val="Textocomentario"/>
    <w:next w:val="Textocomentario"/>
    <w:link w:val="AsuntodelcomentarioCar"/>
    <w:uiPriority w:val="99"/>
    <w:semiHidden/>
    <w:unhideWhenUsed/>
    <w:rsid w:val="007E18C2"/>
    <w:rPr>
      <w:b/>
      <w:bCs/>
    </w:rPr>
  </w:style>
  <w:style w:type="character" w:customStyle="1" w:styleId="AsuntodelcomentarioCar">
    <w:name w:val="Asunto del comentario Car"/>
    <w:basedOn w:val="TextocomentarioCar"/>
    <w:link w:val="Asuntodelcomentario"/>
    <w:uiPriority w:val="99"/>
    <w:semiHidden/>
    <w:rsid w:val="007E18C2"/>
    <w:rPr>
      <w:b/>
      <w:bCs/>
      <w:sz w:val="20"/>
      <w:szCs w:val="20"/>
    </w:rPr>
  </w:style>
  <w:style w:type="paragraph" w:styleId="Textodeglobo">
    <w:name w:val="Balloon Text"/>
    <w:basedOn w:val="Normal"/>
    <w:link w:val="TextodegloboCar"/>
    <w:uiPriority w:val="99"/>
    <w:semiHidden/>
    <w:unhideWhenUsed/>
    <w:rsid w:val="007E1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18C2"/>
    <w:rPr>
      <w:rFonts w:ascii="Segoe UI" w:hAnsi="Segoe UI" w:cs="Segoe UI"/>
      <w:sz w:val="18"/>
      <w:szCs w:val="18"/>
    </w:rPr>
  </w:style>
  <w:style w:type="paragraph" w:customStyle="1" w:styleId="cabecera1">
    <w:name w:val="cabecera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44AAF"/>
  </w:style>
  <w:style w:type="paragraph" w:customStyle="1" w:styleId="cabecera2">
    <w:name w:val="cabecera2"/>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44AAF"/>
  </w:style>
  <w:style w:type="paragraph" w:customStyle="1" w:styleId="tab1">
    <w:name w:val="tab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B418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concuadrcula4">
    <w:name w:val="Tabla con cuadrícula4"/>
    <w:basedOn w:val="Tablanormal"/>
    <w:next w:val="Tablaconcuadrcula"/>
    <w:rsid w:val="006E35C4"/>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F17CA6"/>
    <w:pPr>
      <w:spacing w:after="0" w:line="240" w:lineRule="auto"/>
    </w:pPr>
  </w:style>
  <w:style w:type="character" w:styleId="CitaHTML">
    <w:name w:val="HTML Cite"/>
    <w:basedOn w:val="Fuentedeprrafopredeter"/>
    <w:uiPriority w:val="99"/>
    <w:semiHidden/>
    <w:unhideWhenUsed/>
    <w:rsid w:val="00554663"/>
    <w:rPr>
      <w:i/>
      <w:iCs/>
    </w:rPr>
  </w:style>
  <w:style w:type="character" w:styleId="Hipervnculovisitado">
    <w:name w:val="FollowedHyperlink"/>
    <w:basedOn w:val="Fuentedeprrafopredeter"/>
    <w:uiPriority w:val="99"/>
    <w:semiHidden/>
    <w:unhideWhenUsed/>
    <w:rsid w:val="005546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995">
      <w:bodyDiv w:val="1"/>
      <w:marLeft w:val="0"/>
      <w:marRight w:val="0"/>
      <w:marTop w:val="0"/>
      <w:marBottom w:val="0"/>
      <w:divBdr>
        <w:top w:val="none" w:sz="0" w:space="0" w:color="auto"/>
        <w:left w:val="none" w:sz="0" w:space="0" w:color="auto"/>
        <w:bottom w:val="none" w:sz="0" w:space="0" w:color="auto"/>
        <w:right w:val="none" w:sz="0" w:space="0" w:color="auto"/>
      </w:divBdr>
    </w:div>
    <w:div w:id="246958805">
      <w:bodyDiv w:val="1"/>
      <w:marLeft w:val="0"/>
      <w:marRight w:val="0"/>
      <w:marTop w:val="0"/>
      <w:marBottom w:val="0"/>
      <w:divBdr>
        <w:top w:val="none" w:sz="0" w:space="0" w:color="auto"/>
        <w:left w:val="none" w:sz="0" w:space="0" w:color="auto"/>
        <w:bottom w:val="none" w:sz="0" w:space="0" w:color="auto"/>
        <w:right w:val="none" w:sz="0" w:space="0" w:color="auto"/>
      </w:divBdr>
    </w:div>
    <w:div w:id="400372424">
      <w:bodyDiv w:val="1"/>
      <w:marLeft w:val="0"/>
      <w:marRight w:val="0"/>
      <w:marTop w:val="0"/>
      <w:marBottom w:val="0"/>
      <w:divBdr>
        <w:top w:val="none" w:sz="0" w:space="0" w:color="auto"/>
        <w:left w:val="none" w:sz="0" w:space="0" w:color="auto"/>
        <w:bottom w:val="none" w:sz="0" w:space="0" w:color="auto"/>
        <w:right w:val="none" w:sz="0" w:space="0" w:color="auto"/>
      </w:divBdr>
      <w:divsChild>
        <w:div w:id="675227818">
          <w:marLeft w:val="0"/>
          <w:marRight w:val="0"/>
          <w:marTop w:val="0"/>
          <w:marBottom w:val="0"/>
          <w:divBdr>
            <w:top w:val="none" w:sz="0" w:space="0" w:color="auto"/>
            <w:left w:val="none" w:sz="0" w:space="0" w:color="auto"/>
            <w:bottom w:val="none" w:sz="0" w:space="0" w:color="auto"/>
            <w:right w:val="none" w:sz="0" w:space="0" w:color="auto"/>
          </w:divBdr>
          <w:divsChild>
            <w:div w:id="146748661">
              <w:marLeft w:val="0"/>
              <w:marRight w:val="0"/>
              <w:marTop w:val="0"/>
              <w:marBottom w:val="0"/>
              <w:divBdr>
                <w:top w:val="none" w:sz="0" w:space="0" w:color="auto"/>
                <w:left w:val="none" w:sz="0" w:space="0" w:color="auto"/>
                <w:bottom w:val="none" w:sz="0" w:space="0" w:color="auto"/>
                <w:right w:val="none" w:sz="0" w:space="0" w:color="auto"/>
              </w:divBdr>
              <w:divsChild>
                <w:div w:id="511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748">
          <w:marLeft w:val="0"/>
          <w:marRight w:val="0"/>
          <w:marTop w:val="225"/>
          <w:marBottom w:val="0"/>
          <w:divBdr>
            <w:top w:val="single" w:sz="6" w:space="3" w:color="DDDDDD"/>
            <w:left w:val="none" w:sz="0" w:space="0" w:color="auto"/>
            <w:bottom w:val="single" w:sz="6" w:space="2" w:color="DDDDDD"/>
            <w:right w:val="none" w:sz="0" w:space="0" w:color="auto"/>
          </w:divBdr>
        </w:div>
        <w:div w:id="75714776">
          <w:marLeft w:val="0"/>
          <w:marRight w:val="0"/>
          <w:marTop w:val="0"/>
          <w:marBottom w:val="0"/>
          <w:divBdr>
            <w:top w:val="none" w:sz="0" w:space="0" w:color="auto"/>
            <w:left w:val="none" w:sz="0" w:space="0" w:color="auto"/>
            <w:bottom w:val="none" w:sz="0" w:space="0" w:color="auto"/>
            <w:right w:val="none" w:sz="0" w:space="0" w:color="auto"/>
          </w:divBdr>
          <w:divsChild>
            <w:div w:id="157304790">
              <w:marLeft w:val="0"/>
              <w:marRight w:val="0"/>
              <w:marTop w:val="0"/>
              <w:marBottom w:val="0"/>
              <w:divBdr>
                <w:top w:val="single" w:sz="6" w:space="2" w:color="DDDDDD"/>
                <w:left w:val="none" w:sz="0" w:space="0" w:color="auto"/>
                <w:bottom w:val="none" w:sz="0" w:space="0" w:color="auto"/>
                <w:right w:val="none" w:sz="0" w:space="0" w:color="auto"/>
              </w:divBdr>
            </w:div>
          </w:divsChild>
        </w:div>
        <w:div w:id="260769950">
          <w:marLeft w:val="1500"/>
          <w:marRight w:val="0"/>
          <w:marTop w:val="0"/>
          <w:marBottom w:val="600"/>
          <w:divBdr>
            <w:top w:val="none" w:sz="0" w:space="0" w:color="auto"/>
            <w:left w:val="none" w:sz="0" w:space="0" w:color="auto"/>
            <w:bottom w:val="none" w:sz="0" w:space="0" w:color="auto"/>
            <w:right w:val="none" w:sz="0" w:space="0" w:color="auto"/>
          </w:divBdr>
          <w:divsChild>
            <w:div w:id="1403791691">
              <w:marLeft w:val="-1500"/>
              <w:marRight w:val="0"/>
              <w:marTop w:val="0"/>
              <w:marBottom w:val="0"/>
              <w:divBdr>
                <w:top w:val="none" w:sz="0" w:space="0" w:color="auto"/>
                <w:left w:val="none" w:sz="0" w:space="0" w:color="auto"/>
                <w:bottom w:val="none" w:sz="0" w:space="0" w:color="auto"/>
                <w:right w:val="none" w:sz="0" w:space="0" w:color="auto"/>
              </w:divBdr>
              <w:divsChild>
                <w:div w:id="884492005">
                  <w:marLeft w:val="0"/>
                  <w:marRight w:val="0"/>
                  <w:marTop w:val="0"/>
                  <w:marBottom w:val="0"/>
                  <w:divBdr>
                    <w:top w:val="none" w:sz="0" w:space="0" w:color="auto"/>
                    <w:left w:val="none" w:sz="0" w:space="0" w:color="auto"/>
                    <w:bottom w:val="none" w:sz="0" w:space="0" w:color="auto"/>
                    <w:right w:val="none" w:sz="0" w:space="0" w:color="auto"/>
                  </w:divBdr>
                  <w:divsChild>
                    <w:div w:id="601959285">
                      <w:marLeft w:val="0"/>
                      <w:marRight w:val="0"/>
                      <w:marTop w:val="0"/>
                      <w:marBottom w:val="0"/>
                      <w:divBdr>
                        <w:top w:val="none" w:sz="0" w:space="0" w:color="auto"/>
                        <w:left w:val="none" w:sz="0" w:space="0" w:color="auto"/>
                        <w:bottom w:val="none" w:sz="0" w:space="0" w:color="auto"/>
                        <w:right w:val="none" w:sz="0" w:space="0" w:color="auto"/>
                      </w:divBdr>
                      <w:divsChild>
                        <w:div w:id="45960108">
                          <w:marLeft w:val="0"/>
                          <w:marRight w:val="0"/>
                          <w:marTop w:val="0"/>
                          <w:marBottom w:val="75"/>
                          <w:divBdr>
                            <w:top w:val="none" w:sz="0" w:space="0" w:color="auto"/>
                            <w:left w:val="none" w:sz="0" w:space="0" w:color="auto"/>
                            <w:bottom w:val="none" w:sz="0" w:space="0" w:color="auto"/>
                            <w:right w:val="none" w:sz="0" w:space="0" w:color="auto"/>
                          </w:divBdr>
                        </w:div>
                        <w:div w:id="914437058">
                          <w:marLeft w:val="0"/>
                          <w:marRight w:val="0"/>
                          <w:marTop w:val="0"/>
                          <w:marBottom w:val="75"/>
                          <w:divBdr>
                            <w:top w:val="none" w:sz="0" w:space="0" w:color="auto"/>
                            <w:left w:val="none" w:sz="0" w:space="0" w:color="auto"/>
                            <w:bottom w:val="none" w:sz="0" w:space="0" w:color="auto"/>
                            <w:right w:val="none" w:sz="0" w:space="0" w:color="auto"/>
                          </w:divBdr>
                        </w:div>
                        <w:div w:id="882860741">
                          <w:marLeft w:val="0"/>
                          <w:marRight w:val="0"/>
                          <w:marTop w:val="0"/>
                          <w:marBottom w:val="75"/>
                          <w:divBdr>
                            <w:top w:val="none" w:sz="0" w:space="0" w:color="auto"/>
                            <w:left w:val="none" w:sz="0" w:space="0" w:color="auto"/>
                            <w:bottom w:val="none" w:sz="0" w:space="0" w:color="auto"/>
                            <w:right w:val="none" w:sz="0" w:space="0" w:color="auto"/>
                          </w:divBdr>
                        </w:div>
                        <w:div w:id="1206066519">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41393002">
              <w:marLeft w:val="0"/>
              <w:marRight w:val="0"/>
              <w:marTop w:val="0"/>
              <w:marBottom w:val="0"/>
              <w:divBdr>
                <w:top w:val="none" w:sz="0" w:space="0" w:color="auto"/>
                <w:left w:val="none" w:sz="0" w:space="0" w:color="auto"/>
                <w:bottom w:val="none" w:sz="0" w:space="0" w:color="auto"/>
                <w:right w:val="none" w:sz="0" w:space="0" w:color="auto"/>
              </w:divBdr>
              <w:divsChild>
                <w:div w:id="1117260147">
                  <w:marLeft w:val="225"/>
                  <w:marRight w:val="0"/>
                  <w:marTop w:val="0"/>
                  <w:marBottom w:val="450"/>
                  <w:divBdr>
                    <w:top w:val="none" w:sz="0" w:space="0" w:color="auto"/>
                    <w:left w:val="none" w:sz="0" w:space="0" w:color="auto"/>
                    <w:bottom w:val="none" w:sz="0" w:space="0" w:color="auto"/>
                    <w:right w:val="none" w:sz="0" w:space="0" w:color="auto"/>
                  </w:divBdr>
                </w:div>
                <w:div w:id="309527612">
                  <w:marLeft w:val="225"/>
                  <w:marRight w:val="0"/>
                  <w:marTop w:val="0"/>
                  <w:marBottom w:val="450"/>
                  <w:divBdr>
                    <w:top w:val="none" w:sz="0" w:space="0" w:color="auto"/>
                    <w:left w:val="none" w:sz="0" w:space="0" w:color="auto"/>
                    <w:bottom w:val="none" w:sz="0" w:space="0" w:color="auto"/>
                    <w:right w:val="none" w:sz="0" w:space="0" w:color="auto"/>
                  </w:divBdr>
                </w:div>
                <w:div w:id="2047410510">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66036267">
      <w:bodyDiv w:val="1"/>
      <w:marLeft w:val="0"/>
      <w:marRight w:val="0"/>
      <w:marTop w:val="0"/>
      <w:marBottom w:val="0"/>
      <w:divBdr>
        <w:top w:val="none" w:sz="0" w:space="0" w:color="auto"/>
        <w:left w:val="none" w:sz="0" w:space="0" w:color="auto"/>
        <w:bottom w:val="none" w:sz="0" w:space="0" w:color="auto"/>
        <w:right w:val="none" w:sz="0" w:space="0" w:color="auto"/>
      </w:divBdr>
      <w:divsChild>
        <w:div w:id="1185097180">
          <w:marLeft w:val="0"/>
          <w:marRight w:val="0"/>
          <w:marTop w:val="0"/>
          <w:marBottom w:val="0"/>
          <w:divBdr>
            <w:top w:val="none" w:sz="0" w:space="0" w:color="auto"/>
            <w:left w:val="none" w:sz="0" w:space="0" w:color="auto"/>
            <w:bottom w:val="none" w:sz="0" w:space="0" w:color="auto"/>
            <w:right w:val="none" w:sz="0" w:space="0" w:color="auto"/>
          </w:divBdr>
          <w:divsChild>
            <w:div w:id="1918519083">
              <w:marLeft w:val="0"/>
              <w:marRight w:val="0"/>
              <w:marTop w:val="0"/>
              <w:marBottom w:val="0"/>
              <w:divBdr>
                <w:top w:val="none" w:sz="0" w:space="0" w:color="auto"/>
                <w:left w:val="none" w:sz="0" w:space="0" w:color="auto"/>
                <w:bottom w:val="none" w:sz="0" w:space="0" w:color="auto"/>
                <w:right w:val="none" w:sz="0" w:space="0" w:color="auto"/>
              </w:divBdr>
              <w:divsChild>
                <w:div w:id="19262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658">
          <w:marLeft w:val="0"/>
          <w:marRight w:val="0"/>
          <w:marTop w:val="225"/>
          <w:marBottom w:val="0"/>
          <w:divBdr>
            <w:top w:val="single" w:sz="6" w:space="3" w:color="DDDDDD"/>
            <w:left w:val="none" w:sz="0" w:space="0" w:color="auto"/>
            <w:bottom w:val="single" w:sz="6" w:space="2" w:color="DDDDDD"/>
            <w:right w:val="none" w:sz="0" w:space="0" w:color="auto"/>
          </w:divBdr>
        </w:div>
        <w:div w:id="2126655148">
          <w:marLeft w:val="0"/>
          <w:marRight w:val="0"/>
          <w:marTop w:val="0"/>
          <w:marBottom w:val="0"/>
          <w:divBdr>
            <w:top w:val="none" w:sz="0" w:space="0" w:color="auto"/>
            <w:left w:val="none" w:sz="0" w:space="0" w:color="auto"/>
            <w:bottom w:val="none" w:sz="0" w:space="0" w:color="auto"/>
            <w:right w:val="none" w:sz="0" w:space="0" w:color="auto"/>
          </w:divBdr>
          <w:divsChild>
            <w:div w:id="1979261244">
              <w:marLeft w:val="0"/>
              <w:marRight w:val="0"/>
              <w:marTop w:val="0"/>
              <w:marBottom w:val="0"/>
              <w:divBdr>
                <w:top w:val="single" w:sz="6" w:space="2" w:color="DDDDDD"/>
                <w:left w:val="none" w:sz="0" w:space="0" w:color="auto"/>
                <w:bottom w:val="none" w:sz="0" w:space="0" w:color="auto"/>
                <w:right w:val="none" w:sz="0" w:space="0" w:color="auto"/>
              </w:divBdr>
            </w:div>
          </w:divsChild>
        </w:div>
        <w:div w:id="1773165031">
          <w:marLeft w:val="1500"/>
          <w:marRight w:val="0"/>
          <w:marTop w:val="0"/>
          <w:marBottom w:val="600"/>
          <w:divBdr>
            <w:top w:val="none" w:sz="0" w:space="0" w:color="auto"/>
            <w:left w:val="none" w:sz="0" w:space="0" w:color="auto"/>
            <w:bottom w:val="none" w:sz="0" w:space="0" w:color="auto"/>
            <w:right w:val="none" w:sz="0" w:space="0" w:color="auto"/>
          </w:divBdr>
          <w:divsChild>
            <w:div w:id="1587811452">
              <w:marLeft w:val="-1500"/>
              <w:marRight w:val="0"/>
              <w:marTop w:val="0"/>
              <w:marBottom w:val="0"/>
              <w:divBdr>
                <w:top w:val="none" w:sz="0" w:space="0" w:color="auto"/>
                <w:left w:val="none" w:sz="0" w:space="0" w:color="auto"/>
                <w:bottom w:val="none" w:sz="0" w:space="0" w:color="auto"/>
                <w:right w:val="none" w:sz="0" w:space="0" w:color="auto"/>
              </w:divBdr>
              <w:divsChild>
                <w:div w:id="460922921">
                  <w:marLeft w:val="0"/>
                  <w:marRight w:val="225"/>
                  <w:marTop w:val="75"/>
                  <w:marBottom w:val="0"/>
                  <w:divBdr>
                    <w:top w:val="none" w:sz="0" w:space="0" w:color="auto"/>
                    <w:left w:val="none" w:sz="0" w:space="0" w:color="auto"/>
                    <w:bottom w:val="none" w:sz="0" w:space="0" w:color="auto"/>
                    <w:right w:val="none" w:sz="0" w:space="0" w:color="auto"/>
                  </w:divBdr>
                  <w:divsChild>
                    <w:div w:id="272713276">
                      <w:marLeft w:val="0"/>
                      <w:marRight w:val="0"/>
                      <w:marTop w:val="0"/>
                      <w:marBottom w:val="0"/>
                      <w:divBdr>
                        <w:top w:val="none" w:sz="0" w:space="0" w:color="auto"/>
                        <w:left w:val="none" w:sz="0" w:space="0" w:color="auto"/>
                        <w:bottom w:val="none" w:sz="0" w:space="0" w:color="auto"/>
                        <w:right w:val="none" w:sz="0" w:space="0" w:color="auto"/>
                      </w:divBdr>
                    </w:div>
                  </w:divsChild>
                </w:div>
                <w:div w:id="1494955584">
                  <w:marLeft w:val="0"/>
                  <w:marRight w:val="0"/>
                  <w:marTop w:val="0"/>
                  <w:marBottom w:val="0"/>
                  <w:divBdr>
                    <w:top w:val="none" w:sz="0" w:space="0" w:color="auto"/>
                    <w:left w:val="none" w:sz="0" w:space="0" w:color="auto"/>
                    <w:bottom w:val="none" w:sz="0" w:space="0" w:color="auto"/>
                    <w:right w:val="none" w:sz="0" w:space="0" w:color="auto"/>
                  </w:divBdr>
                  <w:divsChild>
                    <w:div w:id="1741100820">
                      <w:marLeft w:val="0"/>
                      <w:marRight w:val="0"/>
                      <w:marTop w:val="0"/>
                      <w:marBottom w:val="0"/>
                      <w:divBdr>
                        <w:top w:val="none" w:sz="0" w:space="0" w:color="auto"/>
                        <w:left w:val="none" w:sz="0" w:space="0" w:color="auto"/>
                        <w:bottom w:val="none" w:sz="0" w:space="0" w:color="auto"/>
                        <w:right w:val="none" w:sz="0" w:space="0" w:color="auto"/>
                      </w:divBdr>
                      <w:divsChild>
                        <w:div w:id="1738937752">
                          <w:marLeft w:val="0"/>
                          <w:marRight w:val="0"/>
                          <w:marTop w:val="0"/>
                          <w:marBottom w:val="75"/>
                          <w:divBdr>
                            <w:top w:val="none" w:sz="0" w:space="0" w:color="auto"/>
                            <w:left w:val="none" w:sz="0" w:space="0" w:color="auto"/>
                            <w:bottom w:val="none" w:sz="0" w:space="0" w:color="auto"/>
                            <w:right w:val="none" w:sz="0" w:space="0" w:color="auto"/>
                          </w:divBdr>
                        </w:div>
                        <w:div w:id="1767771522">
                          <w:marLeft w:val="0"/>
                          <w:marRight w:val="0"/>
                          <w:marTop w:val="0"/>
                          <w:marBottom w:val="75"/>
                          <w:divBdr>
                            <w:top w:val="none" w:sz="0" w:space="0" w:color="auto"/>
                            <w:left w:val="none" w:sz="0" w:space="0" w:color="auto"/>
                            <w:bottom w:val="none" w:sz="0" w:space="0" w:color="auto"/>
                            <w:right w:val="none" w:sz="0" w:space="0" w:color="auto"/>
                          </w:divBdr>
                        </w:div>
                        <w:div w:id="975721636">
                          <w:marLeft w:val="0"/>
                          <w:marRight w:val="0"/>
                          <w:marTop w:val="0"/>
                          <w:marBottom w:val="75"/>
                          <w:divBdr>
                            <w:top w:val="none" w:sz="0" w:space="0" w:color="auto"/>
                            <w:left w:val="none" w:sz="0" w:space="0" w:color="auto"/>
                            <w:bottom w:val="none" w:sz="0" w:space="0" w:color="auto"/>
                            <w:right w:val="none" w:sz="0" w:space="0" w:color="auto"/>
                          </w:divBdr>
                        </w:div>
                        <w:div w:id="992413035">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407003719">
              <w:marLeft w:val="0"/>
              <w:marRight w:val="0"/>
              <w:marTop w:val="0"/>
              <w:marBottom w:val="0"/>
              <w:divBdr>
                <w:top w:val="none" w:sz="0" w:space="0" w:color="auto"/>
                <w:left w:val="none" w:sz="0" w:space="0" w:color="auto"/>
                <w:bottom w:val="none" w:sz="0" w:space="0" w:color="auto"/>
                <w:right w:val="none" w:sz="0" w:space="0" w:color="auto"/>
              </w:divBdr>
              <w:divsChild>
                <w:div w:id="1697536399">
                  <w:marLeft w:val="225"/>
                  <w:marRight w:val="0"/>
                  <w:marTop w:val="0"/>
                  <w:marBottom w:val="450"/>
                  <w:divBdr>
                    <w:top w:val="none" w:sz="0" w:space="0" w:color="auto"/>
                    <w:left w:val="none" w:sz="0" w:space="0" w:color="auto"/>
                    <w:bottom w:val="none" w:sz="0" w:space="0" w:color="auto"/>
                    <w:right w:val="none" w:sz="0" w:space="0" w:color="auto"/>
                  </w:divBdr>
                </w:div>
                <w:div w:id="1643582943">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81527763">
      <w:bodyDiv w:val="1"/>
      <w:marLeft w:val="0"/>
      <w:marRight w:val="0"/>
      <w:marTop w:val="0"/>
      <w:marBottom w:val="0"/>
      <w:divBdr>
        <w:top w:val="none" w:sz="0" w:space="0" w:color="auto"/>
        <w:left w:val="none" w:sz="0" w:space="0" w:color="auto"/>
        <w:bottom w:val="none" w:sz="0" w:space="0" w:color="auto"/>
        <w:right w:val="none" w:sz="0" w:space="0" w:color="auto"/>
      </w:divBdr>
    </w:div>
    <w:div w:id="644045259">
      <w:bodyDiv w:val="1"/>
      <w:marLeft w:val="0"/>
      <w:marRight w:val="0"/>
      <w:marTop w:val="0"/>
      <w:marBottom w:val="0"/>
      <w:divBdr>
        <w:top w:val="none" w:sz="0" w:space="0" w:color="auto"/>
        <w:left w:val="none" w:sz="0" w:space="0" w:color="auto"/>
        <w:bottom w:val="none" w:sz="0" w:space="0" w:color="auto"/>
        <w:right w:val="none" w:sz="0" w:space="0" w:color="auto"/>
      </w:divBdr>
    </w:div>
    <w:div w:id="889421438">
      <w:bodyDiv w:val="1"/>
      <w:marLeft w:val="0"/>
      <w:marRight w:val="0"/>
      <w:marTop w:val="0"/>
      <w:marBottom w:val="0"/>
      <w:divBdr>
        <w:top w:val="none" w:sz="0" w:space="0" w:color="auto"/>
        <w:left w:val="none" w:sz="0" w:space="0" w:color="auto"/>
        <w:bottom w:val="none" w:sz="0" w:space="0" w:color="auto"/>
        <w:right w:val="none" w:sz="0" w:space="0" w:color="auto"/>
      </w:divBdr>
    </w:div>
    <w:div w:id="940338032">
      <w:bodyDiv w:val="1"/>
      <w:marLeft w:val="0"/>
      <w:marRight w:val="0"/>
      <w:marTop w:val="0"/>
      <w:marBottom w:val="0"/>
      <w:divBdr>
        <w:top w:val="none" w:sz="0" w:space="0" w:color="auto"/>
        <w:left w:val="none" w:sz="0" w:space="0" w:color="auto"/>
        <w:bottom w:val="none" w:sz="0" w:space="0" w:color="auto"/>
        <w:right w:val="none" w:sz="0" w:space="0" w:color="auto"/>
      </w:divBdr>
      <w:divsChild>
        <w:div w:id="1528978977">
          <w:marLeft w:val="-1500"/>
          <w:marRight w:val="0"/>
          <w:marTop w:val="0"/>
          <w:marBottom w:val="450"/>
          <w:divBdr>
            <w:top w:val="none" w:sz="0" w:space="0" w:color="auto"/>
            <w:left w:val="none" w:sz="0" w:space="0" w:color="auto"/>
            <w:bottom w:val="none" w:sz="0" w:space="0" w:color="auto"/>
            <w:right w:val="none" w:sz="0" w:space="0" w:color="auto"/>
          </w:divBdr>
          <w:divsChild>
            <w:div w:id="1533151468">
              <w:marLeft w:val="0"/>
              <w:marRight w:val="0"/>
              <w:marTop w:val="0"/>
              <w:marBottom w:val="0"/>
              <w:divBdr>
                <w:top w:val="none" w:sz="0" w:space="0" w:color="auto"/>
                <w:left w:val="none" w:sz="0" w:space="0" w:color="auto"/>
                <w:bottom w:val="none" w:sz="0" w:space="0" w:color="auto"/>
                <w:right w:val="none" w:sz="0" w:space="0" w:color="auto"/>
              </w:divBdr>
              <w:divsChild>
                <w:div w:id="16384175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85863894">
      <w:bodyDiv w:val="1"/>
      <w:marLeft w:val="0"/>
      <w:marRight w:val="0"/>
      <w:marTop w:val="0"/>
      <w:marBottom w:val="0"/>
      <w:divBdr>
        <w:top w:val="none" w:sz="0" w:space="0" w:color="auto"/>
        <w:left w:val="none" w:sz="0" w:space="0" w:color="auto"/>
        <w:bottom w:val="none" w:sz="0" w:space="0" w:color="auto"/>
        <w:right w:val="none" w:sz="0" w:space="0" w:color="auto"/>
      </w:divBdr>
    </w:div>
    <w:div w:id="1031109844">
      <w:bodyDiv w:val="1"/>
      <w:marLeft w:val="0"/>
      <w:marRight w:val="0"/>
      <w:marTop w:val="0"/>
      <w:marBottom w:val="0"/>
      <w:divBdr>
        <w:top w:val="none" w:sz="0" w:space="0" w:color="auto"/>
        <w:left w:val="none" w:sz="0" w:space="0" w:color="auto"/>
        <w:bottom w:val="none" w:sz="0" w:space="0" w:color="auto"/>
        <w:right w:val="none" w:sz="0" w:space="0" w:color="auto"/>
      </w:divBdr>
      <w:divsChild>
        <w:div w:id="492455793">
          <w:marLeft w:val="-1500"/>
          <w:marRight w:val="0"/>
          <w:marTop w:val="0"/>
          <w:marBottom w:val="0"/>
          <w:divBdr>
            <w:top w:val="none" w:sz="0" w:space="0" w:color="auto"/>
            <w:left w:val="none" w:sz="0" w:space="0" w:color="auto"/>
            <w:bottom w:val="none" w:sz="0" w:space="0" w:color="auto"/>
            <w:right w:val="none" w:sz="0" w:space="0" w:color="auto"/>
          </w:divBdr>
          <w:divsChild>
            <w:div w:id="1344896462">
              <w:marLeft w:val="0"/>
              <w:marRight w:val="0"/>
              <w:marTop w:val="0"/>
              <w:marBottom w:val="0"/>
              <w:divBdr>
                <w:top w:val="none" w:sz="0" w:space="0" w:color="auto"/>
                <w:left w:val="none" w:sz="0" w:space="0" w:color="auto"/>
                <w:bottom w:val="none" w:sz="0" w:space="0" w:color="auto"/>
                <w:right w:val="none" w:sz="0" w:space="0" w:color="auto"/>
              </w:divBdr>
              <w:divsChild>
                <w:div w:id="374551985">
                  <w:marLeft w:val="0"/>
                  <w:marRight w:val="0"/>
                  <w:marTop w:val="0"/>
                  <w:marBottom w:val="0"/>
                  <w:divBdr>
                    <w:top w:val="none" w:sz="0" w:space="0" w:color="auto"/>
                    <w:left w:val="none" w:sz="0" w:space="0" w:color="auto"/>
                    <w:bottom w:val="none" w:sz="0" w:space="0" w:color="auto"/>
                    <w:right w:val="none" w:sz="0" w:space="0" w:color="auto"/>
                  </w:divBdr>
                </w:div>
              </w:divsChild>
            </w:div>
            <w:div w:id="573971388">
              <w:marLeft w:val="0"/>
              <w:marRight w:val="0"/>
              <w:marTop w:val="0"/>
              <w:marBottom w:val="0"/>
              <w:divBdr>
                <w:top w:val="none" w:sz="0" w:space="0" w:color="auto"/>
                <w:left w:val="none" w:sz="0" w:space="0" w:color="auto"/>
                <w:bottom w:val="none" w:sz="0" w:space="0" w:color="auto"/>
                <w:right w:val="none" w:sz="0" w:space="0" w:color="auto"/>
              </w:divBdr>
              <w:divsChild>
                <w:div w:id="1682925750">
                  <w:marLeft w:val="0"/>
                  <w:marRight w:val="0"/>
                  <w:marTop w:val="0"/>
                  <w:marBottom w:val="0"/>
                  <w:divBdr>
                    <w:top w:val="none" w:sz="0" w:space="0" w:color="auto"/>
                    <w:left w:val="none" w:sz="0" w:space="0" w:color="auto"/>
                    <w:bottom w:val="none" w:sz="0" w:space="0" w:color="auto"/>
                    <w:right w:val="none" w:sz="0" w:space="0" w:color="auto"/>
                  </w:divBdr>
                  <w:divsChild>
                    <w:div w:id="478627">
                      <w:marLeft w:val="0"/>
                      <w:marRight w:val="0"/>
                      <w:marTop w:val="0"/>
                      <w:marBottom w:val="75"/>
                      <w:divBdr>
                        <w:top w:val="none" w:sz="0" w:space="0" w:color="auto"/>
                        <w:left w:val="none" w:sz="0" w:space="0" w:color="auto"/>
                        <w:bottom w:val="none" w:sz="0" w:space="0" w:color="auto"/>
                        <w:right w:val="none" w:sz="0" w:space="0" w:color="auto"/>
                      </w:divBdr>
                    </w:div>
                    <w:div w:id="6104350">
                      <w:marLeft w:val="0"/>
                      <w:marRight w:val="0"/>
                      <w:marTop w:val="0"/>
                      <w:marBottom w:val="75"/>
                      <w:divBdr>
                        <w:top w:val="none" w:sz="0" w:space="0" w:color="auto"/>
                        <w:left w:val="none" w:sz="0" w:space="0" w:color="auto"/>
                        <w:bottom w:val="none" w:sz="0" w:space="0" w:color="auto"/>
                        <w:right w:val="none" w:sz="0" w:space="0" w:color="auto"/>
                      </w:divBdr>
                    </w:div>
                    <w:div w:id="1889418633">
                      <w:marLeft w:val="0"/>
                      <w:marRight w:val="0"/>
                      <w:marTop w:val="0"/>
                      <w:marBottom w:val="75"/>
                      <w:divBdr>
                        <w:top w:val="none" w:sz="0" w:space="0" w:color="auto"/>
                        <w:left w:val="none" w:sz="0" w:space="0" w:color="auto"/>
                        <w:bottom w:val="none" w:sz="0" w:space="0" w:color="auto"/>
                        <w:right w:val="none" w:sz="0" w:space="0" w:color="auto"/>
                      </w:divBdr>
                    </w:div>
                    <w:div w:id="10276759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1532185110">
          <w:marLeft w:val="0"/>
          <w:marRight w:val="0"/>
          <w:marTop w:val="0"/>
          <w:marBottom w:val="0"/>
          <w:divBdr>
            <w:top w:val="none" w:sz="0" w:space="0" w:color="auto"/>
            <w:left w:val="none" w:sz="0" w:space="0" w:color="auto"/>
            <w:bottom w:val="none" w:sz="0" w:space="0" w:color="auto"/>
            <w:right w:val="none" w:sz="0" w:space="0" w:color="auto"/>
          </w:divBdr>
        </w:div>
      </w:divsChild>
    </w:div>
    <w:div w:id="1042555460">
      <w:bodyDiv w:val="1"/>
      <w:marLeft w:val="0"/>
      <w:marRight w:val="0"/>
      <w:marTop w:val="0"/>
      <w:marBottom w:val="0"/>
      <w:divBdr>
        <w:top w:val="none" w:sz="0" w:space="0" w:color="auto"/>
        <w:left w:val="none" w:sz="0" w:space="0" w:color="auto"/>
        <w:bottom w:val="none" w:sz="0" w:space="0" w:color="auto"/>
        <w:right w:val="none" w:sz="0" w:space="0" w:color="auto"/>
      </w:divBdr>
      <w:divsChild>
        <w:div w:id="986058564">
          <w:marLeft w:val="-1500"/>
          <w:marRight w:val="0"/>
          <w:marTop w:val="0"/>
          <w:marBottom w:val="450"/>
          <w:divBdr>
            <w:top w:val="none" w:sz="0" w:space="0" w:color="auto"/>
            <w:left w:val="none" w:sz="0" w:space="0" w:color="auto"/>
            <w:bottom w:val="none" w:sz="0" w:space="0" w:color="auto"/>
            <w:right w:val="none" w:sz="0" w:space="0" w:color="auto"/>
          </w:divBdr>
          <w:divsChild>
            <w:div w:id="952635825">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048645207">
      <w:bodyDiv w:val="1"/>
      <w:marLeft w:val="0"/>
      <w:marRight w:val="0"/>
      <w:marTop w:val="0"/>
      <w:marBottom w:val="0"/>
      <w:divBdr>
        <w:top w:val="none" w:sz="0" w:space="0" w:color="auto"/>
        <w:left w:val="none" w:sz="0" w:space="0" w:color="auto"/>
        <w:bottom w:val="none" w:sz="0" w:space="0" w:color="auto"/>
        <w:right w:val="none" w:sz="0" w:space="0" w:color="auto"/>
      </w:divBdr>
      <w:divsChild>
        <w:div w:id="373315058">
          <w:marLeft w:val="0"/>
          <w:marRight w:val="0"/>
          <w:marTop w:val="300"/>
          <w:marBottom w:val="300"/>
          <w:divBdr>
            <w:top w:val="none" w:sz="0" w:space="0" w:color="auto"/>
            <w:left w:val="none" w:sz="0" w:space="0" w:color="auto"/>
            <w:bottom w:val="none" w:sz="0" w:space="0" w:color="auto"/>
            <w:right w:val="none" w:sz="0" w:space="0" w:color="auto"/>
          </w:divBdr>
          <w:divsChild>
            <w:div w:id="1977560785">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1203444420">
      <w:bodyDiv w:val="1"/>
      <w:marLeft w:val="0"/>
      <w:marRight w:val="0"/>
      <w:marTop w:val="0"/>
      <w:marBottom w:val="0"/>
      <w:divBdr>
        <w:top w:val="none" w:sz="0" w:space="0" w:color="auto"/>
        <w:left w:val="none" w:sz="0" w:space="0" w:color="auto"/>
        <w:bottom w:val="none" w:sz="0" w:space="0" w:color="auto"/>
        <w:right w:val="none" w:sz="0" w:space="0" w:color="auto"/>
      </w:divBdr>
      <w:divsChild>
        <w:div w:id="1435517719">
          <w:marLeft w:val="0"/>
          <w:marRight w:val="0"/>
          <w:marTop w:val="0"/>
          <w:marBottom w:val="0"/>
          <w:divBdr>
            <w:top w:val="none" w:sz="0" w:space="0" w:color="auto"/>
            <w:left w:val="none" w:sz="0" w:space="0" w:color="auto"/>
            <w:bottom w:val="none" w:sz="0" w:space="0" w:color="auto"/>
            <w:right w:val="none" w:sz="0" w:space="0" w:color="auto"/>
          </w:divBdr>
          <w:divsChild>
            <w:div w:id="1956331950">
              <w:marLeft w:val="0"/>
              <w:marRight w:val="0"/>
              <w:marTop w:val="0"/>
              <w:marBottom w:val="0"/>
              <w:divBdr>
                <w:top w:val="none" w:sz="0" w:space="0" w:color="auto"/>
                <w:left w:val="none" w:sz="0" w:space="0" w:color="auto"/>
                <w:bottom w:val="none" w:sz="0" w:space="0" w:color="auto"/>
                <w:right w:val="none" w:sz="0" w:space="0" w:color="auto"/>
              </w:divBdr>
              <w:divsChild>
                <w:div w:id="1466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204">
          <w:marLeft w:val="0"/>
          <w:marRight w:val="0"/>
          <w:marTop w:val="225"/>
          <w:marBottom w:val="0"/>
          <w:divBdr>
            <w:top w:val="single" w:sz="6" w:space="3" w:color="DDDDDD"/>
            <w:left w:val="none" w:sz="0" w:space="0" w:color="auto"/>
            <w:bottom w:val="single" w:sz="6" w:space="2" w:color="DDDDDD"/>
            <w:right w:val="none" w:sz="0" w:space="0" w:color="auto"/>
          </w:divBdr>
        </w:div>
        <w:div w:id="1999728572">
          <w:marLeft w:val="0"/>
          <w:marRight w:val="0"/>
          <w:marTop w:val="0"/>
          <w:marBottom w:val="0"/>
          <w:divBdr>
            <w:top w:val="none" w:sz="0" w:space="0" w:color="auto"/>
            <w:left w:val="none" w:sz="0" w:space="0" w:color="auto"/>
            <w:bottom w:val="none" w:sz="0" w:space="0" w:color="auto"/>
            <w:right w:val="none" w:sz="0" w:space="0" w:color="auto"/>
          </w:divBdr>
          <w:divsChild>
            <w:div w:id="526063073">
              <w:marLeft w:val="0"/>
              <w:marRight w:val="0"/>
              <w:marTop w:val="0"/>
              <w:marBottom w:val="0"/>
              <w:divBdr>
                <w:top w:val="single" w:sz="6" w:space="2" w:color="DDDDDD"/>
                <w:left w:val="none" w:sz="0" w:space="0" w:color="auto"/>
                <w:bottom w:val="none" w:sz="0" w:space="0" w:color="auto"/>
                <w:right w:val="none" w:sz="0" w:space="0" w:color="auto"/>
              </w:divBdr>
            </w:div>
          </w:divsChild>
        </w:div>
        <w:div w:id="1626155920">
          <w:marLeft w:val="1500"/>
          <w:marRight w:val="0"/>
          <w:marTop w:val="0"/>
          <w:marBottom w:val="600"/>
          <w:divBdr>
            <w:top w:val="none" w:sz="0" w:space="0" w:color="auto"/>
            <w:left w:val="none" w:sz="0" w:space="0" w:color="auto"/>
            <w:bottom w:val="none" w:sz="0" w:space="0" w:color="auto"/>
            <w:right w:val="none" w:sz="0" w:space="0" w:color="auto"/>
          </w:divBdr>
          <w:divsChild>
            <w:div w:id="1946032163">
              <w:marLeft w:val="-1500"/>
              <w:marRight w:val="0"/>
              <w:marTop w:val="0"/>
              <w:marBottom w:val="0"/>
              <w:divBdr>
                <w:top w:val="none" w:sz="0" w:space="0" w:color="auto"/>
                <w:left w:val="none" w:sz="0" w:space="0" w:color="auto"/>
                <w:bottom w:val="none" w:sz="0" w:space="0" w:color="auto"/>
                <w:right w:val="none" w:sz="0" w:space="0" w:color="auto"/>
              </w:divBdr>
              <w:divsChild>
                <w:div w:id="234317647">
                  <w:marLeft w:val="0"/>
                  <w:marRight w:val="0"/>
                  <w:marTop w:val="0"/>
                  <w:marBottom w:val="0"/>
                  <w:divBdr>
                    <w:top w:val="none" w:sz="0" w:space="0" w:color="auto"/>
                    <w:left w:val="none" w:sz="0" w:space="0" w:color="auto"/>
                    <w:bottom w:val="none" w:sz="0" w:space="0" w:color="auto"/>
                    <w:right w:val="none" w:sz="0" w:space="0" w:color="auto"/>
                  </w:divBdr>
                  <w:divsChild>
                    <w:div w:id="339356649">
                      <w:marLeft w:val="0"/>
                      <w:marRight w:val="0"/>
                      <w:marTop w:val="0"/>
                      <w:marBottom w:val="0"/>
                      <w:divBdr>
                        <w:top w:val="none" w:sz="0" w:space="0" w:color="auto"/>
                        <w:left w:val="none" w:sz="0" w:space="0" w:color="auto"/>
                        <w:bottom w:val="none" w:sz="0" w:space="0" w:color="auto"/>
                        <w:right w:val="none" w:sz="0" w:space="0" w:color="auto"/>
                      </w:divBdr>
                      <w:divsChild>
                        <w:div w:id="961226880">
                          <w:marLeft w:val="0"/>
                          <w:marRight w:val="0"/>
                          <w:marTop w:val="0"/>
                          <w:marBottom w:val="75"/>
                          <w:divBdr>
                            <w:top w:val="none" w:sz="0" w:space="0" w:color="auto"/>
                            <w:left w:val="none" w:sz="0" w:space="0" w:color="auto"/>
                            <w:bottom w:val="none" w:sz="0" w:space="0" w:color="auto"/>
                            <w:right w:val="none" w:sz="0" w:space="0" w:color="auto"/>
                          </w:divBdr>
                        </w:div>
                        <w:div w:id="1403139703">
                          <w:marLeft w:val="0"/>
                          <w:marRight w:val="0"/>
                          <w:marTop w:val="0"/>
                          <w:marBottom w:val="75"/>
                          <w:divBdr>
                            <w:top w:val="none" w:sz="0" w:space="0" w:color="auto"/>
                            <w:left w:val="none" w:sz="0" w:space="0" w:color="auto"/>
                            <w:bottom w:val="none" w:sz="0" w:space="0" w:color="auto"/>
                            <w:right w:val="none" w:sz="0" w:space="0" w:color="auto"/>
                          </w:divBdr>
                        </w:div>
                        <w:div w:id="67459829">
                          <w:marLeft w:val="0"/>
                          <w:marRight w:val="0"/>
                          <w:marTop w:val="0"/>
                          <w:marBottom w:val="75"/>
                          <w:divBdr>
                            <w:top w:val="none" w:sz="0" w:space="0" w:color="auto"/>
                            <w:left w:val="none" w:sz="0" w:space="0" w:color="auto"/>
                            <w:bottom w:val="none" w:sz="0" w:space="0" w:color="auto"/>
                            <w:right w:val="none" w:sz="0" w:space="0" w:color="auto"/>
                          </w:divBdr>
                        </w:div>
                        <w:div w:id="1540313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119133087">
              <w:marLeft w:val="0"/>
              <w:marRight w:val="0"/>
              <w:marTop w:val="0"/>
              <w:marBottom w:val="0"/>
              <w:divBdr>
                <w:top w:val="none" w:sz="0" w:space="0" w:color="auto"/>
                <w:left w:val="none" w:sz="0" w:space="0" w:color="auto"/>
                <w:bottom w:val="none" w:sz="0" w:space="0" w:color="auto"/>
                <w:right w:val="none" w:sz="0" w:space="0" w:color="auto"/>
              </w:divBdr>
              <w:divsChild>
                <w:div w:id="371733898">
                  <w:marLeft w:val="-1500"/>
                  <w:marRight w:val="0"/>
                  <w:marTop w:val="0"/>
                  <w:marBottom w:val="450"/>
                  <w:divBdr>
                    <w:top w:val="none" w:sz="0" w:space="0" w:color="auto"/>
                    <w:left w:val="none" w:sz="0" w:space="0" w:color="auto"/>
                    <w:bottom w:val="none" w:sz="0" w:space="0" w:color="auto"/>
                    <w:right w:val="none" w:sz="0" w:space="0" w:color="auto"/>
                  </w:divBdr>
                </w:div>
                <w:div w:id="7606540">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35966833">
      <w:bodyDiv w:val="1"/>
      <w:marLeft w:val="0"/>
      <w:marRight w:val="0"/>
      <w:marTop w:val="0"/>
      <w:marBottom w:val="0"/>
      <w:divBdr>
        <w:top w:val="none" w:sz="0" w:space="0" w:color="auto"/>
        <w:left w:val="none" w:sz="0" w:space="0" w:color="auto"/>
        <w:bottom w:val="none" w:sz="0" w:space="0" w:color="auto"/>
        <w:right w:val="none" w:sz="0" w:space="0" w:color="auto"/>
      </w:divBdr>
      <w:divsChild>
        <w:div w:id="706181704">
          <w:marLeft w:val="0"/>
          <w:marRight w:val="0"/>
          <w:marTop w:val="0"/>
          <w:marBottom w:val="0"/>
          <w:divBdr>
            <w:top w:val="none" w:sz="0" w:space="0" w:color="auto"/>
            <w:left w:val="none" w:sz="0" w:space="0" w:color="auto"/>
            <w:bottom w:val="none" w:sz="0" w:space="0" w:color="auto"/>
            <w:right w:val="none" w:sz="0" w:space="0" w:color="auto"/>
          </w:divBdr>
          <w:divsChild>
            <w:div w:id="858003335">
              <w:marLeft w:val="0"/>
              <w:marRight w:val="0"/>
              <w:marTop w:val="0"/>
              <w:marBottom w:val="0"/>
              <w:divBdr>
                <w:top w:val="none" w:sz="0" w:space="0" w:color="auto"/>
                <w:left w:val="none" w:sz="0" w:space="0" w:color="auto"/>
                <w:bottom w:val="none" w:sz="0" w:space="0" w:color="auto"/>
                <w:right w:val="none" w:sz="0" w:space="0" w:color="auto"/>
              </w:divBdr>
              <w:divsChild>
                <w:div w:id="1537087080">
                  <w:marLeft w:val="0"/>
                  <w:marRight w:val="0"/>
                  <w:marTop w:val="0"/>
                  <w:marBottom w:val="0"/>
                  <w:divBdr>
                    <w:top w:val="none" w:sz="0" w:space="0" w:color="auto"/>
                    <w:left w:val="none" w:sz="0" w:space="0" w:color="auto"/>
                    <w:bottom w:val="none" w:sz="0" w:space="0" w:color="auto"/>
                    <w:right w:val="none" w:sz="0" w:space="0" w:color="auto"/>
                  </w:divBdr>
                </w:div>
              </w:divsChild>
            </w:div>
            <w:div w:id="1480878569">
              <w:marLeft w:val="0"/>
              <w:marRight w:val="0"/>
              <w:marTop w:val="0"/>
              <w:marBottom w:val="0"/>
              <w:divBdr>
                <w:top w:val="none" w:sz="0" w:space="0" w:color="auto"/>
                <w:left w:val="none" w:sz="0" w:space="0" w:color="auto"/>
                <w:bottom w:val="none" w:sz="0" w:space="0" w:color="auto"/>
                <w:right w:val="none" w:sz="0" w:space="0" w:color="auto"/>
              </w:divBdr>
            </w:div>
          </w:divsChild>
        </w:div>
        <w:div w:id="1465542692">
          <w:marLeft w:val="0"/>
          <w:marRight w:val="0"/>
          <w:marTop w:val="225"/>
          <w:marBottom w:val="0"/>
          <w:divBdr>
            <w:top w:val="single" w:sz="6" w:space="3" w:color="EBEBEB"/>
            <w:left w:val="none" w:sz="0" w:space="0" w:color="auto"/>
            <w:bottom w:val="single" w:sz="6" w:space="2" w:color="EBEBEB"/>
            <w:right w:val="none" w:sz="0" w:space="0" w:color="auto"/>
          </w:divBdr>
        </w:div>
        <w:div w:id="217981912">
          <w:marLeft w:val="0"/>
          <w:marRight w:val="0"/>
          <w:marTop w:val="0"/>
          <w:marBottom w:val="0"/>
          <w:divBdr>
            <w:top w:val="none" w:sz="0" w:space="0" w:color="auto"/>
            <w:left w:val="none" w:sz="0" w:space="0" w:color="auto"/>
            <w:bottom w:val="none" w:sz="0" w:space="0" w:color="auto"/>
            <w:right w:val="none" w:sz="0" w:space="0" w:color="auto"/>
          </w:divBdr>
          <w:divsChild>
            <w:div w:id="1046876241">
              <w:marLeft w:val="0"/>
              <w:marRight w:val="0"/>
              <w:marTop w:val="0"/>
              <w:marBottom w:val="0"/>
              <w:divBdr>
                <w:top w:val="none" w:sz="0" w:space="0" w:color="auto"/>
                <w:left w:val="none" w:sz="0" w:space="0" w:color="auto"/>
                <w:bottom w:val="none" w:sz="0" w:space="0" w:color="auto"/>
                <w:right w:val="none" w:sz="0" w:space="0" w:color="auto"/>
              </w:divBdr>
              <w:divsChild>
                <w:div w:id="1523010641">
                  <w:marLeft w:val="0"/>
                  <w:marRight w:val="0"/>
                  <w:marTop w:val="0"/>
                  <w:marBottom w:val="0"/>
                  <w:divBdr>
                    <w:top w:val="none" w:sz="0" w:space="0" w:color="auto"/>
                    <w:left w:val="none" w:sz="0" w:space="0" w:color="auto"/>
                    <w:bottom w:val="none" w:sz="0" w:space="0" w:color="auto"/>
                    <w:right w:val="none" w:sz="0" w:space="0" w:color="auto"/>
                  </w:divBdr>
                </w:div>
                <w:div w:id="1728261993">
                  <w:marLeft w:val="0"/>
                  <w:marRight w:val="0"/>
                  <w:marTop w:val="0"/>
                  <w:marBottom w:val="0"/>
                  <w:divBdr>
                    <w:top w:val="none" w:sz="0" w:space="0" w:color="auto"/>
                    <w:left w:val="none" w:sz="0" w:space="0" w:color="auto"/>
                    <w:bottom w:val="none" w:sz="0" w:space="0" w:color="auto"/>
                    <w:right w:val="none" w:sz="0" w:space="0" w:color="auto"/>
                  </w:divBdr>
                </w:div>
                <w:div w:id="1670478118">
                  <w:marLeft w:val="0"/>
                  <w:marRight w:val="0"/>
                  <w:marTop w:val="0"/>
                  <w:marBottom w:val="0"/>
                  <w:divBdr>
                    <w:top w:val="none" w:sz="0" w:space="0" w:color="auto"/>
                    <w:left w:val="none" w:sz="0" w:space="0" w:color="auto"/>
                    <w:bottom w:val="none" w:sz="0" w:space="0" w:color="auto"/>
                    <w:right w:val="none" w:sz="0" w:space="0" w:color="auto"/>
                  </w:divBdr>
                </w:div>
                <w:div w:id="15895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508">
          <w:marLeft w:val="0"/>
          <w:marRight w:val="0"/>
          <w:marTop w:val="0"/>
          <w:marBottom w:val="0"/>
          <w:divBdr>
            <w:top w:val="none" w:sz="0" w:space="0" w:color="auto"/>
            <w:left w:val="none" w:sz="0" w:space="0" w:color="auto"/>
            <w:bottom w:val="none" w:sz="0" w:space="0" w:color="auto"/>
            <w:right w:val="none" w:sz="0" w:space="0" w:color="auto"/>
          </w:divBdr>
          <w:divsChild>
            <w:div w:id="9258473">
              <w:marLeft w:val="0"/>
              <w:marRight w:val="0"/>
              <w:marTop w:val="0"/>
              <w:marBottom w:val="0"/>
              <w:divBdr>
                <w:top w:val="single" w:sz="6" w:space="2" w:color="EBEBEB"/>
                <w:left w:val="none" w:sz="0" w:space="0" w:color="auto"/>
                <w:bottom w:val="none" w:sz="0" w:space="0" w:color="auto"/>
                <w:right w:val="none" w:sz="0" w:space="0" w:color="auto"/>
              </w:divBdr>
            </w:div>
          </w:divsChild>
        </w:div>
        <w:div w:id="1303845164">
          <w:marLeft w:val="1500"/>
          <w:marRight w:val="0"/>
          <w:marTop w:val="0"/>
          <w:marBottom w:val="600"/>
          <w:divBdr>
            <w:top w:val="none" w:sz="0" w:space="0" w:color="auto"/>
            <w:left w:val="none" w:sz="0" w:space="0" w:color="auto"/>
            <w:bottom w:val="none" w:sz="0" w:space="0" w:color="auto"/>
            <w:right w:val="none" w:sz="0" w:space="0" w:color="auto"/>
          </w:divBdr>
          <w:divsChild>
            <w:div w:id="420571121">
              <w:marLeft w:val="-1500"/>
              <w:marRight w:val="0"/>
              <w:marTop w:val="0"/>
              <w:marBottom w:val="0"/>
              <w:divBdr>
                <w:top w:val="none" w:sz="0" w:space="0" w:color="auto"/>
                <w:left w:val="none" w:sz="0" w:space="0" w:color="auto"/>
                <w:bottom w:val="none" w:sz="0" w:space="0" w:color="auto"/>
                <w:right w:val="none" w:sz="0" w:space="0" w:color="auto"/>
              </w:divBdr>
              <w:divsChild>
                <w:div w:id="85156030">
                  <w:marLeft w:val="0"/>
                  <w:marRight w:val="0"/>
                  <w:marTop w:val="0"/>
                  <w:marBottom w:val="0"/>
                  <w:divBdr>
                    <w:top w:val="none" w:sz="0" w:space="0" w:color="auto"/>
                    <w:left w:val="none" w:sz="0" w:space="0" w:color="auto"/>
                    <w:bottom w:val="none" w:sz="0" w:space="0" w:color="auto"/>
                    <w:right w:val="none" w:sz="0" w:space="0" w:color="auto"/>
                  </w:divBdr>
                  <w:divsChild>
                    <w:div w:id="214123865">
                      <w:marLeft w:val="0"/>
                      <w:marRight w:val="0"/>
                      <w:marTop w:val="0"/>
                      <w:marBottom w:val="0"/>
                      <w:divBdr>
                        <w:top w:val="none" w:sz="0" w:space="0" w:color="auto"/>
                        <w:left w:val="none" w:sz="0" w:space="0" w:color="auto"/>
                        <w:bottom w:val="none" w:sz="0" w:space="0" w:color="auto"/>
                        <w:right w:val="none" w:sz="0" w:space="0" w:color="auto"/>
                      </w:divBdr>
                    </w:div>
                  </w:divsChild>
                </w:div>
                <w:div w:id="1471553799">
                  <w:marLeft w:val="0"/>
                  <w:marRight w:val="0"/>
                  <w:marTop w:val="0"/>
                  <w:marBottom w:val="0"/>
                  <w:divBdr>
                    <w:top w:val="none" w:sz="0" w:space="0" w:color="auto"/>
                    <w:left w:val="none" w:sz="0" w:space="0" w:color="auto"/>
                    <w:bottom w:val="none" w:sz="0" w:space="0" w:color="auto"/>
                    <w:right w:val="none" w:sz="0" w:space="0" w:color="auto"/>
                  </w:divBdr>
                  <w:divsChild>
                    <w:div w:id="754208522">
                      <w:marLeft w:val="0"/>
                      <w:marRight w:val="0"/>
                      <w:marTop w:val="0"/>
                      <w:marBottom w:val="0"/>
                      <w:divBdr>
                        <w:top w:val="none" w:sz="0" w:space="0" w:color="auto"/>
                        <w:left w:val="none" w:sz="0" w:space="0" w:color="auto"/>
                        <w:bottom w:val="none" w:sz="0" w:space="0" w:color="auto"/>
                        <w:right w:val="none" w:sz="0" w:space="0" w:color="auto"/>
                      </w:divBdr>
                      <w:divsChild>
                        <w:div w:id="542250740">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 w:id="7152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756">
      <w:bodyDiv w:val="1"/>
      <w:marLeft w:val="0"/>
      <w:marRight w:val="0"/>
      <w:marTop w:val="0"/>
      <w:marBottom w:val="0"/>
      <w:divBdr>
        <w:top w:val="none" w:sz="0" w:space="0" w:color="auto"/>
        <w:left w:val="none" w:sz="0" w:space="0" w:color="auto"/>
        <w:bottom w:val="none" w:sz="0" w:space="0" w:color="auto"/>
        <w:right w:val="none" w:sz="0" w:space="0" w:color="auto"/>
      </w:divBdr>
    </w:div>
    <w:div w:id="1298533052">
      <w:bodyDiv w:val="1"/>
      <w:marLeft w:val="0"/>
      <w:marRight w:val="0"/>
      <w:marTop w:val="0"/>
      <w:marBottom w:val="0"/>
      <w:divBdr>
        <w:top w:val="none" w:sz="0" w:space="0" w:color="auto"/>
        <w:left w:val="none" w:sz="0" w:space="0" w:color="auto"/>
        <w:bottom w:val="none" w:sz="0" w:space="0" w:color="auto"/>
        <w:right w:val="none" w:sz="0" w:space="0" w:color="auto"/>
      </w:divBdr>
    </w:div>
    <w:div w:id="1312250900">
      <w:bodyDiv w:val="1"/>
      <w:marLeft w:val="0"/>
      <w:marRight w:val="0"/>
      <w:marTop w:val="0"/>
      <w:marBottom w:val="0"/>
      <w:divBdr>
        <w:top w:val="none" w:sz="0" w:space="0" w:color="auto"/>
        <w:left w:val="none" w:sz="0" w:space="0" w:color="auto"/>
        <w:bottom w:val="none" w:sz="0" w:space="0" w:color="auto"/>
        <w:right w:val="none" w:sz="0" w:space="0" w:color="auto"/>
      </w:divBdr>
      <w:divsChild>
        <w:div w:id="1764109196">
          <w:marLeft w:val="0"/>
          <w:marRight w:val="0"/>
          <w:marTop w:val="0"/>
          <w:marBottom w:val="0"/>
          <w:divBdr>
            <w:top w:val="none" w:sz="0" w:space="0" w:color="auto"/>
            <w:left w:val="none" w:sz="0" w:space="0" w:color="auto"/>
            <w:bottom w:val="none" w:sz="0" w:space="0" w:color="auto"/>
            <w:right w:val="none" w:sz="0" w:space="0" w:color="auto"/>
          </w:divBdr>
          <w:divsChild>
            <w:div w:id="1911381185">
              <w:marLeft w:val="0"/>
              <w:marRight w:val="0"/>
              <w:marTop w:val="0"/>
              <w:marBottom w:val="0"/>
              <w:divBdr>
                <w:top w:val="none" w:sz="0" w:space="0" w:color="auto"/>
                <w:left w:val="none" w:sz="0" w:space="0" w:color="auto"/>
                <w:bottom w:val="none" w:sz="0" w:space="0" w:color="auto"/>
                <w:right w:val="none" w:sz="0" w:space="0" w:color="auto"/>
              </w:divBdr>
              <w:divsChild>
                <w:div w:id="17555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043">
          <w:marLeft w:val="0"/>
          <w:marRight w:val="0"/>
          <w:marTop w:val="225"/>
          <w:marBottom w:val="0"/>
          <w:divBdr>
            <w:top w:val="single" w:sz="6" w:space="3" w:color="DDDDDD"/>
            <w:left w:val="none" w:sz="0" w:space="0" w:color="auto"/>
            <w:bottom w:val="single" w:sz="6" w:space="2" w:color="DDDDDD"/>
            <w:right w:val="none" w:sz="0" w:space="0" w:color="auto"/>
          </w:divBdr>
        </w:div>
        <w:div w:id="1573274722">
          <w:marLeft w:val="0"/>
          <w:marRight w:val="0"/>
          <w:marTop w:val="0"/>
          <w:marBottom w:val="0"/>
          <w:divBdr>
            <w:top w:val="none" w:sz="0" w:space="0" w:color="auto"/>
            <w:left w:val="none" w:sz="0" w:space="0" w:color="auto"/>
            <w:bottom w:val="none" w:sz="0" w:space="0" w:color="auto"/>
            <w:right w:val="none" w:sz="0" w:space="0" w:color="auto"/>
          </w:divBdr>
          <w:divsChild>
            <w:div w:id="2089841157">
              <w:marLeft w:val="0"/>
              <w:marRight w:val="0"/>
              <w:marTop w:val="0"/>
              <w:marBottom w:val="0"/>
              <w:divBdr>
                <w:top w:val="single" w:sz="6" w:space="2" w:color="DDDDDD"/>
                <w:left w:val="none" w:sz="0" w:space="0" w:color="auto"/>
                <w:bottom w:val="none" w:sz="0" w:space="0" w:color="auto"/>
                <w:right w:val="none" w:sz="0" w:space="0" w:color="auto"/>
              </w:divBdr>
            </w:div>
          </w:divsChild>
        </w:div>
        <w:div w:id="1232884347">
          <w:marLeft w:val="1500"/>
          <w:marRight w:val="0"/>
          <w:marTop w:val="0"/>
          <w:marBottom w:val="600"/>
          <w:divBdr>
            <w:top w:val="none" w:sz="0" w:space="0" w:color="auto"/>
            <w:left w:val="none" w:sz="0" w:space="0" w:color="auto"/>
            <w:bottom w:val="none" w:sz="0" w:space="0" w:color="auto"/>
            <w:right w:val="none" w:sz="0" w:space="0" w:color="auto"/>
          </w:divBdr>
          <w:divsChild>
            <w:div w:id="1291787386">
              <w:marLeft w:val="-1500"/>
              <w:marRight w:val="0"/>
              <w:marTop w:val="0"/>
              <w:marBottom w:val="0"/>
              <w:divBdr>
                <w:top w:val="none" w:sz="0" w:space="0" w:color="auto"/>
                <w:left w:val="none" w:sz="0" w:space="0" w:color="auto"/>
                <w:bottom w:val="none" w:sz="0" w:space="0" w:color="auto"/>
                <w:right w:val="none" w:sz="0" w:space="0" w:color="auto"/>
              </w:divBdr>
              <w:divsChild>
                <w:div w:id="1511990513">
                  <w:marLeft w:val="0"/>
                  <w:marRight w:val="0"/>
                  <w:marTop w:val="0"/>
                  <w:marBottom w:val="0"/>
                  <w:divBdr>
                    <w:top w:val="none" w:sz="0" w:space="0" w:color="auto"/>
                    <w:left w:val="none" w:sz="0" w:space="0" w:color="auto"/>
                    <w:bottom w:val="none" w:sz="0" w:space="0" w:color="auto"/>
                    <w:right w:val="none" w:sz="0" w:space="0" w:color="auto"/>
                  </w:divBdr>
                  <w:divsChild>
                    <w:div w:id="593827610">
                      <w:marLeft w:val="0"/>
                      <w:marRight w:val="0"/>
                      <w:marTop w:val="0"/>
                      <w:marBottom w:val="0"/>
                      <w:divBdr>
                        <w:top w:val="none" w:sz="0" w:space="0" w:color="auto"/>
                        <w:left w:val="none" w:sz="0" w:space="0" w:color="auto"/>
                        <w:bottom w:val="none" w:sz="0" w:space="0" w:color="auto"/>
                        <w:right w:val="none" w:sz="0" w:space="0" w:color="auto"/>
                      </w:divBdr>
                      <w:divsChild>
                        <w:div w:id="2002156306">
                          <w:marLeft w:val="0"/>
                          <w:marRight w:val="0"/>
                          <w:marTop w:val="0"/>
                          <w:marBottom w:val="75"/>
                          <w:divBdr>
                            <w:top w:val="none" w:sz="0" w:space="0" w:color="auto"/>
                            <w:left w:val="none" w:sz="0" w:space="0" w:color="auto"/>
                            <w:bottom w:val="none" w:sz="0" w:space="0" w:color="auto"/>
                            <w:right w:val="none" w:sz="0" w:space="0" w:color="auto"/>
                          </w:divBdr>
                        </w:div>
                        <w:div w:id="2133817238">
                          <w:marLeft w:val="0"/>
                          <w:marRight w:val="0"/>
                          <w:marTop w:val="0"/>
                          <w:marBottom w:val="75"/>
                          <w:divBdr>
                            <w:top w:val="none" w:sz="0" w:space="0" w:color="auto"/>
                            <w:left w:val="none" w:sz="0" w:space="0" w:color="auto"/>
                            <w:bottom w:val="none" w:sz="0" w:space="0" w:color="auto"/>
                            <w:right w:val="none" w:sz="0" w:space="0" w:color="auto"/>
                          </w:divBdr>
                        </w:div>
                        <w:div w:id="1809394395">
                          <w:marLeft w:val="0"/>
                          <w:marRight w:val="0"/>
                          <w:marTop w:val="0"/>
                          <w:marBottom w:val="75"/>
                          <w:divBdr>
                            <w:top w:val="none" w:sz="0" w:space="0" w:color="auto"/>
                            <w:left w:val="none" w:sz="0" w:space="0" w:color="auto"/>
                            <w:bottom w:val="none" w:sz="0" w:space="0" w:color="auto"/>
                            <w:right w:val="none" w:sz="0" w:space="0" w:color="auto"/>
                          </w:divBdr>
                        </w:div>
                        <w:div w:id="896235816">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68456366">
              <w:marLeft w:val="0"/>
              <w:marRight w:val="0"/>
              <w:marTop w:val="0"/>
              <w:marBottom w:val="0"/>
              <w:divBdr>
                <w:top w:val="none" w:sz="0" w:space="0" w:color="auto"/>
                <w:left w:val="none" w:sz="0" w:space="0" w:color="auto"/>
                <w:bottom w:val="none" w:sz="0" w:space="0" w:color="auto"/>
                <w:right w:val="none" w:sz="0" w:space="0" w:color="auto"/>
              </w:divBdr>
              <w:divsChild>
                <w:div w:id="294721415">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26974031">
      <w:bodyDiv w:val="1"/>
      <w:marLeft w:val="0"/>
      <w:marRight w:val="0"/>
      <w:marTop w:val="0"/>
      <w:marBottom w:val="0"/>
      <w:divBdr>
        <w:top w:val="none" w:sz="0" w:space="0" w:color="auto"/>
        <w:left w:val="none" w:sz="0" w:space="0" w:color="auto"/>
        <w:bottom w:val="none" w:sz="0" w:space="0" w:color="auto"/>
        <w:right w:val="none" w:sz="0" w:space="0" w:color="auto"/>
      </w:divBdr>
    </w:div>
    <w:div w:id="1369451298">
      <w:bodyDiv w:val="1"/>
      <w:marLeft w:val="0"/>
      <w:marRight w:val="0"/>
      <w:marTop w:val="0"/>
      <w:marBottom w:val="0"/>
      <w:divBdr>
        <w:top w:val="none" w:sz="0" w:space="0" w:color="auto"/>
        <w:left w:val="none" w:sz="0" w:space="0" w:color="auto"/>
        <w:bottom w:val="none" w:sz="0" w:space="0" w:color="auto"/>
        <w:right w:val="none" w:sz="0" w:space="0" w:color="auto"/>
      </w:divBdr>
    </w:div>
    <w:div w:id="1376006019">
      <w:bodyDiv w:val="1"/>
      <w:marLeft w:val="0"/>
      <w:marRight w:val="0"/>
      <w:marTop w:val="0"/>
      <w:marBottom w:val="0"/>
      <w:divBdr>
        <w:top w:val="none" w:sz="0" w:space="0" w:color="auto"/>
        <w:left w:val="none" w:sz="0" w:space="0" w:color="auto"/>
        <w:bottom w:val="none" w:sz="0" w:space="0" w:color="auto"/>
        <w:right w:val="none" w:sz="0" w:space="0" w:color="auto"/>
      </w:divBdr>
    </w:div>
    <w:div w:id="1402019424">
      <w:bodyDiv w:val="1"/>
      <w:marLeft w:val="0"/>
      <w:marRight w:val="0"/>
      <w:marTop w:val="0"/>
      <w:marBottom w:val="0"/>
      <w:divBdr>
        <w:top w:val="none" w:sz="0" w:space="0" w:color="auto"/>
        <w:left w:val="none" w:sz="0" w:space="0" w:color="auto"/>
        <w:bottom w:val="none" w:sz="0" w:space="0" w:color="auto"/>
        <w:right w:val="none" w:sz="0" w:space="0" w:color="auto"/>
      </w:divBdr>
    </w:div>
    <w:div w:id="1427310760">
      <w:bodyDiv w:val="1"/>
      <w:marLeft w:val="0"/>
      <w:marRight w:val="0"/>
      <w:marTop w:val="0"/>
      <w:marBottom w:val="0"/>
      <w:divBdr>
        <w:top w:val="none" w:sz="0" w:space="0" w:color="auto"/>
        <w:left w:val="none" w:sz="0" w:space="0" w:color="auto"/>
        <w:bottom w:val="none" w:sz="0" w:space="0" w:color="auto"/>
        <w:right w:val="none" w:sz="0" w:space="0" w:color="auto"/>
      </w:divBdr>
    </w:div>
    <w:div w:id="1441414237">
      <w:bodyDiv w:val="1"/>
      <w:marLeft w:val="0"/>
      <w:marRight w:val="0"/>
      <w:marTop w:val="0"/>
      <w:marBottom w:val="0"/>
      <w:divBdr>
        <w:top w:val="none" w:sz="0" w:space="0" w:color="auto"/>
        <w:left w:val="none" w:sz="0" w:space="0" w:color="auto"/>
        <w:bottom w:val="none" w:sz="0" w:space="0" w:color="auto"/>
        <w:right w:val="none" w:sz="0" w:space="0" w:color="auto"/>
      </w:divBdr>
      <w:divsChild>
        <w:div w:id="522598026">
          <w:marLeft w:val="-1500"/>
          <w:marRight w:val="0"/>
          <w:marTop w:val="0"/>
          <w:marBottom w:val="450"/>
          <w:divBdr>
            <w:top w:val="none" w:sz="0" w:space="0" w:color="auto"/>
            <w:left w:val="none" w:sz="0" w:space="0" w:color="auto"/>
            <w:bottom w:val="none" w:sz="0" w:space="0" w:color="auto"/>
            <w:right w:val="none" w:sz="0" w:space="0" w:color="auto"/>
          </w:divBdr>
          <w:divsChild>
            <w:div w:id="1008412659">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493138633">
      <w:bodyDiv w:val="1"/>
      <w:marLeft w:val="0"/>
      <w:marRight w:val="0"/>
      <w:marTop w:val="0"/>
      <w:marBottom w:val="0"/>
      <w:divBdr>
        <w:top w:val="none" w:sz="0" w:space="0" w:color="auto"/>
        <w:left w:val="none" w:sz="0" w:space="0" w:color="auto"/>
        <w:bottom w:val="none" w:sz="0" w:space="0" w:color="auto"/>
        <w:right w:val="none" w:sz="0" w:space="0" w:color="auto"/>
      </w:divBdr>
    </w:div>
    <w:div w:id="1500346667">
      <w:bodyDiv w:val="1"/>
      <w:marLeft w:val="0"/>
      <w:marRight w:val="0"/>
      <w:marTop w:val="0"/>
      <w:marBottom w:val="0"/>
      <w:divBdr>
        <w:top w:val="none" w:sz="0" w:space="0" w:color="auto"/>
        <w:left w:val="none" w:sz="0" w:space="0" w:color="auto"/>
        <w:bottom w:val="none" w:sz="0" w:space="0" w:color="auto"/>
        <w:right w:val="none" w:sz="0" w:space="0" w:color="auto"/>
      </w:divBdr>
      <w:divsChild>
        <w:div w:id="1598559520">
          <w:marLeft w:val="0"/>
          <w:marRight w:val="0"/>
          <w:marTop w:val="0"/>
          <w:marBottom w:val="0"/>
          <w:divBdr>
            <w:top w:val="none" w:sz="0" w:space="0" w:color="auto"/>
            <w:left w:val="none" w:sz="0" w:space="0" w:color="auto"/>
            <w:bottom w:val="none" w:sz="0" w:space="0" w:color="auto"/>
            <w:right w:val="none" w:sz="0" w:space="0" w:color="auto"/>
          </w:divBdr>
          <w:divsChild>
            <w:div w:id="1665232279">
              <w:marLeft w:val="0"/>
              <w:marRight w:val="0"/>
              <w:marTop w:val="0"/>
              <w:marBottom w:val="0"/>
              <w:divBdr>
                <w:top w:val="none" w:sz="0" w:space="0" w:color="auto"/>
                <w:left w:val="none" w:sz="0" w:space="0" w:color="auto"/>
                <w:bottom w:val="none" w:sz="0" w:space="0" w:color="auto"/>
                <w:right w:val="none" w:sz="0" w:space="0" w:color="auto"/>
              </w:divBdr>
              <w:divsChild>
                <w:div w:id="9272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594">
          <w:marLeft w:val="0"/>
          <w:marRight w:val="0"/>
          <w:marTop w:val="225"/>
          <w:marBottom w:val="0"/>
          <w:divBdr>
            <w:top w:val="single" w:sz="6" w:space="3" w:color="DDDDDD"/>
            <w:left w:val="none" w:sz="0" w:space="0" w:color="auto"/>
            <w:bottom w:val="single" w:sz="6" w:space="2" w:color="DDDDDD"/>
            <w:right w:val="none" w:sz="0" w:space="0" w:color="auto"/>
          </w:divBdr>
        </w:div>
        <w:div w:id="1083143738">
          <w:marLeft w:val="0"/>
          <w:marRight w:val="0"/>
          <w:marTop w:val="0"/>
          <w:marBottom w:val="0"/>
          <w:divBdr>
            <w:top w:val="none" w:sz="0" w:space="0" w:color="auto"/>
            <w:left w:val="none" w:sz="0" w:space="0" w:color="auto"/>
            <w:bottom w:val="none" w:sz="0" w:space="0" w:color="auto"/>
            <w:right w:val="none" w:sz="0" w:space="0" w:color="auto"/>
          </w:divBdr>
          <w:divsChild>
            <w:div w:id="1386678684">
              <w:marLeft w:val="0"/>
              <w:marRight w:val="0"/>
              <w:marTop w:val="0"/>
              <w:marBottom w:val="0"/>
              <w:divBdr>
                <w:top w:val="single" w:sz="6" w:space="2" w:color="DDDDDD"/>
                <w:left w:val="none" w:sz="0" w:space="0" w:color="auto"/>
                <w:bottom w:val="none" w:sz="0" w:space="0" w:color="auto"/>
                <w:right w:val="none" w:sz="0" w:space="0" w:color="auto"/>
              </w:divBdr>
            </w:div>
          </w:divsChild>
        </w:div>
        <w:div w:id="2074690647">
          <w:marLeft w:val="1500"/>
          <w:marRight w:val="0"/>
          <w:marTop w:val="0"/>
          <w:marBottom w:val="600"/>
          <w:divBdr>
            <w:top w:val="none" w:sz="0" w:space="0" w:color="auto"/>
            <w:left w:val="none" w:sz="0" w:space="0" w:color="auto"/>
            <w:bottom w:val="none" w:sz="0" w:space="0" w:color="auto"/>
            <w:right w:val="none" w:sz="0" w:space="0" w:color="auto"/>
          </w:divBdr>
          <w:divsChild>
            <w:div w:id="780690121">
              <w:marLeft w:val="-1500"/>
              <w:marRight w:val="0"/>
              <w:marTop w:val="0"/>
              <w:marBottom w:val="0"/>
              <w:divBdr>
                <w:top w:val="none" w:sz="0" w:space="0" w:color="auto"/>
                <w:left w:val="none" w:sz="0" w:space="0" w:color="auto"/>
                <w:bottom w:val="none" w:sz="0" w:space="0" w:color="auto"/>
                <w:right w:val="none" w:sz="0" w:space="0" w:color="auto"/>
              </w:divBdr>
              <w:divsChild>
                <w:div w:id="919753785">
                  <w:marLeft w:val="0"/>
                  <w:marRight w:val="0"/>
                  <w:marTop w:val="0"/>
                  <w:marBottom w:val="0"/>
                  <w:divBdr>
                    <w:top w:val="none" w:sz="0" w:space="0" w:color="auto"/>
                    <w:left w:val="none" w:sz="0" w:space="0" w:color="auto"/>
                    <w:bottom w:val="none" w:sz="0" w:space="0" w:color="auto"/>
                    <w:right w:val="none" w:sz="0" w:space="0" w:color="auto"/>
                  </w:divBdr>
                  <w:divsChild>
                    <w:div w:id="583610603">
                      <w:marLeft w:val="0"/>
                      <w:marRight w:val="0"/>
                      <w:marTop w:val="0"/>
                      <w:marBottom w:val="0"/>
                      <w:divBdr>
                        <w:top w:val="none" w:sz="0" w:space="0" w:color="auto"/>
                        <w:left w:val="none" w:sz="0" w:space="0" w:color="auto"/>
                        <w:bottom w:val="none" w:sz="0" w:space="0" w:color="auto"/>
                        <w:right w:val="none" w:sz="0" w:space="0" w:color="auto"/>
                      </w:divBdr>
                      <w:divsChild>
                        <w:div w:id="751658079">
                          <w:marLeft w:val="0"/>
                          <w:marRight w:val="0"/>
                          <w:marTop w:val="0"/>
                          <w:marBottom w:val="75"/>
                          <w:divBdr>
                            <w:top w:val="none" w:sz="0" w:space="0" w:color="auto"/>
                            <w:left w:val="none" w:sz="0" w:space="0" w:color="auto"/>
                            <w:bottom w:val="none" w:sz="0" w:space="0" w:color="auto"/>
                            <w:right w:val="none" w:sz="0" w:space="0" w:color="auto"/>
                          </w:divBdr>
                        </w:div>
                        <w:div w:id="983386402">
                          <w:marLeft w:val="0"/>
                          <w:marRight w:val="0"/>
                          <w:marTop w:val="0"/>
                          <w:marBottom w:val="75"/>
                          <w:divBdr>
                            <w:top w:val="none" w:sz="0" w:space="0" w:color="auto"/>
                            <w:left w:val="none" w:sz="0" w:space="0" w:color="auto"/>
                            <w:bottom w:val="none" w:sz="0" w:space="0" w:color="auto"/>
                            <w:right w:val="none" w:sz="0" w:space="0" w:color="auto"/>
                          </w:divBdr>
                        </w:div>
                        <w:div w:id="1127049371">
                          <w:marLeft w:val="0"/>
                          <w:marRight w:val="0"/>
                          <w:marTop w:val="0"/>
                          <w:marBottom w:val="75"/>
                          <w:divBdr>
                            <w:top w:val="none" w:sz="0" w:space="0" w:color="auto"/>
                            <w:left w:val="none" w:sz="0" w:space="0" w:color="auto"/>
                            <w:bottom w:val="none" w:sz="0" w:space="0" w:color="auto"/>
                            <w:right w:val="none" w:sz="0" w:space="0" w:color="auto"/>
                          </w:divBdr>
                        </w:div>
                        <w:div w:id="758916043">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56656911">
              <w:marLeft w:val="0"/>
              <w:marRight w:val="0"/>
              <w:marTop w:val="0"/>
              <w:marBottom w:val="0"/>
              <w:divBdr>
                <w:top w:val="none" w:sz="0" w:space="0" w:color="auto"/>
                <w:left w:val="none" w:sz="0" w:space="0" w:color="auto"/>
                <w:bottom w:val="none" w:sz="0" w:space="0" w:color="auto"/>
                <w:right w:val="none" w:sz="0" w:space="0" w:color="auto"/>
              </w:divBdr>
              <w:divsChild>
                <w:div w:id="1344287033">
                  <w:marLeft w:val="225"/>
                  <w:marRight w:val="0"/>
                  <w:marTop w:val="0"/>
                  <w:marBottom w:val="450"/>
                  <w:divBdr>
                    <w:top w:val="none" w:sz="0" w:space="0" w:color="auto"/>
                    <w:left w:val="none" w:sz="0" w:space="0" w:color="auto"/>
                    <w:bottom w:val="none" w:sz="0" w:space="0" w:color="auto"/>
                    <w:right w:val="none" w:sz="0" w:space="0" w:color="auto"/>
                  </w:divBdr>
                </w:div>
                <w:div w:id="1673683135">
                  <w:marLeft w:val="225"/>
                  <w:marRight w:val="0"/>
                  <w:marTop w:val="0"/>
                  <w:marBottom w:val="450"/>
                  <w:divBdr>
                    <w:top w:val="none" w:sz="0" w:space="0" w:color="auto"/>
                    <w:left w:val="none" w:sz="0" w:space="0" w:color="auto"/>
                    <w:bottom w:val="none" w:sz="0" w:space="0" w:color="auto"/>
                    <w:right w:val="none" w:sz="0" w:space="0" w:color="auto"/>
                  </w:divBdr>
                </w:div>
                <w:div w:id="347407768">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66523565">
      <w:bodyDiv w:val="1"/>
      <w:marLeft w:val="0"/>
      <w:marRight w:val="0"/>
      <w:marTop w:val="0"/>
      <w:marBottom w:val="0"/>
      <w:divBdr>
        <w:top w:val="none" w:sz="0" w:space="0" w:color="auto"/>
        <w:left w:val="none" w:sz="0" w:space="0" w:color="auto"/>
        <w:bottom w:val="none" w:sz="0" w:space="0" w:color="auto"/>
        <w:right w:val="none" w:sz="0" w:space="0" w:color="auto"/>
      </w:divBdr>
    </w:div>
    <w:div w:id="1603877208">
      <w:bodyDiv w:val="1"/>
      <w:marLeft w:val="0"/>
      <w:marRight w:val="0"/>
      <w:marTop w:val="0"/>
      <w:marBottom w:val="0"/>
      <w:divBdr>
        <w:top w:val="none" w:sz="0" w:space="0" w:color="auto"/>
        <w:left w:val="none" w:sz="0" w:space="0" w:color="auto"/>
        <w:bottom w:val="none" w:sz="0" w:space="0" w:color="auto"/>
        <w:right w:val="none" w:sz="0" w:space="0" w:color="auto"/>
      </w:divBdr>
    </w:div>
    <w:div w:id="1663504596">
      <w:bodyDiv w:val="1"/>
      <w:marLeft w:val="0"/>
      <w:marRight w:val="0"/>
      <w:marTop w:val="0"/>
      <w:marBottom w:val="0"/>
      <w:divBdr>
        <w:top w:val="none" w:sz="0" w:space="0" w:color="auto"/>
        <w:left w:val="none" w:sz="0" w:space="0" w:color="auto"/>
        <w:bottom w:val="none" w:sz="0" w:space="0" w:color="auto"/>
        <w:right w:val="none" w:sz="0" w:space="0" w:color="auto"/>
      </w:divBdr>
      <w:divsChild>
        <w:div w:id="332147996">
          <w:marLeft w:val="0"/>
          <w:marRight w:val="0"/>
          <w:marTop w:val="0"/>
          <w:marBottom w:val="0"/>
          <w:divBdr>
            <w:top w:val="none" w:sz="0" w:space="0" w:color="auto"/>
            <w:left w:val="none" w:sz="0" w:space="0" w:color="auto"/>
            <w:bottom w:val="none" w:sz="0" w:space="0" w:color="auto"/>
            <w:right w:val="none" w:sz="0" w:space="0" w:color="auto"/>
          </w:divBdr>
          <w:divsChild>
            <w:div w:id="904728034">
              <w:marLeft w:val="0"/>
              <w:marRight w:val="0"/>
              <w:marTop w:val="0"/>
              <w:marBottom w:val="0"/>
              <w:divBdr>
                <w:top w:val="none" w:sz="0" w:space="0" w:color="auto"/>
                <w:left w:val="none" w:sz="0" w:space="0" w:color="auto"/>
                <w:bottom w:val="none" w:sz="0" w:space="0" w:color="auto"/>
                <w:right w:val="none" w:sz="0" w:space="0" w:color="auto"/>
              </w:divBdr>
              <w:divsChild>
                <w:div w:id="7878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1862">
          <w:marLeft w:val="0"/>
          <w:marRight w:val="0"/>
          <w:marTop w:val="225"/>
          <w:marBottom w:val="0"/>
          <w:divBdr>
            <w:top w:val="single" w:sz="6" w:space="3" w:color="DDDDDD"/>
            <w:left w:val="none" w:sz="0" w:space="0" w:color="auto"/>
            <w:bottom w:val="single" w:sz="6" w:space="2" w:color="DDDDDD"/>
            <w:right w:val="none" w:sz="0" w:space="0" w:color="auto"/>
          </w:divBdr>
        </w:div>
        <w:div w:id="471291105">
          <w:marLeft w:val="1500"/>
          <w:marRight w:val="0"/>
          <w:marTop w:val="0"/>
          <w:marBottom w:val="600"/>
          <w:divBdr>
            <w:top w:val="none" w:sz="0" w:space="0" w:color="auto"/>
            <w:left w:val="none" w:sz="0" w:space="0" w:color="auto"/>
            <w:bottom w:val="none" w:sz="0" w:space="0" w:color="auto"/>
            <w:right w:val="none" w:sz="0" w:space="0" w:color="auto"/>
          </w:divBdr>
          <w:divsChild>
            <w:div w:id="1719931916">
              <w:marLeft w:val="-1500"/>
              <w:marRight w:val="0"/>
              <w:marTop w:val="0"/>
              <w:marBottom w:val="0"/>
              <w:divBdr>
                <w:top w:val="none" w:sz="0" w:space="0" w:color="auto"/>
                <w:left w:val="none" w:sz="0" w:space="0" w:color="auto"/>
                <w:bottom w:val="none" w:sz="0" w:space="0" w:color="auto"/>
                <w:right w:val="none" w:sz="0" w:space="0" w:color="auto"/>
              </w:divBdr>
              <w:divsChild>
                <w:div w:id="306057326">
                  <w:marLeft w:val="0"/>
                  <w:marRight w:val="0"/>
                  <w:marTop w:val="0"/>
                  <w:marBottom w:val="0"/>
                  <w:divBdr>
                    <w:top w:val="none" w:sz="0" w:space="0" w:color="auto"/>
                    <w:left w:val="none" w:sz="0" w:space="0" w:color="auto"/>
                    <w:bottom w:val="none" w:sz="0" w:space="0" w:color="auto"/>
                    <w:right w:val="none" w:sz="0" w:space="0" w:color="auto"/>
                  </w:divBdr>
                  <w:divsChild>
                    <w:div w:id="520507608">
                      <w:marLeft w:val="0"/>
                      <w:marRight w:val="0"/>
                      <w:marTop w:val="0"/>
                      <w:marBottom w:val="0"/>
                      <w:divBdr>
                        <w:top w:val="none" w:sz="0" w:space="0" w:color="auto"/>
                        <w:left w:val="none" w:sz="0" w:space="0" w:color="auto"/>
                        <w:bottom w:val="none" w:sz="0" w:space="0" w:color="auto"/>
                        <w:right w:val="none" w:sz="0" w:space="0" w:color="auto"/>
                      </w:divBdr>
                      <w:divsChild>
                        <w:div w:id="226572379">
                          <w:marLeft w:val="0"/>
                          <w:marRight w:val="0"/>
                          <w:marTop w:val="0"/>
                          <w:marBottom w:val="75"/>
                          <w:divBdr>
                            <w:top w:val="none" w:sz="0" w:space="0" w:color="auto"/>
                            <w:left w:val="none" w:sz="0" w:space="0" w:color="auto"/>
                            <w:bottom w:val="none" w:sz="0" w:space="0" w:color="auto"/>
                            <w:right w:val="none" w:sz="0" w:space="0" w:color="auto"/>
                          </w:divBdr>
                        </w:div>
                        <w:div w:id="228930740">
                          <w:marLeft w:val="0"/>
                          <w:marRight w:val="0"/>
                          <w:marTop w:val="0"/>
                          <w:marBottom w:val="75"/>
                          <w:divBdr>
                            <w:top w:val="none" w:sz="0" w:space="0" w:color="auto"/>
                            <w:left w:val="none" w:sz="0" w:space="0" w:color="auto"/>
                            <w:bottom w:val="none" w:sz="0" w:space="0" w:color="auto"/>
                            <w:right w:val="none" w:sz="0" w:space="0" w:color="auto"/>
                          </w:divBdr>
                        </w:div>
                        <w:div w:id="2086951646">
                          <w:marLeft w:val="0"/>
                          <w:marRight w:val="0"/>
                          <w:marTop w:val="0"/>
                          <w:marBottom w:val="75"/>
                          <w:divBdr>
                            <w:top w:val="none" w:sz="0" w:space="0" w:color="auto"/>
                            <w:left w:val="none" w:sz="0" w:space="0" w:color="auto"/>
                            <w:bottom w:val="none" w:sz="0" w:space="0" w:color="auto"/>
                            <w:right w:val="none" w:sz="0" w:space="0" w:color="auto"/>
                          </w:divBdr>
                        </w:div>
                        <w:div w:id="223027587">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75525613">
              <w:marLeft w:val="0"/>
              <w:marRight w:val="0"/>
              <w:marTop w:val="0"/>
              <w:marBottom w:val="0"/>
              <w:divBdr>
                <w:top w:val="none" w:sz="0" w:space="0" w:color="auto"/>
                <w:left w:val="none" w:sz="0" w:space="0" w:color="auto"/>
                <w:bottom w:val="none" w:sz="0" w:space="0" w:color="auto"/>
                <w:right w:val="none" w:sz="0" w:space="0" w:color="auto"/>
              </w:divBdr>
              <w:divsChild>
                <w:div w:id="1736121977">
                  <w:marLeft w:val="-1500"/>
                  <w:marRight w:val="0"/>
                  <w:marTop w:val="0"/>
                  <w:marBottom w:val="450"/>
                  <w:divBdr>
                    <w:top w:val="none" w:sz="0" w:space="0" w:color="auto"/>
                    <w:left w:val="none" w:sz="0" w:space="0" w:color="auto"/>
                    <w:bottom w:val="none" w:sz="0" w:space="0" w:color="auto"/>
                    <w:right w:val="none" w:sz="0" w:space="0" w:color="auto"/>
                  </w:divBdr>
                  <w:divsChild>
                    <w:div w:id="767237111">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sChild>
        </w:div>
      </w:divsChild>
    </w:div>
    <w:div w:id="194787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thumb9.shutterstock.com/display_pic_with_logo/2733991/249573676/stock-photo-chinese-soldier-guards-a-line-of-american-p-fighter-planes-ca-the-shark-face-fighters-of-249573676.jpg" TargetMode="External"/><Relationship Id="rId26" Type="http://schemas.openxmlformats.org/officeDocument/2006/relationships/image" Target="media/image11.jpeg"/><Relationship Id="rId39" Type="http://schemas.openxmlformats.org/officeDocument/2006/relationships/image" Target="media/image20.jpeg"/><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2.jpeg"/><Relationship Id="rId47" Type="http://schemas.openxmlformats.org/officeDocument/2006/relationships/hyperlink" Target="https://www.youtube.com/watch?v=DWvxxrTVo-E" TargetMode="External"/><Relationship Id="rId50" Type="http://schemas.openxmlformats.org/officeDocument/2006/relationships/image" Target="media/image25.jpeg"/><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thumb9.shutterstock.com/display_pic_with_logo/518803/147718496/stock-photo-shanghai-yuyuan-garden-in-nightfall-china-147718496.jpg" TargetMode="External"/><Relationship Id="rId33" Type="http://schemas.openxmlformats.org/officeDocument/2006/relationships/hyperlink" Target="http://thumb1.shutterstock.com/display_pic_with_logo/543709/144436960/stock-photo-sidi-gaber-alexandria-egypt-june-egyptians-protest-against-president-morsy-in-sidi-gaber-144436960.jpg" TargetMode="External"/><Relationship Id="rId38" Type="http://schemas.openxmlformats.org/officeDocument/2006/relationships/hyperlink" Target="http://thumb9.shutterstock.com/display_pic_with_logo/668929/258955682/stock-photo-muttrah-oman-dec-omani-people-at-al-dhalam-souq-in-muttrah-oman-it-s-one-of-the-oldest-258955682.jpg" TargetMode="External"/><Relationship Id="rId46" Type="http://schemas.openxmlformats.org/officeDocument/2006/relationships/hyperlink" Target="https://www.youtube.com/watch?v=ecexmlE_rfo"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hyperlink" Target="http://thumb7.shutterstock.com/display_pic_with_logo/813493/141285991/stock-photo-tokyo-apr-crowd-at-ginza-sunday-walking-street-on-apr-in-tokyo-japan-ginza-is-141285991.jpg" TargetMode="External"/><Relationship Id="rId29" Type="http://schemas.openxmlformats.org/officeDocument/2006/relationships/hyperlink" Target="http://thumb7.shutterstock.com/display_pic_with_logo/7880/7880,1295131849,1/stock-photo-nice-january-tunisian-manifestants-rally-the-street-of-the-city-after-the-runaway-of-dictator-69040912.jpg" TargetMode="External"/><Relationship Id="rId41" Type="http://schemas.openxmlformats.org/officeDocument/2006/relationships/image" Target="media/image21.jpe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humb101.shutterstock.com/display_pic_with_logo/578401/164099903/stock-photo-seoul-south-korea-skyline-164099903.jpg" TargetMode="External"/><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hyperlink" Target="http://thumb9.shutterstock.com/display_pic_with_logo/437269/132791996/stock-photo-serekaniye-syria-march-view-of-war-damage-from-serekaniye-syrian-war-plane-bombed-serekaniye-132791996.jpg" TargetMode="External"/><Relationship Id="rId45" Type="http://schemas.openxmlformats.org/officeDocument/2006/relationships/hyperlink" Target="https://www.youtube.com/watch?v=eneMQaC37KM" TargetMode="External"/><Relationship Id="rId53" Type="http://schemas.openxmlformats.org/officeDocument/2006/relationships/image" Target="media/image28.jpe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youtube.com/watch?v=DWvxxrTVo-E"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24.jpeg"/><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hyperlink" Target="http://thumb9.shutterstock.com/display_pic_with_logo/608500/221795722/stock-photo-sana-yemen-january-people-walking-and-buying-on-the-market-of-old-sana-on-yemen-221795722.jpg" TargetMode="External"/><Relationship Id="rId44" Type="http://schemas.openxmlformats.org/officeDocument/2006/relationships/hyperlink" Target="https://www.youtube.com/watch?v=2kjc9bVgCNo" TargetMode="External"/><Relationship Id="rId52" Type="http://schemas.openxmlformats.org/officeDocument/2006/relationships/image" Target="media/image2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thumb9.shutterstock.com/display_pic_with_logo/296584/196675586/stock-photo-taipei-taiwan-may-entrance-of-raohe-street-night-market-in-taipei-on-may-raohe-196675586.jpg" TargetMode="Externa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hyperlink" Target="https://www.youtube.com/watch?v=uVOm2NZAzfs" TargetMode="External"/><Relationship Id="rId48" Type="http://schemas.openxmlformats.org/officeDocument/2006/relationships/image" Target="media/image23.jpeg"/><Relationship Id="rId56"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26.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C5E99-A11F-47DB-A430-41AA9AAE6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24</Pages>
  <Words>11656</Words>
  <Characters>64109</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funcionario</dc:creator>
  <cp:keywords/>
  <dc:description/>
  <cp:lastModifiedBy>Cuenta Microsoft</cp:lastModifiedBy>
  <cp:revision>35</cp:revision>
  <dcterms:created xsi:type="dcterms:W3CDTF">2016-05-18T16:27:00Z</dcterms:created>
  <dcterms:modified xsi:type="dcterms:W3CDTF">2016-05-20T17:22:00Z</dcterms:modified>
</cp:coreProperties>
</file>